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103" w:rsidDel="00F36FD0" w:rsidRDefault="00872103">
      <w:pPr>
        <w:spacing w:line="560" w:lineRule="exact"/>
        <w:jc w:val="center"/>
        <w:rPr>
          <w:del w:id="0" w:author="陈联合" w:date="2017-06-27T15:25:00Z"/>
          <w:rFonts w:ascii="方正小标宋简体" w:eastAsia="方正小标宋简体" w:hAnsi="方正小标宋简体" w:cs="方正小标宋简体"/>
          <w:sz w:val="44"/>
          <w:szCs w:val="44"/>
        </w:rPr>
      </w:pPr>
    </w:p>
    <w:p w:rsidR="00872103" w:rsidRDefault="00872103">
      <w:pPr>
        <w:spacing w:line="560" w:lineRule="exact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t>附件：</w:t>
      </w:r>
    </w:p>
    <w:p w:rsidR="00872103" w:rsidRDefault="00872103">
      <w:pPr>
        <w:spacing w:line="560" w:lineRule="exact"/>
        <w:jc w:val="center"/>
        <w:rPr>
          <w:rFonts w:ascii="黑体" w:eastAsia="黑体" w:hAnsi="黑体"/>
          <w:kern w:val="0"/>
          <w:sz w:val="32"/>
          <w:szCs w:val="32"/>
        </w:rPr>
      </w:pPr>
      <w:r>
        <w:rPr>
          <w:rFonts w:ascii="黑体" w:eastAsia="黑体" w:hAnsi="黑体"/>
          <w:kern w:val="0"/>
          <w:sz w:val="32"/>
          <w:szCs w:val="32"/>
        </w:rPr>
        <w:t>2017</w:t>
      </w:r>
      <w:r>
        <w:rPr>
          <w:rFonts w:ascii="黑体" w:eastAsia="黑体" w:hAnsi="黑体" w:hint="eastAsia"/>
          <w:kern w:val="0"/>
          <w:sz w:val="32"/>
          <w:szCs w:val="32"/>
        </w:rPr>
        <w:t>年</w:t>
      </w:r>
      <w:ins w:id="1" w:author="陈联合" w:date="2017-06-27T15:24:00Z">
        <w:r w:rsidR="00F36FD0">
          <w:rPr>
            <w:rFonts w:ascii="黑体" w:eastAsia="黑体" w:hAnsi="黑体" w:hint="eastAsia"/>
            <w:kern w:val="0"/>
            <w:sz w:val="32"/>
            <w:szCs w:val="32"/>
          </w:rPr>
          <w:t>三明国家</w:t>
        </w:r>
      </w:ins>
      <w:r>
        <w:rPr>
          <w:rFonts w:ascii="黑体" w:eastAsia="黑体" w:hAnsi="黑体" w:hint="eastAsia"/>
          <w:kern w:val="0"/>
          <w:sz w:val="32"/>
          <w:szCs w:val="32"/>
        </w:rPr>
        <w:t>扶贫改革试验区</w:t>
      </w:r>
      <w:del w:id="2" w:author="陈联合" w:date="2017-06-27T15:25:00Z">
        <w:r w:rsidDel="00F36FD0">
          <w:rPr>
            <w:rFonts w:ascii="黑体" w:eastAsia="黑体" w:hAnsi="黑体" w:hint="eastAsia"/>
            <w:kern w:val="0"/>
            <w:sz w:val="32"/>
            <w:szCs w:val="32"/>
          </w:rPr>
          <w:delText>建设项目</w:delText>
        </w:r>
      </w:del>
      <w:ins w:id="3" w:author="陈联合" w:date="2017-06-27T15:25:00Z">
        <w:r w:rsidR="00F36FD0">
          <w:rPr>
            <w:rFonts w:ascii="黑体" w:eastAsia="黑体" w:hAnsi="黑体" w:hint="eastAsia"/>
            <w:kern w:val="0"/>
            <w:sz w:val="32"/>
            <w:szCs w:val="32"/>
          </w:rPr>
          <w:t>建设</w:t>
        </w:r>
        <w:r w:rsidR="00F36FD0">
          <w:rPr>
            <w:rFonts w:ascii="黑体" w:eastAsia="黑体" w:hAnsi="黑体" w:hint="eastAsia"/>
            <w:kern w:val="0"/>
            <w:sz w:val="32"/>
            <w:szCs w:val="32"/>
          </w:rPr>
          <w:t>专项</w:t>
        </w:r>
      </w:ins>
      <w:r>
        <w:rPr>
          <w:rFonts w:ascii="黑体" w:eastAsia="黑体" w:hAnsi="黑体" w:hint="eastAsia"/>
          <w:kern w:val="0"/>
          <w:sz w:val="32"/>
          <w:szCs w:val="32"/>
        </w:rPr>
        <w:t>资金</w:t>
      </w:r>
      <w:del w:id="4" w:author="陈联合" w:date="2017-06-27T15:25:00Z">
        <w:r w:rsidDel="00F36FD0">
          <w:rPr>
            <w:rFonts w:ascii="黑体" w:eastAsia="黑体" w:hAnsi="黑体" w:hint="eastAsia"/>
            <w:kern w:val="0"/>
            <w:sz w:val="32"/>
            <w:szCs w:val="32"/>
          </w:rPr>
          <w:delText>补助</w:delText>
        </w:r>
      </w:del>
      <w:ins w:id="5" w:author="陈联合" w:date="2017-06-27T15:25:00Z">
        <w:r w:rsidR="00F36FD0">
          <w:rPr>
            <w:rFonts w:ascii="黑体" w:eastAsia="黑体" w:hAnsi="黑体" w:hint="eastAsia"/>
            <w:kern w:val="0"/>
            <w:sz w:val="32"/>
            <w:szCs w:val="32"/>
          </w:rPr>
          <w:t>安排</w:t>
        </w:r>
      </w:ins>
      <w:r>
        <w:rPr>
          <w:rFonts w:ascii="黑体" w:eastAsia="黑体" w:hAnsi="黑体" w:hint="eastAsia"/>
          <w:kern w:val="0"/>
          <w:sz w:val="32"/>
          <w:szCs w:val="32"/>
        </w:rPr>
        <w:t>表</w:t>
      </w:r>
    </w:p>
    <w:tbl>
      <w:tblPr>
        <w:tblW w:w="928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6" w:author="陈联合" w:date="2017-06-27T15:30:00Z">
          <w:tblPr>
            <w:tblW w:w="9288" w:type="dxa"/>
            <w:tblInd w:w="-10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824"/>
        <w:gridCol w:w="1509"/>
        <w:gridCol w:w="1984"/>
        <w:gridCol w:w="3971"/>
        <w:tblGridChange w:id="7">
          <w:tblGrid>
            <w:gridCol w:w="1824"/>
            <w:gridCol w:w="1275"/>
            <w:gridCol w:w="1950"/>
            <w:gridCol w:w="4239"/>
          </w:tblGrid>
        </w:tblGridChange>
      </w:tblGrid>
      <w:tr w:rsidR="00872103" w:rsidTr="00F36FD0">
        <w:tc>
          <w:tcPr>
            <w:tcW w:w="1824" w:type="dxa"/>
            <w:vAlign w:val="center"/>
            <w:tcPrChange w:id="8" w:author="陈联合" w:date="2017-06-27T15:30:00Z">
              <w:tcPr>
                <w:tcW w:w="1824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del w:id="9" w:author="陈联合" w:date="2017-06-27T15:30:00Z">
              <w:r w:rsidDel="00F36FD0">
                <w:rPr>
                  <w:rFonts w:ascii="仿宋" w:eastAsia="仿宋" w:hAnsi="仿宋" w:cs="仿宋" w:hint="eastAsia"/>
                  <w:kern w:val="0"/>
                  <w:sz w:val="30"/>
                  <w:szCs w:val="30"/>
                </w:rPr>
                <w:delText>县别</w:delText>
              </w:r>
            </w:del>
            <w:ins w:id="10" w:author="陈联合" w:date="2017-06-27T15:30:00Z">
              <w:r w:rsidR="00F36FD0">
                <w:rPr>
                  <w:rFonts w:ascii="仿宋" w:eastAsia="仿宋" w:hAnsi="仿宋" w:cs="仿宋" w:hint="eastAsia"/>
                  <w:kern w:val="0"/>
                  <w:sz w:val="30"/>
                  <w:szCs w:val="30"/>
                </w:rPr>
                <w:t>单  位</w:t>
              </w:r>
            </w:ins>
          </w:p>
        </w:tc>
        <w:tc>
          <w:tcPr>
            <w:tcW w:w="1509" w:type="dxa"/>
            <w:vAlign w:val="center"/>
            <w:tcPrChange w:id="11" w:author="陈联合" w:date="2017-06-27T15:30:00Z">
              <w:tcPr>
                <w:tcW w:w="1275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支持村数（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个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）</w:t>
            </w:r>
          </w:p>
        </w:tc>
        <w:tc>
          <w:tcPr>
            <w:tcW w:w="1984" w:type="dxa"/>
            <w:vAlign w:val="center"/>
            <w:tcPrChange w:id="12" w:author="陈联合" w:date="2017-06-27T15:30:00Z">
              <w:tcPr>
                <w:tcW w:w="1950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del w:id="13" w:author="陈联合" w:date="2017-06-27T15:30:00Z">
              <w:r w:rsidDel="00F36FD0">
                <w:rPr>
                  <w:rFonts w:ascii="仿宋" w:eastAsia="仿宋" w:hAnsi="仿宋" w:cs="仿宋" w:hint="eastAsia"/>
                  <w:kern w:val="0"/>
                  <w:sz w:val="30"/>
                  <w:szCs w:val="30"/>
                </w:rPr>
                <w:delText>计划</w:delText>
              </w:r>
            </w:del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安排资金</w:t>
            </w:r>
            <w:ins w:id="14" w:author="陈联合" w:date="2017-06-27T15:30:00Z">
              <w:r w:rsidR="00F36FD0">
                <w:rPr>
                  <w:rFonts w:ascii="仿宋" w:eastAsia="仿宋" w:hAnsi="仿宋" w:cs="仿宋" w:hint="eastAsia"/>
                  <w:kern w:val="0"/>
                  <w:sz w:val="30"/>
                  <w:szCs w:val="30"/>
                </w:rPr>
                <w:t xml:space="preserve"> </w:t>
              </w:r>
            </w:ins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（万元）</w:t>
            </w:r>
          </w:p>
        </w:tc>
        <w:tc>
          <w:tcPr>
            <w:tcW w:w="3971" w:type="dxa"/>
            <w:vAlign w:val="center"/>
            <w:tcPrChange w:id="15" w:author="陈联合" w:date="2017-06-27T15:30:00Z">
              <w:tcPr>
                <w:tcW w:w="4239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bCs/>
                <w:snapToGrid w:val="0"/>
                <w:kern w:val="0"/>
                <w:sz w:val="30"/>
                <w:szCs w:val="30"/>
              </w:rPr>
              <w:t>项目建设内容</w:t>
            </w:r>
          </w:p>
        </w:tc>
      </w:tr>
      <w:tr w:rsidR="00872103" w:rsidTr="00F36FD0">
        <w:tc>
          <w:tcPr>
            <w:tcW w:w="1824" w:type="dxa"/>
            <w:tcPrChange w:id="16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梅列区</w:t>
            </w:r>
          </w:p>
        </w:tc>
        <w:tc>
          <w:tcPr>
            <w:tcW w:w="1509" w:type="dxa"/>
            <w:tcPrChange w:id="17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3</w:t>
            </w:r>
          </w:p>
        </w:tc>
        <w:tc>
          <w:tcPr>
            <w:tcW w:w="1984" w:type="dxa"/>
            <w:tcPrChange w:id="18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60</w:t>
            </w:r>
          </w:p>
        </w:tc>
        <w:tc>
          <w:tcPr>
            <w:tcW w:w="3971" w:type="dxa"/>
            <w:tcPrChange w:id="19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20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三元区</w:t>
            </w:r>
          </w:p>
        </w:tc>
        <w:tc>
          <w:tcPr>
            <w:tcW w:w="1509" w:type="dxa"/>
            <w:tcPrChange w:id="21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6</w:t>
            </w:r>
          </w:p>
        </w:tc>
        <w:tc>
          <w:tcPr>
            <w:tcW w:w="1984" w:type="dxa"/>
            <w:tcPrChange w:id="22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120</w:t>
            </w:r>
          </w:p>
        </w:tc>
        <w:tc>
          <w:tcPr>
            <w:tcW w:w="3971" w:type="dxa"/>
            <w:tcPrChange w:id="23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24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永安市</w:t>
            </w:r>
          </w:p>
        </w:tc>
        <w:tc>
          <w:tcPr>
            <w:tcW w:w="1509" w:type="dxa"/>
            <w:tcPrChange w:id="25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4</w:t>
            </w:r>
          </w:p>
        </w:tc>
        <w:tc>
          <w:tcPr>
            <w:tcW w:w="1984" w:type="dxa"/>
            <w:tcPrChange w:id="26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80</w:t>
            </w:r>
          </w:p>
        </w:tc>
        <w:tc>
          <w:tcPr>
            <w:tcW w:w="3971" w:type="dxa"/>
            <w:tcPrChange w:id="27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28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明溪县</w:t>
            </w:r>
          </w:p>
        </w:tc>
        <w:tc>
          <w:tcPr>
            <w:tcW w:w="1509" w:type="dxa"/>
            <w:tcPrChange w:id="29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7</w:t>
            </w:r>
          </w:p>
        </w:tc>
        <w:tc>
          <w:tcPr>
            <w:tcW w:w="1984" w:type="dxa"/>
            <w:tcPrChange w:id="30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140</w:t>
            </w:r>
          </w:p>
        </w:tc>
        <w:tc>
          <w:tcPr>
            <w:tcW w:w="3971" w:type="dxa"/>
            <w:tcPrChange w:id="31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32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清流县</w:t>
            </w:r>
          </w:p>
        </w:tc>
        <w:tc>
          <w:tcPr>
            <w:tcW w:w="1509" w:type="dxa"/>
            <w:tcPrChange w:id="33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8</w:t>
            </w:r>
          </w:p>
        </w:tc>
        <w:tc>
          <w:tcPr>
            <w:tcW w:w="1984" w:type="dxa"/>
            <w:tcPrChange w:id="34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160</w:t>
            </w:r>
          </w:p>
        </w:tc>
        <w:tc>
          <w:tcPr>
            <w:tcW w:w="3971" w:type="dxa"/>
            <w:tcPrChange w:id="35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36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宁化县</w:t>
            </w:r>
          </w:p>
        </w:tc>
        <w:tc>
          <w:tcPr>
            <w:tcW w:w="1509" w:type="dxa"/>
            <w:tcPrChange w:id="37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17</w:t>
            </w:r>
          </w:p>
        </w:tc>
        <w:tc>
          <w:tcPr>
            <w:tcW w:w="1984" w:type="dxa"/>
            <w:tcPrChange w:id="38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340</w:t>
            </w:r>
          </w:p>
        </w:tc>
        <w:tc>
          <w:tcPr>
            <w:tcW w:w="3971" w:type="dxa"/>
            <w:tcPrChange w:id="39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40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建宁县</w:t>
            </w:r>
          </w:p>
        </w:tc>
        <w:tc>
          <w:tcPr>
            <w:tcW w:w="1509" w:type="dxa"/>
            <w:tcPrChange w:id="41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9</w:t>
            </w:r>
          </w:p>
        </w:tc>
        <w:tc>
          <w:tcPr>
            <w:tcW w:w="1984" w:type="dxa"/>
            <w:tcPrChange w:id="42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180</w:t>
            </w:r>
          </w:p>
        </w:tc>
        <w:tc>
          <w:tcPr>
            <w:tcW w:w="3971" w:type="dxa"/>
            <w:tcPrChange w:id="43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44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泰宁县</w:t>
            </w:r>
          </w:p>
        </w:tc>
        <w:tc>
          <w:tcPr>
            <w:tcW w:w="1509" w:type="dxa"/>
            <w:tcPrChange w:id="45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19</w:t>
            </w:r>
          </w:p>
        </w:tc>
        <w:tc>
          <w:tcPr>
            <w:tcW w:w="1984" w:type="dxa"/>
            <w:tcPrChange w:id="46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380</w:t>
            </w:r>
          </w:p>
        </w:tc>
        <w:tc>
          <w:tcPr>
            <w:tcW w:w="3971" w:type="dxa"/>
            <w:tcPrChange w:id="47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48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将乐县</w:t>
            </w:r>
          </w:p>
        </w:tc>
        <w:tc>
          <w:tcPr>
            <w:tcW w:w="1509" w:type="dxa"/>
            <w:tcPrChange w:id="49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8</w:t>
            </w:r>
          </w:p>
        </w:tc>
        <w:tc>
          <w:tcPr>
            <w:tcW w:w="1984" w:type="dxa"/>
            <w:tcPrChange w:id="50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160</w:t>
            </w:r>
          </w:p>
        </w:tc>
        <w:tc>
          <w:tcPr>
            <w:tcW w:w="3971" w:type="dxa"/>
            <w:tcPrChange w:id="51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52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沙</w:t>
            </w:r>
            <w:ins w:id="53" w:author="陈联合" w:date="2017-06-27T15:30:00Z">
              <w:r w:rsidR="00F36FD0">
                <w:rPr>
                  <w:rFonts w:ascii="仿宋" w:eastAsia="仿宋" w:hAnsi="仿宋" w:cs="仿宋" w:hint="eastAsia"/>
                  <w:kern w:val="0"/>
                  <w:sz w:val="30"/>
                  <w:szCs w:val="30"/>
                </w:rPr>
                <w:t xml:space="preserve">  </w:t>
              </w:r>
            </w:ins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县</w:t>
            </w:r>
          </w:p>
        </w:tc>
        <w:tc>
          <w:tcPr>
            <w:tcW w:w="1509" w:type="dxa"/>
            <w:tcPrChange w:id="54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6</w:t>
            </w:r>
          </w:p>
        </w:tc>
        <w:tc>
          <w:tcPr>
            <w:tcW w:w="1984" w:type="dxa"/>
            <w:tcPrChange w:id="55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120</w:t>
            </w:r>
          </w:p>
        </w:tc>
        <w:tc>
          <w:tcPr>
            <w:tcW w:w="3971" w:type="dxa"/>
            <w:tcPrChange w:id="56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57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尤溪县</w:t>
            </w:r>
          </w:p>
        </w:tc>
        <w:tc>
          <w:tcPr>
            <w:tcW w:w="1509" w:type="dxa"/>
            <w:tcPrChange w:id="58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10</w:t>
            </w:r>
          </w:p>
        </w:tc>
        <w:tc>
          <w:tcPr>
            <w:tcW w:w="1984" w:type="dxa"/>
            <w:tcPrChange w:id="59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200</w:t>
            </w:r>
          </w:p>
        </w:tc>
        <w:tc>
          <w:tcPr>
            <w:tcW w:w="3971" w:type="dxa"/>
            <w:tcPrChange w:id="60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61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大田县</w:t>
            </w:r>
          </w:p>
        </w:tc>
        <w:tc>
          <w:tcPr>
            <w:tcW w:w="1509" w:type="dxa"/>
            <w:tcPrChange w:id="62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12</w:t>
            </w:r>
          </w:p>
        </w:tc>
        <w:tc>
          <w:tcPr>
            <w:tcW w:w="1984" w:type="dxa"/>
            <w:tcPrChange w:id="63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240</w:t>
            </w:r>
          </w:p>
        </w:tc>
        <w:tc>
          <w:tcPr>
            <w:tcW w:w="3971" w:type="dxa"/>
            <w:tcPrChange w:id="64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  <w:tr w:rsidR="00872103" w:rsidTr="00F36FD0">
        <w:tc>
          <w:tcPr>
            <w:tcW w:w="1824" w:type="dxa"/>
            <w:tcPrChange w:id="65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团市委</w:t>
            </w:r>
          </w:p>
        </w:tc>
        <w:tc>
          <w:tcPr>
            <w:tcW w:w="1509" w:type="dxa"/>
            <w:tcPrChange w:id="66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  <w:tc>
          <w:tcPr>
            <w:tcW w:w="1984" w:type="dxa"/>
            <w:tcPrChange w:id="67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100</w:t>
            </w:r>
          </w:p>
        </w:tc>
        <w:tc>
          <w:tcPr>
            <w:tcW w:w="3971" w:type="dxa"/>
            <w:tcPrChange w:id="68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left"/>
              <w:rPr>
                <w:rFonts w:ascii="仿宋" w:eastAsia="仿宋" w:hAnsi="仿宋" w:cs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青春扶贫项目</w:t>
            </w:r>
          </w:p>
        </w:tc>
      </w:tr>
      <w:tr w:rsidR="00872103" w:rsidTr="00F36FD0">
        <w:tc>
          <w:tcPr>
            <w:tcW w:w="1824" w:type="dxa"/>
            <w:vAlign w:val="center"/>
            <w:tcPrChange w:id="69" w:author="陈联合" w:date="2017-06-27T15:30:00Z">
              <w:tcPr>
                <w:tcW w:w="1824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市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计生协会</w:t>
            </w:r>
          </w:p>
        </w:tc>
        <w:tc>
          <w:tcPr>
            <w:tcW w:w="1509" w:type="dxa"/>
            <w:vAlign w:val="center"/>
            <w:tcPrChange w:id="70" w:author="陈联合" w:date="2017-06-27T15:30:00Z">
              <w:tcPr>
                <w:tcW w:w="1275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  <w:tc>
          <w:tcPr>
            <w:tcW w:w="1984" w:type="dxa"/>
            <w:vAlign w:val="center"/>
            <w:tcPrChange w:id="71" w:author="陈联合" w:date="2017-06-27T15:30:00Z">
              <w:tcPr>
                <w:tcW w:w="1950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20</w:t>
            </w:r>
          </w:p>
        </w:tc>
        <w:tc>
          <w:tcPr>
            <w:tcW w:w="3971" w:type="dxa"/>
            <w:tcPrChange w:id="72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left"/>
              <w:rPr>
                <w:rFonts w:ascii="仿宋" w:eastAsia="仿宋" w:hAnsi="仿宋" w:cs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资助</w:t>
            </w:r>
            <w:r>
              <w:rPr>
                <w:rFonts w:ascii="仿宋" w:eastAsia="仿宋" w:hAnsi="仿宋" w:cs="仿宋"/>
                <w:kern w:val="0"/>
                <w:sz w:val="28"/>
                <w:szCs w:val="28"/>
              </w:rPr>
              <w:t>70</w:t>
            </w: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名以上当年考上大学的计生困难家庭女孩和慰问计生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失独家庭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及部分困难计生家庭。</w:t>
            </w:r>
          </w:p>
        </w:tc>
      </w:tr>
      <w:tr w:rsidR="00872103" w:rsidTr="00F36FD0">
        <w:tc>
          <w:tcPr>
            <w:tcW w:w="1824" w:type="dxa"/>
            <w:vAlign w:val="center"/>
            <w:tcPrChange w:id="73" w:author="陈联合" w:date="2017-06-27T15:30:00Z">
              <w:tcPr>
                <w:tcW w:w="1824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市农业局</w:t>
            </w:r>
          </w:p>
        </w:tc>
        <w:tc>
          <w:tcPr>
            <w:tcW w:w="1509" w:type="dxa"/>
            <w:vAlign w:val="center"/>
            <w:tcPrChange w:id="74" w:author="陈联合" w:date="2017-06-27T15:30:00Z">
              <w:tcPr>
                <w:tcW w:w="1275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  <w:tc>
          <w:tcPr>
            <w:tcW w:w="1984" w:type="dxa"/>
            <w:vAlign w:val="center"/>
            <w:tcPrChange w:id="75" w:author="陈联合" w:date="2017-06-27T15:30:00Z">
              <w:tcPr>
                <w:tcW w:w="1950" w:type="dxa"/>
                <w:vAlign w:val="center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200</w:t>
            </w:r>
          </w:p>
        </w:tc>
        <w:tc>
          <w:tcPr>
            <w:tcW w:w="3971" w:type="dxa"/>
            <w:tcPrChange w:id="76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left"/>
              <w:rPr>
                <w:rFonts w:ascii="仿宋" w:eastAsia="仿宋" w:hAnsi="仿宋" w:cs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对全市贫困户实施农业保险、小额意外伤害保险、贫困学生助学平安保险给予全额资助，扶贫保险调研宣传经费。</w:t>
            </w:r>
          </w:p>
        </w:tc>
      </w:tr>
      <w:tr w:rsidR="00872103" w:rsidTr="00F36FD0">
        <w:tc>
          <w:tcPr>
            <w:tcW w:w="1824" w:type="dxa"/>
            <w:tcPrChange w:id="77" w:author="陈联合" w:date="2017-06-27T15:30:00Z">
              <w:tcPr>
                <w:tcW w:w="1824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合</w:t>
            </w:r>
            <w:ins w:id="78" w:author="陈联合" w:date="2017-06-27T15:32:00Z">
              <w:r w:rsidR="00F36FD0">
                <w:rPr>
                  <w:rFonts w:ascii="仿宋" w:eastAsia="仿宋" w:hAnsi="仿宋" w:cs="仿宋" w:hint="eastAsia"/>
                  <w:kern w:val="0"/>
                  <w:sz w:val="30"/>
                  <w:szCs w:val="30"/>
                </w:rPr>
                <w:t xml:space="preserve">  </w:t>
              </w:r>
            </w:ins>
            <w:r>
              <w:rPr>
                <w:rFonts w:ascii="仿宋" w:eastAsia="仿宋" w:hAnsi="仿宋" w:cs="仿宋" w:hint="eastAsia"/>
                <w:kern w:val="0"/>
                <w:sz w:val="30"/>
                <w:szCs w:val="30"/>
              </w:rPr>
              <w:t>计</w:t>
            </w:r>
          </w:p>
        </w:tc>
        <w:tc>
          <w:tcPr>
            <w:tcW w:w="1509" w:type="dxa"/>
            <w:tcPrChange w:id="79" w:author="陈联合" w:date="2017-06-27T15:30:00Z">
              <w:tcPr>
                <w:tcW w:w="1275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fldChar w:fldCharType="begin"/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instrText xml:space="preserve"> =SUM(ABOVE) \* MERGEFORMAT </w:instrText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fldChar w:fldCharType="separate"/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109</w:t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fldChar w:fldCharType="end"/>
            </w:r>
          </w:p>
        </w:tc>
        <w:tc>
          <w:tcPr>
            <w:tcW w:w="1984" w:type="dxa"/>
            <w:tcPrChange w:id="80" w:author="陈联合" w:date="2017-06-27T15:30:00Z">
              <w:tcPr>
                <w:tcW w:w="1950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fldChar w:fldCharType="begin"/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instrText xml:space="preserve"> =SUM(ABOVE) \* MERGEFORMAT </w:instrText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fldChar w:fldCharType="separate"/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t>2500</w:t>
            </w:r>
            <w:r>
              <w:rPr>
                <w:rFonts w:ascii="仿宋" w:eastAsia="仿宋" w:hAnsi="仿宋" w:cs="仿宋"/>
                <w:kern w:val="0"/>
                <w:sz w:val="30"/>
                <w:szCs w:val="30"/>
              </w:rPr>
              <w:fldChar w:fldCharType="end"/>
            </w:r>
          </w:p>
        </w:tc>
        <w:tc>
          <w:tcPr>
            <w:tcW w:w="3971" w:type="dxa"/>
            <w:tcPrChange w:id="81" w:author="陈联合" w:date="2017-06-27T15:30:00Z">
              <w:tcPr>
                <w:tcW w:w="4239" w:type="dxa"/>
              </w:tcPr>
            </w:tcPrChange>
          </w:tcPr>
          <w:p w:rsidR="00872103" w:rsidRDefault="00872103">
            <w:pPr>
              <w:spacing w:line="500" w:lineRule="exact"/>
              <w:jc w:val="center"/>
              <w:rPr>
                <w:rFonts w:ascii="仿宋" w:eastAsia="仿宋" w:hAnsi="仿宋" w:cs="仿宋"/>
                <w:kern w:val="0"/>
                <w:sz w:val="30"/>
                <w:szCs w:val="30"/>
              </w:rPr>
            </w:pPr>
          </w:p>
        </w:tc>
      </w:tr>
    </w:tbl>
    <w:p w:rsidR="00872103" w:rsidRDefault="00872103">
      <w:pPr>
        <w:spacing w:line="560" w:lineRule="exact"/>
        <w:ind w:firstLine="640"/>
        <w:jc w:val="center"/>
        <w:rPr>
          <w:rFonts w:ascii="黑体" w:eastAsia="黑体" w:hAnsi="黑体"/>
          <w:kern w:val="0"/>
          <w:sz w:val="32"/>
          <w:szCs w:val="32"/>
        </w:rPr>
      </w:pPr>
    </w:p>
    <w:sectPr w:rsidR="00872103" w:rsidSect="004E55A0">
      <w:headerReference w:type="default" r:id="rId8"/>
      <w:footerReference w:type="default" r:id="rId9"/>
      <w:pgSz w:w="11906" w:h="16838"/>
      <w:pgMar w:top="1417" w:right="1417" w:bottom="1417" w:left="1417" w:header="850" w:footer="992" w:gutter="0"/>
      <w:cols w:space="720"/>
      <w:docGrid w:linePitch="1400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0E9A" w:rsidRDefault="00C10E9A" w:rsidP="004E55A0">
      <w:r>
        <w:separator/>
      </w:r>
    </w:p>
  </w:endnote>
  <w:endnote w:type="continuationSeparator" w:id="0">
    <w:p w:rsidR="00C10E9A" w:rsidRDefault="00C10E9A" w:rsidP="004E5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2103" w:rsidRDefault="006C34D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7945" cy="162560"/>
              <wp:effectExtent l="0" t="0" r="0" b="0"/>
              <wp:wrapNone/>
              <wp:docPr id="1" name="文本框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72103" w:rsidRDefault="00140E8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36FD0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文本框1" o:spid="_x0000_s1026" style="position:absolute;margin-left:0;margin-top:0;width:5.35pt;height:12.8pt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" filled="f" stroked="f">
              <v:textbox style="mso-fit-shape-to-text:t" inset="0,0,0,0">
                <w:txbxContent>
                  <w:p w:rsidR="00872103" w:rsidRDefault="00140E83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36FD0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0E9A" w:rsidRDefault="00C10E9A" w:rsidP="004E55A0">
      <w:r>
        <w:separator/>
      </w:r>
    </w:p>
  </w:footnote>
  <w:footnote w:type="continuationSeparator" w:id="0">
    <w:p w:rsidR="00C10E9A" w:rsidRDefault="00C10E9A" w:rsidP="004E55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2103" w:rsidRDefault="00872103">
    <w:pPr>
      <w:pStyle w:val="a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678F9"/>
    <w:multiLevelType w:val="hybridMultilevel"/>
    <w:tmpl w:val="B8F2D0DC"/>
    <w:lvl w:ilvl="0" w:tplc="5662522C">
      <w:start w:val="1"/>
      <w:numFmt w:val="decimal"/>
      <w:lvlText w:val="%1."/>
      <w:lvlJc w:val="left"/>
      <w:pPr>
        <w:tabs>
          <w:tab w:val="num" w:pos="1000"/>
        </w:tabs>
        <w:ind w:left="10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0"/>
        </w:tabs>
        <w:ind w:left="14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740"/>
        </w:tabs>
        <w:ind w:left="274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580"/>
        </w:tabs>
        <w:ind w:left="358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4000"/>
        </w:tabs>
        <w:ind w:left="400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20"/>
      </w:pPr>
      <w:rPr>
        <w:rFonts w:cs="Times New Roman"/>
      </w:rPr>
    </w:lvl>
  </w:abstractNum>
  <w:abstractNum w:abstractNumId="1">
    <w:nsid w:val="5716385E"/>
    <w:multiLevelType w:val="hybridMultilevel"/>
    <w:tmpl w:val="F02C7D10"/>
    <w:lvl w:ilvl="0" w:tplc="F330269E">
      <w:start w:val="1"/>
      <w:numFmt w:val="japaneseCounting"/>
      <w:lvlText w:val="（%1）"/>
      <w:lvlJc w:val="left"/>
      <w:pPr>
        <w:tabs>
          <w:tab w:val="num" w:pos="1720"/>
        </w:tabs>
        <w:ind w:left="1720" w:hanging="10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0"/>
        </w:tabs>
        <w:ind w:left="14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740"/>
        </w:tabs>
        <w:ind w:left="274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580"/>
        </w:tabs>
        <w:ind w:left="358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4000"/>
        </w:tabs>
        <w:ind w:left="400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20"/>
      </w:pPr>
      <w:rPr>
        <w:rFonts w:cs="Times New Roman"/>
      </w:rPr>
    </w:lvl>
  </w:abstractNum>
  <w:abstractNum w:abstractNumId="2">
    <w:nsid w:val="7BF2513F"/>
    <w:multiLevelType w:val="hybridMultilevel"/>
    <w:tmpl w:val="93DE4C42"/>
    <w:lvl w:ilvl="0" w:tplc="2CB6865A">
      <w:start w:val="1"/>
      <w:numFmt w:val="decimal"/>
      <w:lvlText w:val="%1."/>
      <w:lvlJc w:val="left"/>
      <w:pPr>
        <w:tabs>
          <w:tab w:val="num" w:pos="1000"/>
        </w:tabs>
        <w:ind w:left="10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0"/>
        </w:tabs>
        <w:ind w:left="14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740"/>
        </w:tabs>
        <w:ind w:left="274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580"/>
        </w:tabs>
        <w:ind w:left="358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4000"/>
        </w:tabs>
        <w:ind w:left="400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2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5A0"/>
    <w:rsid w:val="000449FB"/>
    <w:rsid w:val="00073FE3"/>
    <w:rsid w:val="000A593E"/>
    <w:rsid w:val="000C2EB0"/>
    <w:rsid w:val="000C40D7"/>
    <w:rsid w:val="00126175"/>
    <w:rsid w:val="00140E83"/>
    <w:rsid w:val="002D0201"/>
    <w:rsid w:val="004231F2"/>
    <w:rsid w:val="00493958"/>
    <w:rsid w:val="0049596E"/>
    <w:rsid w:val="004E55A0"/>
    <w:rsid w:val="005A52AE"/>
    <w:rsid w:val="005A572D"/>
    <w:rsid w:val="005F3559"/>
    <w:rsid w:val="00625BFB"/>
    <w:rsid w:val="006700FB"/>
    <w:rsid w:val="006735DE"/>
    <w:rsid w:val="006C34D7"/>
    <w:rsid w:val="00712769"/>
    <w:rsid w:val="0076436E"/>
    <w:rsid w:val="007E2BA4"/>
    <w:rsid w:val="00872103"/>
    <w:rsid w:val="00914196"/>
    <w:rsid w:val="0092404C"/>
    <w:rsid w:val="0096429E"/>
    <w:rsid w:val="009E1BE4"/>
    <w:rsid w:val="00A27D4A"/>
    <w:rsid w:val="00A94B2A"/>
    <w:rsid w:val="00AA6AC5"/>
    <w:rsid w:val="00AB606E"/>
    <w:rsid w:val="00AF34FA"/>
    <w:rsid w:val="00B9286A"/>
    <w:rsid w:val="00BA2193"/>
    <w:rsid w:val="00BE1BD4"/>
    <w:rsid w:val="00C10E9A"/>
    <w:rsid w:val="00C11DDE"/>
    <w:rsid w:val="00C327B8"/>
    <w:rsid w:val="00C46891"/>
    <w:rsid w:val="00CD3327"/>
    <w:rsid w:val="00D7666A"/>
    <w:rsid w:val="00D91294"/>
    <w:rsid w:val="00D97A2D"/>
    <w:rsid w:val="00DE4282"/>
    <w:rsid w:val="00ED5775"/>
    <w:rsid w:val="00EF453A"/>
    <w:rsid w:val="00F36FD0"/>
    <w:rsid w:val="00F63237"/>
    <w:rsid w:val="00F85B69"/>
    <w:rsid w:val="00F91A49"/>
    <w:rsid w:val="00FA6771"/>
    <w:rsid w:val="00FB377F"/>
    <w:rsid w:val="00FC48F3"/>
    <w:rsid w:val="00FE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55A0"/>
    <w:pPr>
      <w:widowControl w:val="0"/>
      <w:jc w:val="both"/>
    </w:pPr>
    <w:rPr>
      <w:rFonts w:ascii="Calibri" w:hAnsi="Calibri" w:cs="黑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4E55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0"/>
    <w:link w:val="a3"/>
    <w:uiPriority w:val="99"/>
    <w:semiHidden/>
    <w:locked/>
    <w:rsid w:val="00D91294"/>
    <w:rPr>
      <w:rFonts w:ascii="Calibri" w:hAnsi="Calibri" w:cs="黑体"/>
      <w:sz w:val="18"/>
      <w:szCs w:val="18"/>
    </w:rPr>
  </w:style>
  <w:style w:type="paragraph" w:styleId="a4">
    <w:name w:val="header"/>
    <w:basedOn w:val="a"/>
    <w:link w:val="Char0"/>
    <w:uiPriority w:val="99"/>
    <w:rsid w:val="004E55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Char0">
    <w:name w:val="页眉 Char"/>
    <w:basedOn w:val="a0"/>
    <w:link w:val="a4"/>
    <w:uiPriority w:val="99"/>
    <w:semiHidden/>
    <w:locked/>
    <w:rsid w:val="00D91294"/>
    <w:rPr>
      <w:rFonts w:ascii="Calibri" w:hAnsi="Calibri" w:cs="黑体"/>
      <w:sz w:val="18"/>
      <w:szCs w:val="18"/>
    </w:rPr>
  </w:style>
  <w:style w:type="character" w:styleId="a5">
    <w:name w:val="page number"/>
    <w:basedOn w:val="a0"/>
    <w:uiPriority w:val="99"/>
    <w:rsid w:val="004E55A0"/>
    <w:rPr>
      <w:rFonts w:cs="Times New Roman"/>
    </w:rPr>
  </w:style>
  <w:style w:type="paragraph" w:customStyle="1" w:styleId="Char1">
    <w:name w:val="Char1"/>
    <w:basedOn w:val="a"/>
    <w:uiPriority w:val="99"/>
    <w:rsid w:val="006735DE"/>
    <w:pPr>
      <w:spacing w:line="360" w:lineRule="auto"/>
      <w:ind w:firstLineChars="200" w:firstLine="200"/>
    </w:pPr>
    <w:rPr>
      <w:rFonts w:ascii="Times New Roman" w:eastAsia="仿宋_GB2312" w:hAnsi="Times New Roman" w:cs="Times New Roman"/>
      <w:sz w:val="32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55A0"/>
    <w:pPr>
      <w:widowControl w:val="0"/>
      <w:jc w:val="both"/>
    </w:pPr>
    <w:rPr>
      <w:rFonts w:ascii="Calibri" w:hAnsi="Calibri" w:cs="黑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4E55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0"/>
    <w:link w:val="a3"/>
    <w:uiPriority w:val="99"/>
    <w:semiHidden/>
    <w:locked/>
    <w:rsid w:val="00D91294"/>
    <w:rPr>
      <w:rFonts w:ascii="Calibri" w:hAnsi="Calibri" w:cs="黑体"/>
      <w:sz w:val="18"/>
      <w:szCs w:val="18"/>
    </w:rPr>
  </w:style>
  <w:style w:type="paragraph" w:styleId="a4">
    <w:name w:val="header"/>
    <w:basedOn w:val="a"/>
    <w:link w:val="Char0"/>
    <w:uiPriority w:val="99"/>
    <w:rsid w:val="004E55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Char0">
    <w:name w:val="页眉 Char"/>
    <w:basedOn w:val="a0"/>
    <w:link w:val="a4"/>
    <w:uiPriority w:val="99"/>
    <w:semiHidden/>
    <w:locked/>
    <w:rsid w:val="00D91294"/>
    <w:rPr>
      <w:rFonts w:ascii="Calibri" w:hAnsi="Calibri" w:cs="黑体"/>
      <w:sz w:val="18"/>
      <w:szCs w:val="18"/>
    </w:rPr>
  </w:style>
  <w:style w:type="character" w:styleId="a5">
    <w:name w:val="page number"/>
    <w:basedOn w:val="a0"/>
    <w:uiPriority w:val="99"/>
    <w:rsid w:val="004E55A0"/>
    <w:rPr>
      <w:rFonts w:cs="Times New Roman"/>
    </w:rPr>
  </w:style>
  <w:style w:type="paragraph" w:customStyle="1" w:styleId="Char1">
    <w:name w:val="Char1"/>
    <w:basedOn w:val="a"/>
    <w:uiPriority w:val="99"/>
    <w:rsid w:val="006735DE"/>
    <w:pPr>
      <w:spacing w:line="360" w:lineRule="auto"/>
      <w:ind w:firstLineChars="200" w:firstLine="200"/>
    </w:pPr>
    <w:rPr>
      <w:rFonts w:ascii="Times New Roman" w:eastAsia="仿宋_GB2312" w:hAnsi="Times New Roman" w:cs="Times New Roman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三明市农业局  三明市财政局</dc:title>
  <dc:subject/>
  <dc:creator>Administrator</dc:creator>
  <cp:keywords/>
  <dc:description/>
  <cp:lastModifiedBy>陈联合</cp:lastModifiedBy>
  <cp:revision>5</cp:revision>
  <cp:lastPrinted>2017-06-27T07:34:00Z</cp:lastPrinted>
  <dcterms:created xsi:type="dcterms:W3CDTF">2017-06-27T07:24:00Z</dcterms:created>
  <dcterms:modified xsi:type="dcterms:W3CDTF">2017-06-27T07:24:00Z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2052-9.1.0.4337</vt:lpwstr>
  </property>
</Properties>
</file>