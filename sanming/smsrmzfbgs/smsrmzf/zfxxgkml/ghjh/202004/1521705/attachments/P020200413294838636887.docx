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0" w:lineRule="atLeast"/>
        <w:rPr>
          <w:rFonts w:ascii="Times New Roman" w:hAnsi="Times New Roman" w:eastAsia="宋体" w:cs="Times New Roman"/>
          <w:spacing w:val="20"/>
          <w:sz w:val="52"/>
          <w:szCs w:val="52"/>
        </w:rPr>
      </w:pPr>
      <w:r>
        <w:rPr>
          <w:rFonts w:ascii="Times New Roman" w:hAnsi="Times New Roman" w:eastAsia="宋体" w:cs="Times New Roman"/>
          <w:spacing w:val="20"/>
          <w:sz w:val="52"/>
          <w:szCs w:val="52"/>
        </w:rPr>
        <w:drawing>
          <wp:anchor distT="0" distB="0" distL="114300" distR="114300" simplePos="0" relativeHeight="251658240" behindDoc="1" locked="0" layoutInCell="1" allowOverlap="1">
            <wp:simplePos x="0" y="0"/>
            <wp:positionH relativeFrom="column">
              <wp:posOffset>-907415</wp:posOffset>
            </wp:positionH>
            <wp:positionV relativeFrom="paragraph">
              <wp:posOffset>-1149985</wp:posOffset>
            </wp:positionV>
            <wp:extent cx="15129510" cy="10692765"/>
            <wp:effectExtent l="0" t="0" r="15240" b="13335"/>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5129510" cy="10692765"/>
                    </a:xfrm>
                    <a:prstGeom prst="rect">
                      <a:avLst/>
                    </a:prstGeom>
                  </pic:spPr>
                </pic:pic>
              </a:graphicData>
            </a:graphic>
          </wp:anchor>
        </w:drawing>
      </w:r>
    </w:p>
    <w:p>
      <w:pPr>
        <w:rPr>
          <w:rFonts w:ascii="Times New Roman" w:hAnsi="Times New Roman" w:eastAsia="宋体" w:cs="Times New Roman"/>
          <w:b/>
        </w:rPr>
      </w:pPr>
    </w:p>
    <w:p>
      <w:pPr>
        <w:rPr>
          <w:rFonts w:ascii="Times New Roman" w:hAnsi="Times New Roman" w:eastAsia="宋体" w:cs="Times New Roman"/>
          <w:b/>
          <w:sz w:val="32"/>
        </w:rPr>
      </w:pPr>
    </w:p>
    <w:p>
      <w:pPr>
        <w:rPr>
          <w:rFonts w:ascii="Times New Roman" w:hAnsi="Times New Roman" w:eastAsia="宋体" w:cs="Times New Roman"/>
          <w:b/>
          <w:sz w:val="32"/>
        </w:rPr>
      </w:pPr>
    </w:p>
    <w:p>
      <w:pPr>
        <w:rPr>
          <w:rFonts w:ascii="Times New Roman" w:hAnsi="Times New Roman" w:eastAsia="宋体" w:cs="Times New Roman"/>
          <w:b/>
          <w:sz w:val="32"/>
        </w:rPr>
      </w:pPr>
    </w:p>
    <w:p>
      <w:pPr>
        <w:jc w:val="center"/>
        <w:rPr>
          <w:rFonts w:ascii="Times New Roman" w:hAnsi="Times New Roman" w:eastAsia="华文隶书" w:cs="Times New Roman"/>
          <w:b/>
          <w:color w:val="FFFFFF" w:themeColor="background1"/>
          <w:sz w:val="52"/>
          <w:szCs w:val="52"/>
          <w14:textFill>
            <w14:solidFill>
              <w14:schemeClr w14:val="bg1"/>
            </w14:solidFill>
          </w14:textFill>
        </w:rPr>
      </w:pPr>
      <w:r>
        <w:rPr>
          <w:rFonts w:ascii="Times New Roman" w:hAnsi="Times New Roman" w:eastAsia="华文隶书" w:cs="Times New Roman"/>
          <w:b/>
          <w:color w:val="FFFFFF" w:themeColor="background1"/>
          <w:sz w:val="52"/>
          <w:szCs w:val="52"/>
          <w14:textFill>
            <w14:solidFill>
              <w14:schemeClr w14:val="bg1"/>
            </w14:solidFill>
          </w14:textFill>
        </w:rPr>
        <w:t>闽江流域（三明市段）山水林田湖草生态保护修复</w:t>
      </w:r>
    </w:p>
    <w:p>
      <w:pPr>
        <w:jc w:val="center"/>
        <w:rPr>
          <w:rFonts w:ascii="Times New Roman" w:hAnsi="Times New Roman" w:eastAsia="华文隶书" w:cs="Times New Roman"/>
          <w:b/>
          <w:color w:val="FFFFFF" w:themeColor="background1"/>
          <w:sz w:val="52"/>
          <w:szCs w:val="52"/>
          <w14:textFill>
            <w14:solidFill>
              <w14:schemeClr w14:val="bg1"/>
            </w14:solidFill>
          </w14:textFill>
        </w:rPr>
      </w:pPr>
      <w:r>
        <w:rPr>
          <w:rFonts w:ascii="Times New Roman" w:hAnsi="Times New Roman" w:eastAsia="华文隶书" w:cs="Times New Roman"/>
          <w:b/>
          <w:color w:val="FFFFFF" w:themeColor="background1"/>
          <w:sz w:val="52"/>
          <w:szCs w:val="52"/>
          <w14:textFill>
            <w14:solidFill>
              <w14:schemeClr w14:val="bg1"/>
            </w14:solidFill>
          </w14:textFill>
        </w:rPr>
        <w:t>控制性详细规划（2018年—2020年）</w:t>
      </w:r>
    </w:p>
    <w:p>
      <w:pPr>
        <w:jc w:val="center"/>
        <w:rPr>
          <w:rFonts w:ascii="Times New Roman" w:hAnsi="Times New Roman" w:eastAsia="华文隶书" w:cs="Times New Roman"/>
          <w:b/>
          <w:color w:val="FFFFFF" w:themeColor="background1"/>
          <w:sz w:val="52"/>
          <w:szCs w:val="52"/>
          <w14:textFill>
            <w14:solidFill>
              <w14:schemeClr w14:val="bg1"/>
            </w14:solidFill>
          </w14:textFill>
        </w:rPr>
      </w:pPr>
      <w:r>
        <w:rPr>
          <w:rFonts w:ascii="Times New Roman" w:hAnsi="Times New Roman" w:eastAsia="华文隶书" w:cs="Times New Roman"/>
          <w:b/>
          <w:color w:val="FFFFFF" w:themeColor="background1"/>
          <w:sz w:val="52"/>
          <w:szCs w:val="52"/>
          <w14:textFill>
            <w14:solidFill>
              <w14:schemeClr w14:val="bg1"/>
            </w14:solidFill>
          </w14:textFill>
        </w:rPr>
        <w:t>文本（</w:t>
      </w:r>
      <w:r>
        <w:rPr>
          <w:rFonts w:hint="eastAsia" w:ascii="Times New Roman" w:hAnsi="Times New Roman" w:eastAsia="华文隶书" w:cs="Times New Roman"/>
          <w:b/>
          <w:color w:val="FFFFFF" w:themeColor="background1"/>
          <w:sz w:val="52"/>
          <w:szCs w:val="52"/>
          <w14:textFill>
            <w14:solidFill>
              <w14:schemeClr w14:val="bg1"/>
            </w14:solidFill>
          </w14:textFill>
        </w:rPr>
        <w:t>报批</w:t>
      </w:r>
      <w:r>
        <w:rPr>
          <w:rFonts w:ascii="Times New Roman" w:hAnsi="Times New Roman" w:eastAsia="华文隶书" w:cs="Times New Roman"/>
          <w:b/>
          <w:color w:val="FFFFFF" w:themeColor="background1"/>
          <w:sz w:val="52"/>
          <w:szCs w:val="52"/>
          <w14:textFill>
            <w14:solidFill>
              <w14:schemeClr w14:val="bg1"/>
            </w14:solidFill>
          </w14:textFill>
        </w:rPr>
        <w:t>稿）</w:t>
      </w:r>
    </w:p>
    <w:p>
      <w:pPr>
        <w:rPr>
          <w:rFonts w:ascii="Times New Roman" w:hAnsi="Times New Roman" w:eastAsia="宋体" w:cs="Times New Roman"/>
          <w:b/>
          <w:sz w:val="36"/>
          <w:szCs w:val="36"/>
        </w:rPr>
      </w:pPr>
    </w:p>
    <w:p>
      <w:pPr>
        <w:rPr>
          <w:rFonts w:ascii="Times New Roman" w:hAnsi="Times New Roman" w:eastAsia="宋体" w:cs="Times New Roman"/>
          <w:b/>
          <w:sz w:val="36"/>
          <w:szCs w:val="36"/>
        </w:rPr>
      </w:pPr>
    </w:p>
    <w:p>
      <w:pPr>
        <w:rPr>
          <w:rFonts w:ascii="Times New Roman" w:hAnsi="Times New Roman" w:eastAsia="宋体" w:cs="Times New Roman"/>
          <w:b/>
          <w:sz w:val="36"/>
          <w:szCs w:val="36"/>
        </w:rPr>
      </w:pPr>
    </w:p>
    <w:p>
      <w:pPr>
        <w:rPr>
          <w:rFonts w:ascii="Times New Roman" w:hAnsi="Times New Roman" w:eastAsia="宋体" w:cs="Times New Roman"/>
          <w:b/>
          <w:sz w:val="36"/>
          <w:szCs w:val="36"/>
        </w:rPr>
      </w:pPr>
    </w:p>
    <w:p>
      <w:pPr>
        <w:rPr>
          <w:rFonts w:ascii="Times New Roman" w:hAnsi="Times New Roman" w:eastAsia="宋体" w:cs="Times New Roman"/>
          <w:b/>
          <w:sz w:val="36"/>
          <w:szCs w:val="36"/>
        </w:rPr>
      </w:pPr>
    </w:p>
    <w:p>
      <w:pPr>
        <w:rPr>
          <w:rFonts w:ascii="Times New Roman" w:hAnsi="Times New Roman" w:eastAsia="宋体" w:cs="Times New Roman"/>
          <w:b/>
          <w:sz w:val="36"/>
          <w:szCs w:val="36"/>
        </w:rPr>
      </w:pPr>
    </w:p>
    <w:p>
      <w:pPr>
        <w:rPr>
          <w:rFonts w:ascii="Times New Roman" w:hAnsi="Times New Roman" w:eastAsia="宋体" w:cs="Times New Roman"/>
          <w:b/>
          <w:sz w:val="36"/>
          <w:szCs w:val="36"/>
        </w:rPr>
      </w:pPr>
    </w:p>
    <w:p>
      <w:pPr>
        <w:rPr>
          <w:rFonts w:ascii="Times New Roman" w:hAnsi="Times New Roman" w:eastAsia="宋体" w:cs="Times New Roman"/>
          <w:b/>
          <w:sz w:val="36"/>
          <w:szCs w:val="36"/>
        </w:rPr>
      </w:pPr>
    </w:p>
    <w:p>
      <w:pPr>
        <w:spacing w:line="600" w:lineRule="exact"/>
        <w:jc w:val="center"/>
        <w:rPr>
          <w:rFonts w:ascii="Times New Roman" w:hAnsi="Times New Roman" w:eastAsia="宋体" w:cs="Times New Roman"/>
          <w:b/>
          <w:color w:val="FFFFFF" w:themeColor="background1"/>
          <w:sz w:val="40"/>
          <w:szCs w:val="40"/>
          <w14:textFill>
            <w14:solidFill>
              <w14:schemeClr w14:val="bg1"/>
            </w14:solidFill>
          </w14:textFill>
        </w:rPr>
      </w:pPr>
      <w:r>
        <w:rPr>
          <w:rFonts w:ascii="Times New Roman" w:hAnsi="Times New Roman" w:eastAsia="宋体" w:cs="Times New Roman"/>
          <w:b/>
          <w:color w:val="FFFFFF" w:themeColor="background1"/>
          <w:sz w:val="40"/>
          <w:szCs w:val="40"/>
          <w14:textFill>
            <w14:solidFill>
              <w14:schemeClr w14:val="bg1"/>
            </w14:solidFill>
          </w14:textFill>
        </w:rPr>
        <w:t>委托单位：三明市山水林田湖草生态保护修复</w:t>
      </w:r>
    </w:p>
    <w:p>
      <w:pPr>
        <w:spacing w:line="600" w:lineRule="exact"/>
        <w:jc w:val="center"/>
        <w:rPr>
          <w:rFonts w:ascii="Times New Roman" w:hAnsi="Times New Roman" w:eastAsia="宋体" w:cs="Times New Roman"/>
          <w:b/>
          <w:color w:val="FFFFFF" w:themeColor="background1"/>
          <w:sz w:val="40"/>
          <w:szCs w:val="40"/>
          <w14:textFill>
            <w14:solidFill>
              <w14:schemeClr w14:val="bg1"/>
            </w14:solidFill>
          </w14:textFill>
        </w:rPr>
      </w:pPr>
      <w:r>
        <w:rPr>
          <w:rFonts w:ascii="Times New Roman" w:hAnsi="Times New Roman" w:eastAsia="宋体" w:cs="Times New Roman"/>
          <w:b/>
          <w:color w:val="FFFFFF" w:themeColor="background1"/>
          <w:sz w:val="40"/>
          <w:szCs w:val="40"/>
          <w14:textFill>
            <w14:solidFill>
              <w14:schemeClr w14:val="bg1"/>
            </w14:solidFill>
          </w14:textFill>
        </w:rPr>
        <w:t xml:space="preserve"> 试点工作领导小组办公室</w:t>
      </w:r>
    </w:p>
    <w:p>
      <w:pPr>
        <w:spacing w:line="600" w:lineRule="exact"/>
        <w:jc w:val="center"/>
        <w:rPr>
          <w:rFonts w:ascii="Times New Roman" w:hAnsi="Times New Roman" w:eastAsia="宋体" w:cs="Times New Roman"/>
          <w:b/>
          <w:color w:val="FFFFFF" w:themeColor="background1"/>
          <w:sz w:val="40"/>
          <w:szCs w:val="40"/>
          <w14:textFill>
            <w14:solidFill>
              <w14:schemeClr w14:val="bg1"/>
            </w14:solidFill>
          </w14:textFill>
        </w:rPr>
      </w:pPr>
      <w:r>
        <w:rPr>
          <w:rFonts w:ascii="Times New Roman" w:hAnsi="Times New Roman" w:eastAsia="宋体" w:cs="Times New Roman"/>
          <w:b/>
          <w:color w:val="FFFFFF" w:themeColor="background1"/>
          <w:sz w:val="40"/>
          <w:szCs w:val="40"/>
          <w14:textFill>
            <w14:solidFill>
              <w14:schemeClr w14:val="bg1"/>
            </w14:solidFill>
          </w14:textFill>
        </w:rPr>
        <w:t>编制单位：生态环境部华南环境科学研究所</w:t>
      </w:r>
    </w:p>
    <w:p>
      <w:pPr>
        <w:spacing w:line="600" w:lineRule="exact"/>
        <w:jc w:val="center"/>
        <w:rPr>
          <w:rFonts w:ascii="Times New Roman" w:hAnsi="Times New Roman" w:cs="Times New Roman"/>
          <w:b/>
          <w:color w:val="FFFFFF" w:themeColor="background1"/>
          <w:sz w:val="40"/>
          <w:szCs w:val="40"/>
          <w14:textFill>
            <w14:solidFill>
              <w14:schemeClr w14:val="bg1"/>
            </w14:solidFill>
          </w14:textFill>
        </w:rPr>
        <w:sectPr>
          <w:headerReference r:id="rId3" w:type="default"/>
          <w:footerReference r:id="rId4" w:type="default"/>
          <w:type w:val="continuous"/>
          <w:pgSz w:w="23814" w:h="16839" w:orient="landscape"/>
          <w:pgMar w:top="1800" w:right="1440" w:bottom="1800" w:left="1440" w:header="851" w:footer="992" w:gutter="0"/>
          <w:cols w:space="425" w:num="1"/>
          <w:docGrid w:type="lines" w:linePitch="312" w:charSpace="0"/>
        </w:sectPr>
      </w:pPr>
      <w:r>
        <w:rPr>
          <w:rFonts w:ascii="Times New Roman" w:hAnsi="Times New Roman" w:cs="Times New Roman"/>
          <w:b/>
          <w:color w:val="FFFFFF" w:themeColor="background1"/>
          <w:sz w:val="40"/>
          <w:szCs w:val="40"/>
          <w14:textFill>
            <w14:solidFill>
              <w14:schemeClr w14:val="bg1"/>
            </w14:solidFill>
          </w14:textFill>
        </w:rPr>
        <w:t>2019年</w:t>
      </w:r>
      <w:r>
        <w:rPr>
          <w:rFonts w:hint="eastAsia" w:ascii="Times New Roman" w:hAnsi="Times New Roman" w:cs="Times New Roman"/>
          <w:b/>
          <w:color w:val="FFFFFF" w:themeColor="background1"/>
          <w:sz w:val="40"/>
          <w:szCs w:val="40"/>
          <w:lang w:val="en-US" w:eastAsia="zh-CN"/>
          <w14:textFill>
            <w14:solidFill>
              <w14:schemeClr w14:val="bg1"/>
            </w14:solidFill>
          </w14:textFill>
        </w:rPr>
        <w:t>12</w:t>
      </w:r>
      <w:bookmarkStart w:id="137" w:name="_GoBack"/>
      <w:bookmarkEnd w:id="137"/>
      <w:r>
        <w:rPr>
          <w:rFonts w:ascii="Times New Roman" w:hAnsi="Times New Roman" w:cs="Times New Roman"/>
          <w:b/>
          <w:color w:val="FFFFFF" w:themeColor="background1"/>
          <w:sz w:val="40"/>
          <w:szCs w:val="40"/>
          <w14:textFill>
            <w14:solidFill>
              <w14:schemeClr w14:val="bg1"/>
            </w14:solidFill>
          </w14:textFill>
        </w:rPr>
        <w:t>月</w:t>
      </w:r>
    </w:p>
    <w:p>
      <w:pPr>
        <w:rPr>
          <w:rFonts w:ascii="Times New Roman" w:hAnsi="Times New Roman" w:eastAsia="宋体" w:cs="Times New Roman"/>
          <w:b/>
          <w:sz w:val="30"/>
          <w:szCs w:val="30"/>
          <w:lang w:bidi="ar"/>
        </w:rPr>
        <w:sectPr>
          <w:type w:val="continuous"/>
          <w:pgSz w:w="23814" w:h="16839" w:orient="landscape"/>
          <w:pgMar w:top="1800" w:right="1440" w:bottom="1800" w:left="1440" w:header="851" w:footer="992" w:gutter="0"/>
          <w:cols w:space="425" w:num="1"/>
          <w:docGrid w:type="lines" w:linePitch="312" w:charSpace="0"/>
        </w:sectPr>
      </w:pPr>
    </w:p>
    <w:p>
      <w:pPr>
        <w:rPr>
          <w:rFonts w:ascii="Times New Roman" w:hAnsi="Times New Roman" w:eastAsia="宋体" w:cs="Times New Roman"/>
          <w:b/>
          <w:sz w:val="30"/>
          <w:szCs w:val="30"/>
        </w:rPr>
      </w:pPr>
      <w:r>
        <w:rPr>
          <w:rFonts w:ascii="Times New Roman" w:hAnsi="Times New Roman" w:eastAsia="宋体" w:cs="Times New Roman"/>
          <w:b/>
          <w:sz w:val="30"/>
          <w:szCs w:val="30"/>
          <w:lang w:bidi="ar"/>
        </w:rPr>
        <w:t>项目名称：闽江流域（三明市段）山水林田湖草生态保护修复</w:t>
      </w:r>
    </w:p>
    <w:p>
      <w:pPr>
        <w:rPr>
          <w:rFonts w:ascii="Times New Roman" w:hAnsi="Times New Roman" w:eastAsia="宋体" w:cs="Times New Roman"/>
          <w:b/>
          <w:sz w:val="30"/>
          <w:szCs w:val="30"/>
        </w:rPr>
      </w:pPr>
      <w:r>
        <w:rPr>
          <w:rFonts w:ascii="Times New Roman" w:hAnsi="Times New Roman" w:eastAsia="宋体" w:cs="Times New Roman"/>
          <w:b/>
          <w:sz w:val="30"/>
          <w:szCs w:val="30"/>
          <w:lang w:bidi="ar"/>
        </w:rPr>
        <w:t>控制性详细规划（2018年-2020年）</w:t>
      </w:r>
    </w:p>
    <w:p>
      <w:pPr>
        <w:rPr>
          <w:rFonts w:ascii="Times New Roman" w:hAnsi="Times New Roman" w:eastAsia="宋体" w:cs="Times New Roman"/>
          <w:sz w:val="30"/>
          <w:szCs w:val="30"/>
        </w:rPr>
      </w:pPr>
      <w:r>
        <w:rPr>
          <w:rFonts w:ascii="Times New Roman" w:hAnsi="Times New Roman" w:eastAsia="宋体" w:cs="Times New Roman"/>
          <w:b/>
          <w:sz w:val="30"/>
          <w:szCs w:val="30"/>
          <w:lang w:bidi="ar"/>
        </w:rPr>
        <w:t>编制单位：</w:t>
      </w:r>
      <w:r>
        <w:rPr>
          <w:rFonts w:ascii="Times New Roman" w:hAnsi="Times New Roman" w:eastAsia="宋体" w:cs="Times New Roman"/>
          <w:sz w:val="30"/>
          <w:szCs w:val="30"/>
          <w:lang w:bidi="ar"/>
        </w:rPr>
        <w:t>生态环境部华南环境科学研究所</w:t>
      </w:r>
    </w:p>
    <w:p>
      <w:pPr>
        <w:rPr>
          <w:rFonts w:ascii="Times New Roman" w:hAnsi="Times New Roman" w:eastAsia="宋体" w:cs="Times New Roman"/>
          <w:sz w:val="30"/>
          <w:szCs w:val="30"/>
        </w:rPr>
      </w:pPr>
      <w:r>
        <w:rPr>
          <w:rFonts w:ascii="Times New Roman" w:hAnsi="Times New Roman" w:eastAsia="宋体" w:cs="Times New Roman"/>
          <w:b/>
          <w:sz w:val="30"/>
          <w:szCs w:val="30"/>
          <w:lang w:bidi="ar"/>
        </w:rPr>
        <w:t>项目负责人：</w:t>
      </w:r>
      <w:r>
        <w:rPr>
          <w:rFonts w:ascii="Times New Roman" w:hAnsi="Times New Roman" w:eastAsia="宋体" w:cs="Times New Roman"/>
          <w:sz w:val="30"/>
          <w:szCs w:val="30"/>
          <w:lang w:bidi="ar"/>
        </w:rPr>
        <w:t>汪  光</w:t>
      </w:r>
    </w:p>
    <w:p>
      <w:pPr>
        <w:rPr>
          <w:rFonts w:ascii="Times New Roman" w:hAnsi="Times New Roman" w:eastAsia="宋体" w:cs="Times New Roman"/>
          <w:b/>
          <w:sz w:val="30"/>
          <w:szCs w:val="30"/>
        </w:rPr>
      </w:pPr>
      <w:r>
        <w:rPr>
          <w:rFonts w:ascii="Times New Roman" w:hAnsi="Times New Roman" w:eastAsia="宋体" w:cs="Times New Roman"/>
          <w:b/>
          <w:sz w:val="30"/>
          <w:szCs w:val="30"/>
          <w:lang w:bidi="ar"/>
        </w:rPr>
        <w:t>技术负责人：</w:t>
      </w:r>
      <w:r>
        <w:rPr>
          <w:rFonts w:ascii="Times New Roman" w:hAnsi="Times New Roman" w:eastAsia="宋体" w:cs="Times New Roman"/>
          <w:sz w:val="30"/>
          <w:szCs w:val="30"/>
          <w:lang w:bidi="ar"/>
        </w:rPr>
        <w:t>吴  丹、周伟坚</w:t>
      </w:r>
    </w:p>
    <w:p>
      <w:pPr>
        <w:rPr>
          <w:rFonts w:ascii="Times New Roman" w:hAnsi="Times New Roman" w:eastAsia="宋体" w:cs="Times New Roman"/>
          <w:sz w:val="30"/>
          <w:szCs w:val="30"/>
          <w:lang w:bidi="ar"/>
        </w:rPr>
      </w:pPr>
      <w:r>
        <w:rPr>
          <w:rFonts w:ascii="Times New Roman" w:hAnsi="Times New Roman" w:eastAsia="宋体" w:cs="Times New Roman"/>
          <w:b/>
          <w:sz w:val="30"/>
          <w:szCs w:val="30"/>
          <w:lang w:bidi="ar"/>
        </w:rPr>
        <w:t>专题负责人：</w:t>
      </w:r>
      <w:r>
        <w:rPr>
          <w:rFonts w:ascii="Times New Roman" w:hAnsi="Times New Roman" w:eastAsia="宋体" w:cs="Times New Roman"/>
          <w:sz w:val="30"/>
          <w:szCs w:val="30"/>
          <w:lang w:bidi="ar"/>
        </w:rPr>
        <w:t>顾羊羊  吴  烨  孙  敏  马伟波</w:t>
      </w:r>
    </w:p>
    <w:p>
      <w:pPr>
        <w:rPr>
          <w:rFonts w:ascii="Times New Roman" w:hAnsi="Times New Roman" w:cs="Times New Roman"/>
          <w:sz w:val="30"/>
          <w:szCs w:val="30"/>
        </w:rPr>
      </w:pPr>
      <w:r>
        <w:rPr>
          <w:rFonts w:ascii="Times New Roman" w:hAnsi="Times New Roman" w:eastAsia="宋体" w:cs="Times New Roman"/>
          <w:b/>
          <w:sz w:val="30"/>
          <w:szCs w:val="30"/>
          <w:lang w:bidi="ar"/>
        </w:rPr>
        <w:t>报告审核：</w:t>
      </w:r>
      <w:r>
        <w:rPr>
          <w:rFonts w:ascii="Times New Roman" w:hAnsi="Times New Roman" w:eastAsia="宋体" w:cs="Times New Roman"/>
          <w:sz w:val="30"/>
          <w:szCs w:val="30"/>
          <w:lang w:bidi="ar"/>
        </w:rPr>
        <w:t>李开明（副所长/研究员）</w:t>
      </w:r>
      <w:r>
        <w:rPr>
          <w:rFonts w:ascii="Times New Roman" w:hAnsi="Times New Roman" w:cs="Times New Roman"/>
          <w:sz w:val="30"/>
          <w:szCs w:val="30"/>
        </w:rPr>
        <w:t>、陈中颖（副主任/研究员）</w:t>
      </w:r>
    </w:p>
    <w:p>
      <w:pPr>
        <w:rPr>
          <w:rFonts w:ascii="Times New Roman" w:hAnsi="Times New Roman" w:eastAsia="宋体" w:cs="Times New Roman"/>
          <w:sz w:val="28"/>
          <w:szCs w:val="28"/>
          <w:lang w:bidi="ar"/>
        </w:rPr>
      </w:pPr>
    </w:p>
    <w:p>
      <w:pPr>
        <w:rPr>
          <w:rFonts w:ascii="Times New Roman" w:hAnsi="Times New Roman" w:eastAsia="宋体" w:cs="Times New Roman"/>
          <w:sz w:val="28"/>
          <w:szCs w:val="28"/>
          <w:lang w:bidi="ar"/>
        </w:rPr>
      </w:pPr>
    </w:p>
    <w:p>
      <w:pPr>
        <w:rPr>
          <w:rFonts w:ascii="Times New Roman" w:hAnsi="Times New Roman" w:eastAsia="宋体" w:cs="Times New Roman"/>
          <w:sz w:val="28"/>
          <w:szCs w:val="28"/>
          <w:lang w:bidi="ar"/>
        </w:rPr>
      </w:pPr>
    </w:p>
    <w:p>
      <w:pPr>
        <w:rPr>
          <w:rFonts w:ascii="Times New Roman" w:hAnsi="Times New Roman" w:eastAsia="宋体" w:cs="Times New Roman"/>
          <w:sz w:val="28"/>
          <w:szCs w:val="28"/>
          <w:lang w:bidi="ar"/>
        </w:rPr>
      </w:pPr>
    </w:p>
    <w:p>
      <w:pPr>
        <w:rPr>
          <w:rFonts w:ascii="Times New Roman" w:hAnsi="Times New Roman" w:eastAsia="宋体" w:cs="Times New Roman"/>
          <w:sz w:val="28"/>
          <w:szCs w:val="28"/>
          <w:lang w:bidi="ar"/>
        </w:rPr>
      </w:pPr>
    </w:p>
    <w:p>
      <w:pPr>
        <w:rPr>
          <w:rFonts w:ascii="Times New Roman" w:hAnsi="Times New Roman" w:eastAsia="宋体" w:cs="Times New Roman"/>
          <w:sz w:val="28"/>
          <w:szCs w:val="28"/>
          <w:lang w:bidi="ar"/>
        </w:rPr>
      </w:pPr>
    </w:p>
    <w:p>
      <w:pPr>
        <w:rPr>
          <w:rFonts w:ascii="Times New Roman" w:hAnsi="Times New Roman" w:eastAsia="宋体" w:cs="Times New Roman"/>
          <w:sz w:val="28"/>
          <w:szCs w:val="28"/>
          <w:lang w:bidi="ar"/>
        </w:rPr>
      </w:pPr>
    </w:p>
    <w:p>
      <w:pPr>
        <w:rPr>
          <w:rFonts w:ascii="Times New Roman" w:hAnsi="Times New Roman" w:eastAsia="宋体" w:cs="Times New Roman"/>
          <w:sz w:val="28"/>
          <w:szCs w:val="28"/>
          <w:lang w:bidi="ar"/>
        </w:rPr>
      </w:pPr>
    </w:p>
    <w:p>
      <w:pPr>
        <w:rPr>
          <w:rFonts w:ascii="Times New Roman" w:hAnsi="Times New Roman" w:eastAsia="宋体" w:cs="Times New Roman"/>
          <w:sz w:val="28"/>
          <w:szCs w:val="28"/>
          <w:lang w:bidi="ar"/>
        </w:rPr>
      </w:pPr>
    </w:p>
    <w:p>
      <w:pPr>
        <w:rPr>
          <w:rFonts w:ascii="Times New Roman" w:hAnsi="Times New Roman" w:eastAsia="宋体" w:cs="Times New Roman"/>
          <w:sz w:val="28"/>
          <w:szCs w:val="28"/>
          <w:lang w:bidi="ar"/>
        </w:rPr>
      </w:pPr>
    </w:p>
    <w:p>
      <w:pPr>
        <w:rPr>
          <w:rFonts w:ascii="Times New Roman" w:hAnsi="Times New Roman" w:eastAsia="宋体" w:cs="Times New Roman"/>
          <w:sz w:val="28"/>
          <w:szCs w:val="28"/>
          <w:lang w:bidi="ar"/>
        </w:rPr>
      </w:pPr>
    </w:p>
    <w:p>
      <w:pPr>
        <w:rPr>
          <w:rFonts w:ascii="Times New Roman" w:hAnsi="Times New Roman" w:eastAsia="宋体" w:cs="Times New Roman"/>
          <w:sz w:val="28"/>
          <w:szCs w:val="28"/>
          <w:lang w:bidi="ar"/>
        </w:rPr>
      </w:pPr>
    </w:p>
    <w:p>
      <w:pPr>
        <w:jc w:val="center"/>
        <w:rPr>
          <w:rFonts w:ascii="Times New Roman" w:hAnsi="Times New Roman" w:cs="Times New Roman"/>
          <w:sz w:val="30"/>
          <w:szCs w:val="30"/>
        </w:rPr>
      </w:pPr>
      <w:r>
        <w:rPr>
          <w:rFonts w:ascii="Times New Roman" w:hAnsi="Times New Roman" w:eastAsia="宋体" w:cs="Times New Roman"/>
          <w:b/>
          <w:sz w:val="28"/>
          <w:szCs w:val="28"/>
          <w:lang w:bidi="ar"/>
        </w:rPr>
        <w:t>项目成员一览表</w:t>
      </w:r>
    </w:p>
    <w:tbl>
      <w:tblPr>
        <w:tblStyle w:val="41"/>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1843"/>
        <w:gridCol w:w="3260"/>
        <w:gridCol w:w="34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48" w:hRule="atLeast"/>
          <w:tblHeader/>
        </w:trPr>
        <w:tc>
          <w:tcPr>
            <w:tcW w:w="1134" w:type="dxa"/>
            <w:vAlign w:val="center"/>
          </w:tcPr>
          <w:p>
            <w:pPr>
              <w:spacing w:before="40" w:after="40" w:line="288" w:lineRule="auto"/>
              <w:jc w:val="center"/>
              <w:rPr>
                <w:rFonts w:ascii="Times New Roman" w:hAnsi="Times New Roman" w:cs="Times New Roman"/>
                <w:b/>
              </w:rPr>
            </w:pPr>
            <w:r>
              <w:rPr>
                <w:rFonts w:ascii="Times New Roman" w:hAnsi="Times New Roman" w:cs="Times New Roman"/>
                <w:b/>
              </w:rPr>
              <w:t>序号</w:t>
            </w:r>
          </w:p>
        </w:tc>
        <w:tc>
          <w:tcPr>
            <w:tcW w:w="1843" w:type="dxa"/>
            <w:vAlign w:val="center"/>
          </w:tcPr>
          <w:p>
            <w:pPr>
              <w:spacing w:before="40" w:after="40" w:line="288" w:lineRule="auto"/>
              <w:jc w:val="center"/>
              <w:rPr>
                <w:rFonts w:ascii="Times New Roman" w:hAnsi="Times New Roman" w:cs="Times New Roman"/>
                <w:b/>
              </w:rPr>
            </w:pPr>
            <w:r>
              <w:rPr>
                <w:rFonts w:ascii="Times New Roman" w:hAnsi="Times New Roman" w:cs="Times New Roman"/>
                <w:b/>
              </w:rPr>
              <w:t>姓  名</w:t>
            </w:r>
          </w:p>
        </w:tc>
        <w:tc>
          <w:tcPr>
            <w:tcW w:w="3260" w:type="dxa"/>
            <w:vAlign w:val="center"/>
          </w:tcPr>
          <w:p>
            <w:pPr>
              <w:spacing w:before="40" w:after="40" w:line="288" w:lineRule="auto"/>
              <w:jc w:val="center"/>
              <w:rPr>
                <w:rFonts w:ascii="Times New Roman" w:hAnsi="Times New Roman" w:cs="Times New Roman"/>
                <w:b/>
              </w:rPr>
            </w:pPr>
            <w:r>
              <w:rPr>
                <w:rFonts w:ascii="Times New Roman" w:hAnsi="Times New Roman" w:cs="Times New Roman"/>
                <w:b/>
              </w:rPr>
              <w:t>主要职责</w:t>
            </w:r>
          </w:p>
        </w:tc>
        <w:tc>
          <w:tcPr>
            <w:tcW w:w="3402" w:type="dxa"/>
            <w:vAlign w:val="center"/>
          </w:tcPr>
          <w:p>
            <w:pPr>
              <w:spacing w:before="40" w:after="40" w:line="288" w:lineRule="auto"/>
              <w:jc w:val="center"/>
              <w:rPr>
                <w:rFonts w:ascii="Times New Roman" w:hAnsi="Times New Roman" w:cs="Times New Roman"/>
                <w:b/>
              </w:rPr>
            </w:pPr>
            <w:r>
              <w:rPr>
                <w:rFonts w:ascii="Times New Roman" w:hAnsi="Times New Roman" w:cs="Times New Roman"/>
                <w:b/>
              </w:rPr>
              <w:t>职  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34"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843"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汪  光</w:t>
            </w:r>
          </w:p>
        </w:tc>
        <w:tc>
          <w:tcPr>
            <w:tcW w:w="3260"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项目负责人</w:t>
            </w:r>
          </w:p>
        </w:tc>
        <w:tc>
          <w:tcPr>
            <w:tcW w:w="3402"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正高级工程师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34"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843"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吴  丹</w:t>
            </w:r>
          </w:p>
        </w:tc>
        <w:tc>
          <w:tcPr>
            <w:tcW w:w="3260"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技术负责人</w:t>
            </w:r>
          </w:p>
        </w:tc>
        <w:tc>
          <w:tcPr>
            <w:tcW w:w="3402"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副研究员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34"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843"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周伟坚</w:t>
            </w:r>
          </w:p>
        </w:tc>
        <w:tc>
          <w:tcPr>
            <w:tcW w:w="3260"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技术负责人</w:t>
            </w:r>
          </w:p>
        </w:tc>
        <w:tc>
          <w:tcPr>
            <w:tcW w:w="3402"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高级工程师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34"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1843"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顾羊羊</w:t>
            </w:r>
          </w:p>
        </w:tc>
        <w:tc>
          <w:tcPr>
            <w:tcW w:w="3260"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专题负责人</w:t>
            </w:r>
          </w:p>
        </w:tc>
        <w:tc>
          <w:tcPr>
            <w:tcW w:w="3402"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助理研究员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34"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1843"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吴  烨</w:t>
            </w:r>
          </w:p>
        </w:tc>
        <w:tc>
          <w:tcPr>
            <w:tcW w:w="3260"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专题负责人</w:t>
            </w:r>
          </w:p>
        </w:tc>
        <w:tc>
          <w:tcPr>
            <w:tcW w:w="3402"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工程师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34"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1843"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孙  敏</w:t>
            </w:r>
          </w:p>
        </w:tc>
        <w:tc>
          <w:tcPr>
            <w:tcW w:w="3260"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专题负责人</w:t>
            </w:r>
          </w:p>
        </w:tc>
        <w:tc>
          <w:tcPr>
            <w:tcW w:w="3402"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助理研究员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34"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1843"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马伟波</w:t>
            </w:r>
          </w:p>
        </w:tc>
        <w:tc>
          <w:tcPr>
            <w:tcW w:w="3260"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专题负责人</w:t>
            </w:r>
          </w:p>
        </w:tc>
        <w:tc>
          <w:tcPr>
            <w:tcW w:w="3402"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助理研究员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34" w:type="dxa"/>
            <w:vAlign w:val="center"/>
          </w:tcPr>
          <w:p>
            <w:pPr>
              <w:spacing w:before="40" w:after="40" w:line="288" w:lineRule="auto"/>
              <w:jc w:val="center"/>
              <w:rPr>
                <w:rFonts w:ascii="Times New Roman" w:hAnsi="Times New Roman" w:eastAsia="宋体" w:cs="Times New Roman"/>
                <w:sz w:val="24"/>
                <w:szCs w:val="24"/>
              </w:rPr>
            </w:pPr>
            <w:r>
              <w:rPr>
                <w:rFonts w:ascii="Times New Roman" w:hAnsi="Times New Roman" w:cs="Times New Roman"/>
                <w:sz w:val="24"/>
                <w:szCs w:val="24"/>
              </w:rPr>
              <w:t>8</w:t>
            </w:r>
          </w:p>
        </w:tc>
        <w:tc>
          <w:tcPr>
            <w:tcW w:w="1843"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刘爱萍</w:t>
            </w:r>
          </w:p>
        </w:tc>
        <w:tc>
          <w:tcPr>
            <w:tcW w:w="3260"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项目成员</w:t>
            </w:r>
          </w:p>
        </w:tc>
        <w:tc>
          <w:tcPr>
            <w:tcW w:w="3402"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高级工程师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34" w:type="dxa"/>
            <w:vAlign w:val="center"/>
          </w:tcPr>
          <w:p>
            <w:pPr>
              <w:spacing w:before="40" w:after="40" w:line="288" w:lineRule="auto"/>
              <w:jc w:val="center"/>
              <w:rPr>
                <w:rFonts w:ascii="Times New Roman" w:hAnsi="Times New Roman" w:eastAsia="宋体" w:cs="Times New Roman"/>
                <w:sz w:val="24"/>
                <w:szCs w:val="24"/>
              </w:rPr>
            </w:pPr>
            <w:r>
              <w:rPr>
                <w:rFonts w:ascii="Times New Roman" w:hAnsi="Times New Roman" w:cs="Times New Roman"/>
                <w:sz w:val="24"/>
                <w:szCs w:val="24"/>
              </w:rPr>
              <w:t>9</w:t>
            </w:r>
          </w:p>
        </w:tc>
        <w:tc>
          <w:tcPr>
            <w:tcW w:w="1843"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李海东</w:t>
            </w:r>
          </w:p>
        </w:tc>
        <w:tc>
          <w:tcPr>
            <w:tcW w:w="3260"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项目成员</w:t>
            </w:r>
          </w:p>
        </w:tc>
        <w:tc>
          <w:tcPr>
            <w:tcW w:w="3402"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副研究员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34" w:type="dxa"/>
            <w:vAlign w:val="center"/>
          </w:tcPr>
          <w:p>
            <w:pPr>
              <w:spacing w:before="40" w:after="40" w:line="288" w:lineRule="auto"/>
              <w:jc w:val="center"/>
              <w:rPr>
                <w:rFonts w:ascii="Times New Roman" w:hAnsi="Times New Roman" w:eastAsia="宋体" w:cs="Times New Roman"/>
                <w:sz w:val="24"/>
                <w:szCs w:val="24"/>
              </w:rPr>
            </w:pPr>
            <w:r>
              <w:rPr>
                <w:rFonts w:ascii="Times New Roman" w:hAnsi="Times New Roman" w:cs="Times New Roman"/>
                <w:sz w:val="24"/>
                <w:szCs w:val="24"/>
              </w:rPr>
              <w:t>10</w:t>
            </w:r>
          </w:p>
        </w:tc>
        <w:tc>
          <w:tcPr>
            <w:tcW w:w="1843"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卢文洲</w:t>
            </w:r>
          </w:p>
        </w:tc>
        <w:tc>
          <w:tcPr>
            <w:tcW w:w="3260"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项目成员</w:t>
            </w:r>
          </w:p>
        </w:tc>
        <w:tc>
          <w:tcPr>
            <w:tcW w:w="3402"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正高级工程师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34" w:type="dxa"/>
            <w:vAlign w:val="center"/>
          </w:tcPr>
          <w:p>
            <w:pPr>
              <w:spacing w:before="40" w:after="40" w:line="288" w:lineRule="auto"/>
              <w:jc w:val="center"/>
              <w:rPr>
                <w:rFonts w:ascii="Times New Roman" w:hAnsi="Times New Roman" w:eastAsia="宋体" w:cs="Times New Roman"/>
                <w:sz w:val="24"/>
                <w:szCs w:val="24"/>
              </w:rPr>
            </w:pPr>
            <w:r>
              <w:rPr>
                <w:rFonts w:ascii="Times New Roman" w:hAnsi="Times New Roman" w:cs="Times New Roman"/>
                <w:sz w:val="24"/>
                <w:szCs w:val="24"/>
              </w:rPr>
              <w:t>11</w:t>
            </w:r>
          </w:p>
        </w:tc>
        <w:tc>
          <w:tcPr>
            <w:tcW w:w="1843"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蔡美芬</w:t>
            </w:r>
          </w:p>
        </w:tc>
        <w:tc>
          <w:tcPr>
            <w:tcW w:w="3260"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项目成员</w:t>
            </w:r>
          </w:p>
        </w:tc>
        <w:tc>
          <w:tcPr>
            <w:tcW w:w="3402"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正高级工程师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34" w:type="dxa"/>
            <w:vAlign w:val="center"/>
          </w:tcPr>
          <w:p>
            <w:pPr>
              <w:spacing w:before="40" w:after="40" w:line="288" w:lineRule="auto"/>
              <w:jc w:val="center"/>
              <w:rPr>
                <w:rFonts w:ascii="Times New Roman" w:hAnsi="Times New Roman" w:eastAsia="宋体" w:cs="Times New Roman"/>
                <w:sz w:val="24"/>
                <w:szCs w:val="24"/>
              </w:rPr>
            </w:pPr>
            <w:r>
              <w:rPr>
                <w:rFonts w:ascii="Times New Roman" w:hAnsi="Times New Roman" w:cs="Times New Roman"/>
                <w:sz w:val="24"/>
                <w:szCs w:val="24"/>
              </w:rPr>
              <w:t>12</w:t>
            </w:r>
          </w:p>
        </w:tc>
        <w:tc>
          <w:tcPr>
            <w:tcW w:w="1843"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张英民</w:t>
            </w:r>
          </w:p>
        </w:tc>
        <w:tc>
          <w:tcPr>
            <w:tcW w:w="3260"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项目成员</w:t>
            </w:r>
          </w:p>
        </w:tc>
        <w:tc>
          <w:tcPr>
            <w:tcW w:w="3402"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正高级工程师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34"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13</w:t>
            </w:r>
          </w:p>
        </w:tc>
        <w:tc>
          <w:tcPr>
            <w:tcW w:w="1843"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吴孝情</w:t>
            </w:r>
          </w:p>
        </w:tc>
        <w:tc>
          <w:tcPr>
            <w:tcW w:w="3260"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项目成员</w:t>
            </w:r>
          </w:p>
        </w:tc>
        <w:tc>
          <w:tcPr>
            <w:tcW w:w="3402"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工程师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34" w:type="dxa"/>
            <w:vAlign w:val="center"/>
          </w:tcPr>
          <w:p>
            <w:pPr>
              <w:spacing w:before="40" w:after="40" w:line="288" w:lineRule="auto"/>
              <w:jc w:val="center"/>
              <w:rPr>
                <w:rFonts w:ascii="Times New Roman" w:hAnsi="Times New Roman" w:eastAsia="宋体" w:cs="Times New Roman"/>
                <w:sz w:val="24"/>
                <w:szCs w:val="24"/>
              </w:rPr>
            </w:pPr>
            <w:r>
              <w:rPr>
                <w:rFonts w:ascii="Times New Roman" w:hAnsi="Times New Roman" w:cs="Times New Roman"/>
                <w:sz w:val="24"/>
                <w:szCs w:val="24"/>
              </w:rPr>
              <w:t>14</w:t>
            </w:r>
          </w:p>
        </w:tc>
        <w:tc>
          <w:tcPr>
            <w:tcW w:w="1843"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刘  冬</w:t>
            </w:r>
          </w:p>
        </w:tc>
        <w:tc>
          <w:tcPr>
            <w:tcW w:w="3260" w:type="dxa"/>
            <w:vAlign w:val="center"/>
          </w:tcPr>
          <w:p>
            <w:pPr>
              <w:spacing w:line="288" w:lineRule="auto"/>
              <w:jc w:val="center"/>
              <w:rPr>
                <w:rFonts w:ascii="Times New Roman" w:hAnsi="Times New Roman" w:cs="Times New Roman"/>
                <w:sz w:val="24"/>
                <w:szCs w:val="24"/>
              </w:rPr>
            </w:pPr>
            <w:r>
              <w:rPr>
                <w:rFonts w:ascii="Times New Roman" w:hAnsi="Times New Roman" w:cs="Times New Roman"/>
                <w:sz w:val="24"/>
                <w:szCs w:val="24"/>
              </w:rPr>
              <w:t>项目成员</w:t>
            </w:r>
          </w:p>
        </w:tc>
        <w:tc>
          <w:tcPr>
            <w:tcW w:w="3402"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副研究员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34"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15</w:t>
            </w:r>
          </w:p>
        </w:tc>
        <w:tc>
          <w:tcPr>
            <w:tcW w:w="1843"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吴  翼</w:t>
            </w:r>
          </w:p>
        </w:tc>
        <w:tc>
          <w:tcPr>
            <w:tcW w:w="3260" w:type="dxa"/>
            <w:vAlign w:val="center"/>
          </w:tcPr>
          <w:p>
            <w:pPr>
              <w:spacing w:line="288" w:lineRule="auto"/>
              <w:jc w:val="center"/>
              <w:rPr>
                <w:rFonts w:ascii="Times New Roman" w:hAnsi="Times New Roman" w:cs="Times New Roman"/>
                <w:sz w:val="24"/>
                <w:szCs w:val="24"/>
              </w:rPr>
            </w:pPr>
            <w:r>
              <w:rPr>
                <w:rFonts w:ascii="Times New Roman" w:hAnsi="Times New Roman" w:cs="Times New Roman"/>
                <w:sz w:val="24"/>
                <w:szCs w:val="24"/>
              </w:rPr>
              <w:t>项目成员</w:t>
            </w:r>
          </w:p>
        </w:tc>
        <w:tc>
          <w:tcPr>
            <w:tcW w:w="3402"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助理研究员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34"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16</w:t>
            </w:r>
          </w:p>
        </w:tc>
        <w:tc>
          <w:tcPr>
            <w:tcW w:w="1843"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陈水飞</w:t>
            </w:r>
          </w:p>
        </w:tc>
        <w:tc>
          <w:tcPr>
            <w:tcW w:w="3260" w:type="dxa"/>
            <w:vAlign w:val="center"/>
          </w:tcPr>
          <w:p>
            <w:pPr>
              <w:spacing w:line="288" w:lineRule="auto"/>
              <w:jc w:val="center"/>
              <w:rPr>
                <w:rFonts w:ascii="Times New Roman" w:hAnsi="Times New Roman" w:cs="Times New Roman"/>
                <w:sz w:val="24"/>
                <w:szCs w:val="24"/>
              </w:rPr>
            </w:pPr>
            <w:r>
              <w:rPr>
                <w:rFonts w:ascii="Times New Roman" w:hAnsi="Times New Roman" w:cs="Times New Roman"/>
                <w:sz w:val="24"/>
                <w:szCs w:val="24"/>
              </w:rPr>
              <w:t>项目成员</w:t>
            </w:r>
          </w:p>
        </w:tc>
        <w:tc>
          <w:tcPr>
            <w:tcW w:w="3402"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助理研究员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34"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17</w:t>
            </w:r>
          </w:p>
        </w:tc>
        <w:tc>
          <w:tcPr>
            <w:tcW w:w="1843"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闫瑞强</w:t>
            </w:r>
          </w:p>
        </w:tc>
        <w:tc>
          <w:tcPr>
            <w:tcW w:w="3260" w:type="dxa"/>
            <w:vAlign w:val="center"/>
          </w:tcPr>
          <w:p>
            <w:pPr>
              <w:spacing w:line="288" w:lineRule="auto"/>
              <w:jc w:val="center"/>
              <w:rPr>
                <w:rFonts w:ascii="Times New Roman" w:hAnsi="Times New Roman" w:cs="Times New Roman"/>
                <w:sz w:val="24"/>
                <w:szCs w:val="24"/>
              </w:rPr>
            </w:pPr>
            <w:r>
              <w:rPr>
                <w:rFonts w:ascii="Times New Roman" w:hAnsi="Times New Roman" w:cs="Times New Roman"/>
                <w:sz w:val="24"/>
                <w:szCs w:val="24"/>
              </w:rPr>
              <w:t>项目成员</w:t>
            </w:r>
          </w:p>
        </w:tc>
        <w:tc>
          <w:tcPr>
            <w:tcW w:w="3402"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助理研究员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34"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18</w:t>
            </w:r>
          </w:p>
        </w:tc>
        <w:tc>
          <w:tcPr>
            <w:tcW w:w="1843"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张朝裕</w:t>
            </w:r>
          </w:p>
        </w:tc>
        <w:tc>
          <w:tcPr>
            <w:tcW w:w="3260"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项目成员</w:t>
            </w:r>
          </w:p>
        </w:tc>
        <w:tc>
          <w:tcPr>
            <w:tcW w:w="3402"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助理工程师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34" w:type="dxa"/>
            <w:vAlign w:val="center"/>
          </w:tcPr>
          <w:p>
            <w:pPr>
              <w:spacing w:before="40" w:after="40" w:line="288" w:lineRule="auto"/>
              <w:jc w:val="center"/>
              <w:rPr>
                <w:rFonts w:ascii="Times New Roman" w:hAnsi="Times New Roman" w:eastAsia="宋体" w:cs="Times New Roman"/>
                <w:sz w:val="24"/>
                <w:szCs w:val="24"/>
              </w:rPr>
            </w:pPr>
            <w:r>
              <w:rPr>
                <w:rFonts w:ascii="Times New Roman" w:hAnsi="Times New Roman" w:cs="Times New Roman"/>
                <w:sz w:val="24"/>
                <w:szCs w:val="24"/>
              </w:rPr>
              <w:t>19</w:t>
            </w:r>
          </w:p>
        </w:tc>
        <w:tc>
          <w:tcPr>
            <w:tcW w:w="1843"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崔  鹏</w:t>
            </w:r>
          </w:p>
        </w:tc>
        <w:tc>
          <w:tcPr>
            <w:tcW w:w="3260" w:type="dxa"/>
            <w:vAlign w:val="center"/>
          </w:tcPr>
          <w:p>
            <w:pPr>
              <w:spacing w:line="288" w:lineRule="auto"/>
              <w:jc w:val="center"/>
              <w:rPr>
                <w:rFonts w:ascii="Times New Roman" w:hAnsi="Times New Roman" w:cs="Times New Roman"/>
                <w:sz w:val="24"/>
                <w:szCs w:val="24"/>
              </w:rPr>
            </w:pPr>
            <w:r>
              <w:rPr>
                <w:rFonts w:ascii="Times New Roman" w:hAnsi="Times New Roman" w:cs="Times New Roman"/>
                <w:sz w:val="24"/>
                <w:szCs w:val="24"/>
              </w:rPr>
              <w:t>项目成员</w:t>
            </w:r>
          </w:p>
        </w:tc>
        <w:tc>
          <w:tcPr>
            <w:tcW w:w="3402"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副研究员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34" w:type="dxa"/>
            <w:vAlign w:val="center"/>
          </w:tcPr>
          <w:p>
            <w:pPr>
              <w:spacing w:before="40" w:after="40" w:line="288" w:lineRule="auto"/>
              <w:jc w:val="center"/>
              <w:rPr>
                <w:rFonts w:ascii="Times New Roman" w:hAnsi="Times New Roman" w:eastAsia="宋体" w:cs="Times New Roman"/>
                <w:sz w:val="24"/>
                <w:szCs w:val="24"/>
              </w:rPr>
            </w:pPr>
            <w:r>
              <w:rPr>
                <w:rFonts w:ascii="Times New Roman" w:hAnsi="Times New Roman" w:cs="Times New Roman"/>
                <w:sz w:val="24"/>
                <w:szCs w:val="24"/>
              </w:rPr>
              <w:t>20</w:t>
            </w:r>
          </w:p>
        </w:tc>
        <w:tc>
          <w:tcPr>
            <w:tcW w:w="1843"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张文文</w:t>
            </w:r>
          </w:p>
        </w:tc>
        <w:tc>
          <w:tcPr>
            <w:tcW w:w="3260" w:type="dxa"/>
            <w:vAlign w:val="center"/>
          </w:tcPr>
          <w:p>
            <w:pPr>
              <w:spacing w:line="288" w:lineRule="auto"/>
              <w:jc w:val="center"/>
              <w:rPr>
                <w:rFonts w:ascii="Times New Roman" w:hAnsi="Times New Roman" w:cs="Times New Roman"/>
                <w:sz w:val="24"/>
                <w:szCs w:val="24"/>
              </w:rPr>
            </w:pPr>
            <w:r>
              <w:rPr>
                <w:rFonts w:ascii="Times New Roman" w:hAnsi="Times New Roman" w:cs="Times New Roman"/>
                <w:sz w:val="24"/>
                <w:szCs w:val="24"/>
              </w:rPr>
              <w:t>项目成员</w:t>
            </w:r>
          </w:p>
        </w:tc>
        <w:tc>
          <w:tcPr>
            <w:tcW w:w="3402"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助理研究员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34" w:type="dxa"/>
            <w:vAlign w:val="center"/>
          </w:tcPr>
          <w:p>
            <w:pPr>
              <w:spacing w:before="40" w:after="40" w:line="288" w:lineRule="auto"/>
              <w:jc w:val="center"/>
              <w:rPr>
                <w:rFonts w:ascii="Times New Roman" w:hAnsi="Times New Roman" w:eastAsia="宋体" w:cs="Times New Roman"/>
                <w:sz w:val="24"/>
                <w:szCs w:val="24"/>
              </w:rPr>
            </w:pPr>
            <w:r>
              <w:rPr>
                <w:rFonts w:ascii="Times New Roman" w:hAnsi="Times New Roman" w:cs="Times New Roman"/>
                <w:sz w:val="24"/>
                <w:szCs w:val="24"/>
              </w:rPr>
              <w:t>21</w:t>
            </w:r>
          </w:p>
        </w:tc>
        <w:tc>
          <w:tcPr>
            <w:tcW w:w="1843"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李  月</w:t>
            </w:r>
          </w:p>
        </w:tc>
        <w:tc>
          <w:tcPr>
            <w:tcW w:w="3260" w:type="dxa"/>
            <w:vAlign w:val="center"/>
          </w:tcPr>
          <w:p>
            <w:pPr>
              <w:spacing w:line="288" w:lineRule="auto"/>
              <w:jc w:val="center"/>
              <w:rPr>
                <w:rFonts w:ascii="Times New Roman" w:hAnsi="Times New Roman" w:cs="Times New Roman"/>
                <w:sz w:val="24"/>
                <w:szCs w:val="24"/>
              </w:rPr>
            </w:pPr>
            <w:r>
              <w:rPr>
                <w:rFonts w:ascii="Times New Roman" w:hAnsi="Times New Roman" w:cs="Times New Roman"/>
                <w:sz w:val="24"/>
                <w:szCs w:val="24"/>
              </w:rPr>
              <w:t>项目成员</w:t>
            </w:r>
          </w:p>
        </w:tc>
        <w:tc>
          <w:tcPr>
            <w:tcW w:w="3402"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助理工程师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34" w:type="dxa"/>
            <w:vAlign w:val="center"/>
          </w:tcPr>
          <w:p>
            <w:pPr>
              <w:spacing w:before="40" w:after="40" w:line="288" w:lineRule="auto"/>
              <w:jc w:val="center"/>
              <w:rPr>
                <w:rFonts w:ascii="Times New Roman" w:hAnsi="Times New Roman" w:eastAsia="宋体" w:cs="Times New Roman"/>
                <w:sz w:val="24"/>
                <w:szCs w:val="24"/>
              </w:rPr>
            </w:pPr>
            <w:r>
              <w:rPr>
                <w:rFonts w:ascii="Times New Roman" w:hAnsi="Times New Roman" w:cs="Times New Roman"/>
                <w:sz w:val="24"/>
                <w:szCs w:val="24"/>
              </w:rPr>
              <w:t>22</w:t>
            </w:r>
          </w:p>
        </w:tc>
        <w:tc>
          <w:tcPr>
            <w:tcW w:w="1843"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张淑惠</w:t>
            </w:r>
          </w:p>
        </w:tc>
        <w:tc>
          <w:tcPr>
            <w:tcW w:w="3260" w:type="dxa"/>
            <w:vAlign w:val="center"/>
          </w:tcPr>
          <w:p>
            <w:pPr>
              <w:spacing w:line="288" w:lineRule="auto"/>
              <w:jc w:val="center"/>
              <w:rPr>
                <w:rFonts w:ascii="Times New Roman" w:hAnsi="Times New Roman" w:cs="Times New Roman"/>
                <w:sz w:val="24"/>
                <w:szCs w:val="24"/>
              </w:rPr>
            </w:pPr>
            <w:r>
              <w:rPr>
                <w:rFonts w:ascii="Times New Roman" w:hAnsi="Times New Roman" w:cs="Times New Roman"/>
                <w:sz w:val="24"/>
                <w:szCs w:val="24"/>
              </w:rPr>
              <w:t>项目成员</w:t>
            </w:r>
          </w:p>
        </w:tc>
        <w:tc>
          <w:tcPr>
            <w:tcW w:w="3402" w:type="dxa"/>
            <w:vAlign w:val="center"/>
          </w:tcPr>
          <w:p>
            <w:pPr>
              <w:spacing w:before="40" w:after="40" w:line="288" w:lineRule="auto"/>
              <w:jc w:val="center"/>
              <w:rPr>
                <w:rFonts w:ascii="Times New Roman" w:hAnsi="Times New Roman" w:cs="Times New Roman"/>
                <w:sz w:val="24"/>
                <w:szCs w:val="24"/>
              </w:rPr>
            </w:pPr>
            <w:r>
              <w:rPr>
                <w:rFonts w:ascii="Times New Roman" w:hAnsi="Times New Roman" w:cs="Times New Roman"/>
                <w:sz w:val="24"/>
                <w:szCs w:val="24"/>
              </w:rPr>
              <w:t>助理工程师</w:t>
            </w:r>
          </w:p>
        </w:tc>
      </w:tr>
    </w:tbl>
    <w:p>
      <w:pPr>
        <w:widowControl/>
        <w:jc w:val="left"/>
        <w:rPr>
          <w:rFonts w:ascii="Times New Roman" w:hAnsi="Times New Roman" w:cs="Times New Roman"/>
          <w:sz w:val="30"/>
          <w:szCs w:val="30"/>
        </w:rPr>
        <w:sectPr>
          <w:type w:val="continuous"/>
          <w:pgSz w:w="23814" w:h="16839" w:orient="landscape"/>
          <w:pgMar w:top="1800" w:right="1440" w:bottom="1800" w:left="1440" w:header="851" w:footer="992" w:gutter="0"/>
          <w:cols w:space="840" w:num="2"/>
          <w:docGrid w:type="lines" w:linePitch="312" w:charSpace="0"/>
        </w:sectPr>
      </w:pPr>
    </w:p>
    <w:p>
      <w:pPr>
        <w:widowControl/>
        <w:jc w:val="left"/>
        <w:rPr>
          <w:rFonts w:ascii="Times New Roman" w:hAnsi="Times New Roman" w:cs="Times New Roman"/>
          <w:sz w:val="30"/>
          <w:szCs w:val="30"/>
        </w:rPr>
      </w:pPr>
      <w:r>
        <w:rPr>
          <w:rFonts w:ascii="Times New Roman" w:hAnsi="Times New Roman" w:cs="Times New Roman"/>
          <w:sz w:val="30"/>
          <w:szCs w:val="30"/>
        </w:rPr>
        <w:br w:type="page"/>
      </w:r>
    </w:p>
    <w:p>
      <w:pPr>
        <w:spacing w:before="156" w:beforeLines="50" w:after="156" w:afterLines="50"/>
        <w:jc w:val="center"/>
        <w:rPr>
          <w:rFonts w:ascii="Times New Roman" w:hAnsi="Times New Roman" w:eastAsia="黑体" w:cs="Times New Roman"/>
          <w:sz w:val="36"/>
          <w:szCs w:val="36"/>
        </w:rPr>
      </w:pPr>
      <w:r>
        <w:rPr>
          <w:rFonts w:ascii="Times New Roman" w:hAnsi="Times New Roman" w:eastAsia="黑体" w:cs="Times New Roman"/>
          <w:sz w:val="36"/>
          <w:szCs w:val="36"/>
        </w:rPr>
        <w:t>专家团队第一次审查意见及修改情况表</w:t>
      </w:r>
    </w:p>
    <w:tbl>
      <w:tblPr>
        <w:tblStyle w:val="42"/>
        <w:tblW w:w="209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10025"/>
        <w:gridCol w:w="109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344" w:hRule="atLeast"/>
          <w:tblHeader/>
        </w:trPr>
        <w:tc>
          <w:tcPr>
            <w:tcW w:w="10025" w:type="dxa"/>
            <w:vAlign w:val="center"/>
          </w:tcPr>
          <w:p>
            <w:pPr>
              <w:adjustRightInd w:val="0"/>
              <w:snapToGrid w:val="0"/>
              <w:jc w:val="center"/>
              <w:rPr>
                <w:rFonts w:ascii="Times New Roman" w:hAnsi="Times New Roman" w:eastAsia="黑体" w:cs="Times New Roman"/>
                <w:b/>
                <w:color w:val="0D0D0D" w:themeColor="text1" w:themeTint="F2"/>
                <w:sz w:val="36"/>
                <w:szCs w:val="36"/>
                <w14:textFill>
                  <w14:solidFill>
                    <w14:schemeClr w14:val="tx1">
                      <w14:lumMod w14:val="95000"/>
                      <w14:lumOff w14:val="5000"/>
                    </w14:schemeClr>
                  </w14:solidFill>
                </w14:textFill>
              </w:rPr>
            </w:pPr>
            <w:r>
              <w:rPr>
                <w:rFonts w:ascii="Times New Roman" w:hAnsi="Times New Roman" w:eastAsia="仿宋_GB2312" w:cs="Times New Roman"/>
                <w:b/>
                <w:color w:val="0D0D0D" w:themeColor="text1" w:themeTint="F2"/>
                <w:sz w:val="28"/>
                <w:szCs w:val="28"/>
                <w14:textFill>
                  <w14:solidFill>
                    <w14:schemeClr w14:val="tx1">
                      <w14:lumMod w14:val="95000"/>
                      <w14:lumOff w14:val="5000"/>
                    </w14:schemeClr>
                  </w14:solidFill>
                </w14:textFill>
              </w:rPr>
              <w:t>反馈意见</w:t>
            </w:r>
          </w:p>
        </w:tc>
        <w:tc>
          <w:tcPr>
            <w:tcW w:w="10903" w:type="dxa"/>
            <w:vAlign w:val="center"/>
          </w:tcPr>
          <w:p>
            <w:pPr>
              <w:adjustRightInd w:val="0"/>
              <w:snapToGrid w:val="0"/>
              <w:jc w:val="center"/>
              <w:rPr>
                <w:rFonts w:ascii="Times New Roman" w:hAnsi="Times New Roman" w:eastAsia="黑体" w:cs="Times New Roman"/>
                <w:b/>
                <w:color w:val="0D0D0D" w:themeColor="text1" w:themeTint="F2"/>
                <w:sz w:val="36"/>
                <w:szCs w:val="36"/>
                <w14:textFill>
                  <w14:solidFill>
                    <w14:schemeClr w14:val="tx1">
                      <w14:lumMod w14:val="95000"/>
                      <w14:lumOff w14:val="5000"/>
                    </w14:schemeClr>
                  </w14:solidFill>
                </w14:textFill>
              </w:rPr>
            </w:pPr>
            <w:r>
              <w:rPr>
                <w:rFonts w:ascii="Times New Roman" w:hAnsi="Times New Roman" w:eastAsia="仿宋_GB2312" w:cs="Times New Roman"/>
                <w:b/>
                <w:color w:val="0D0D0D" w:themeColor="text1" w:themeTint="F2"/>
                <w:sz w:val="28"/>
                <w:szCs w:val="28"/>
                <w14:textFill>
                  <w14:solidFill>
                    <w14:schemeClr w14:val="tx1">
                      <w14:lumMod w14:val="95000"/>
                      <w14:lumOff w14:val="5000"/>
                    </w14:schemeClr>
                  </w14:solidFill>
                </w14:textFill>
              </w:rPr>
              <w:t>采纳及修改情况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90" w:hRule="atLeast"/>
        </w:trPr>
        <w:tc>
          <w:tcPr>
            <w:tcW w:w="10025"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1.在进一步调查和初步查明生态环境存在问题的基础上，按问题和目标导向统筹项目部署、资金安排、考核指标、项目设计指导、项目管理、绩效考核，建立区域---片区---单元--项目（子项目）四级管理体系，落实边界、明确每个项目的管控和设计细则、建设内容和工程量、绩效考核指标、投资规模、项目实施周期、资金筹措、责任主体等，便于管理考核和确保试点工程实施效果</w:t>
            </w:r>
          </w:p>
        </w:tc>
        <w:tc>
          <w:tcPr>
            <w:tcW w:w="10903"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采纳，进一步分析和查明了水质达不到目标的饮用水源和小流域的超标原因和污染来源，按照问题和绩效目标进一步统筹了项目部署和资金安排，明确了区域-流域-控制单元-项目四级管理体系的要求，核实了每个项目的管控和设计细则、建设内容和工程量、绩效考核指标、投资规模、项目实施周期、资金筹措、责任主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1508" w:hRule="atLeast"/>
        </w:trPr>
        <w:tc>
          <w:tcPr>
            <w:tcW w:w="10025"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2、自然地理概况章节中，地形地貌内容和标题不对应，应细化完善；气候章节建议改为气象水文，补充降雨量及时空分布情况，补充水文资料；土壤章节建议进一步细化分析红壤土和紫色土的分布区域和面积，为下一步水土流失治理提供指导；补充地质灾害及其防治情况；补充矿产开发特别是废弃矿山对地质环境的破坏情况；建议将2.3章节的内容补充道相应的章节中。</w:t>
            </w:r>
          </w:p>
        </w:tc>
        <w:tc>
          <w:tcPr>
            <w:tcW w:w="10903"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已采纳，地形地貌内容已完善，气候章节已改为气象水文，已补充降雨量和水文资料，土壤章节已细化分析红壤土与紫色土分布，已补充地质灾害章节，已补充矿产开发对地质环境的破坏情况。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2171" w:hRule="atLeast"/>
        </w:trPr>
        <w:tc>
          <w:tcPr>
            <w:tcW w:w="10025" w:type="dxa"/>
            <w:vAlign w:val="center"/>
          </w:tcPr>
          <w:p>
            <w:pPr>
              <w:pStyle w:val="46"/>
              <w:adjustRightInd w:val="0"/>
              <w:snapToGrid w:val="0"/>
              <w:ind w:firstLine="0" w:firstLineChars="0"/>
              <w:rPr>
                <w:rFonts w:ascii="Times New Roman" w:hAnsi="Times New Roman" w:eastAsia="仿宋_GB2312" w:cs="Times New Roman"/>
                <w:sz w:val="28"/>
                <w:szCs w:val="28"/>
              </w:rPr>
            </w:pPr>
            <w:r>
              <w:rPr>
                <w:rFonts w:ascii="Times New Roman" w:hAnsi="Times New Roman" w:eastAsia="仿宋_GB2312" w:cs="Times New Roman"/>
                <w:sz w:val="28"/>
                <w:szCs w:val="28"/>
              </w:rPr>
              <w:t>3.建议第5章改为第4章，基础信息资料应补充地质灾害等，径流系数取值应斟酌，水土流失评价应考虑已治理情况、评价结果和水土流失存在的问题不对应；应在宏观评价的基础上，建议以流域为单元，结合第8章相关内容，进一步细化量化各单元存在的生态环境问题，加强环境质量指标的现状分析，进一步梳理影响生态环境问题的胁迫因子和主导因素，划分重点区域、生态修复保护片区、生态保护修复单元。</w:t>
            </w:r>
          </w:p>
        </w:tc>
        <w:tc>
          <w:tcPr>
            <w:tcW w:w="10903"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采纳，已补充地质灾害基础信息资料，已结合评价结果修改第4.3章问题分析。细化达不到水质目标要求的断面、小流域和饮用水源的超标因素和对应的污染源分析，已在第8章中按沙溪、金溪、尤溪三个流域细化现状、问题和对应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709" w:hRule="atLeast"/>
        </w:trPr>
        <w:tc>
          <w:tcPr>
            <w:tcW w:w="10025" w:type="dxa"/>
            <w:vAlign w:val="center"/>
          </w:tcPr>
          <w:p>
            <w:pPr>
              <w:pStyle w:val="46"/>
              <w:adjustRightInd w:val="0"/>
              <w:snapToGrid w:val="0"/>
              <w:ind w:firstLine="0" w:firstLineChars="0"/>
              <w:rPr>
                <w:rFonts w:ascii="Times New Roman" w:hAnsi="Times New Roman" w:eastAsia="仿宋_GB2312" w:cs="Times New Roman"/>
                <w:sz w:val="28"/>
                <w:szCs w:val="28"/>
              </w:rPr>
            </w:pPr>
            <w:r>
              <w:rPr>
                <w:rFonts w:ascii="Times New Roman" w:hAnsi="Times New Roman" w:eastAsia="仿宋_GB2312" w:cs="Times New Roman"/>
                <w:sz w:val="28"/>
                <w:szCs w:val="28"/>
              </w:rPr>
              <w:t>4.建议第6章改为第5章，不是各规划的罗列，应进一步对现状、任务和主要考核指标进行分析，为项目部署、管控和绩效考核提供依据。</w:t>
            </w:r>
          </w:p>
        </w:tc>
        <w:tc>
          <w:tcPr>
            <w:tcW w:w="10903"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已采纳，已列出各主要相关规划中与三明山水林田湖草保护有关的目标和任务。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709" w:hRule="atLeast"/>
        </w:trPr>
        <w:tc>
          <w:tcPr>
            <w:tcW w:w="10025"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5.建议将第4章改为第6章。在前述分析论证的基础上，进一步明确各县区考核目标，明确考核指标现状，分析差距，为项目部署提供依据。</w:t>
            </w:r>
          </w:p>
        </w:tc>
        <w:tc>
          <w:tcPr>
            <w:tcW w:w="10903"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已采纳，已增加6.3各县绩效指标一节内容，列出了各县的考核指标表，分析了考核指标现状与目标的差距。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1904" w:hRule="atLeast"/>
        </w:trPr>
        <w:tc>
          <w:tcPr>
            <w:tcW w:w="10025" w:type="dxa"/>
            <w:vAlign w:val="center"/>
          </w:tcPr>
          <w:p>
            <w:pPr>
              <w:adjustRightInd w:val="0"/>
              <w:snapToGrid w:val="0"/>
              <w:rPr>
                <w:rFonts w:ascii="Times New Roman" w:hAnsi="Times New Roman" w:eastAsia="仿宋_GB2312" w:cs="Times New Roman"/>
                <w:sz w:val="32"/>
                <w:szCs w:val="32"/>
              </w:rPr>
            </w:pPr>
            <w:r>
              <w:rPr>
                <w:rFonts w:ascii="Times New Roman" w:hAnsi="Times New Roman" w:eastAsia="仿宋_GB2312" w:cs="Times New Roman"/>
                <w:sz w:val="28"/>
                <w:szCs w:val="28"/>
              </w:rPr>
              <w:t>6.第8章应在现状分析的基础上，按目标导向和问题导向，按系统性和整体性和突出重点原则，以小流域为单元进行项目及措施配置，建议将按小流域布置项目，按实施主体划分子项目。对每个项目进行考核指标量化，进行项目考核指标可达性分析，确保项目实施效果。进一步完善项目表，明确建设内容、规模；加强校对，如将乐县在文中有废弃矿山治理，但项目表中无该项目；将乐县常上湖生态保护修复中包含了常源溪的治理，但项目库中又单列了安全生态水系建设，说明项目区及建设内容等可能存在重叠问题；建议进一步复核项目造价。</w:t>
            </w:r>
          </w:p>
        </w:tc>
        <w:tc>
          <w:tcPr>
            <w:tcW w:w="10903"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采纳，已在现状分析的基础上，按目标导向和问题导向，按系统性和整体性和突出重点原则，以小流域为单元进行项目及措施配置，建议将按小流域布置项目，按实施主体划分子项目。对每个项目进行考核指标量化，进行项目考核指标可达性分析，确保项目实施效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1096" w:hRule="atLeast"/>
        </w:trPr>
        <w:tc>
          <w:tcPr>
            <w:tcW w:w="10025" w:type="dxa"/>
            <w:vAlign w:val="center"/>
          </w:tcPr>
          <w:p>
            <w:pPr>
              <w:pStyle w:val="46"/>
              <w:adjustRightInd w:val="0"/>
              <w:snapToGrid w:val="0"/>
              <w:ind w:firstLine="0" w:firstLineChars="0"/>
              <w:rPr>
                <w:rFonts w:ascii="Times New Roman" w:hAnsi="Times New Roman" w:eastAsia="仿宋_GB2312" w:cs="Times New Roman"/>
                <w:sz w:val="28"/>
                <w:szCs w:val="28"/>
              </w:rPr>
            </w:pPr>
            <w:r>
              <w:rPr>
                <w:rFonts w:ascii="Times New Roman" w:hAnsi="Times New Roman" w:eastAsia="仿宋_GB2312" w:cs="Times New Roman"/>
                <w:sz w:val="28"/>
                <w:szCs w:val="28"/>
              </w:rPr>
              <w:t>7.第9章不能将项目简介或建议书全盘纳入，应在县域考核指标的基础上，针对主要生态环境问题进行项目部署，明确每个项目的边界、建设规模、考核指标、实施期限、资金筹措、管控和设计导则等。</w:t>
            </w:r>
          </w:p>
        </w:tc>
        <w:tc>
          <w:tcPr>
            <w:tcW w:w="10903"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已采纳，已在县域考核指标的基础上，针对主要生态环境问题进行项目部署，明确每个项目的边界、建设规模等。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346" w:hRule="atLeast"/>
        </w:trPr>
        <w:tc>
          <w:tcPr>
            <w:tcW w:w="10025"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8.按《管理办法要求》完善图则。</w:t>
            </w:r>
          </w:p>
        </w:tc>
        <w:tc>
          <w:tcPr>
            <w:tcW w:w="10903"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已采纳，三明市土地利用现状图、三明市水土流失图、三明市重要生态功能区分布图、三明市生态保护红线分布图、三明市公益林分布图等图已单独出图则并完善相关内容。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2171" w:hRule="atLeast"/>
        </w:trPr>
        <w:tc>
          <w:tcPr>
            <w:tcW w:w="10025"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9.第6章完善建议</w:t>
            </w:r>
          </w:p>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6.多规合一梳理分析</w:t>
            </w:r>
          </w:p>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6.1 建议补充各项规划中的与三明相关的量化数据</w:t>
            </w:r>
          </w:p>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6.2 规划套叠分析</w:t>
            </w:r>
          </w:p>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这部分即没有空间上的套叠，也没有指标上的套叠，内容尚未达到招标要求，建议加强</w:t>
            </w:r>
          </w:p>
        </w:tc>
        <w:tc>
          <w:tcPr>
            <w:tcW w:w="10903"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已采纳，已补充各项规划中的与三明相关的量化数据，已修改5.2章节内容，进行了空间套叠和指标套叠的分析。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2171" w:hRule="atLeast"/>
        </w:trPr>
        <w:tc>
          <w:tcPr>
            <w:tcW w:w="10025"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10.第7章完善建议</w:t>
            </w:r>
          </w:p>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7.7 规划思路</w:t>
            </w:r>
          </w:p>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没有聚焦到山水林田湖草保护修复试点要求，建议按照财政部文件要求修改创新点没有体现创新，只是基本工作要求，建议提出具有真正创新意义的内容，如没有可以不写</w:t>
            </w:r>
          </w:p>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图7-1 减压、增效部分逻辑并列关系不成立</w:t>
            </w:r>
          </w:p>
        </w:tc>
        <w:tc>
          <w:tcPr>
            <w:tcW w:w="10903"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已采纳，已修改7.7.2创新点一节内容，已修改图7-1中减压、增效部分关系标识。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153" w:hRule="atLeast"/>
        </w:trPr>
        <w:tc>
          <w:tcPr>
            <w:tcW w:w="10025"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11.建议把“区域生态环境状况评估与问题分析”的粒度由市级继续细化到县区。</w:t>
            </w:r>
          </w:p>
        </w:tc>
        <w:tc>
          <w:tcPr>
            <w:tcW w:w="10903"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已采纳，在第9章中将各县生态环境问题进行分析。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990" w:hRule="atLeast"/>
        </w:trPr>
        <w:tc>
          <w:tcPr>
            <w:tcW w:w="10025"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12.建议把县区的问题分析结论用于指导项目优化。针对市级和乡镇集中饮用水水源水质指标、小流域水质指标地存在的不达标问题进行重点分析，分析超标的指标、来源，并提出有针对性的治理措施，指导地方生成项目。</w:t>
            </w:r>
          </w:p>
        </w:tc>
        <w:tc>
          <w:tcPr>
            <w:tcW w:w="10903"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已采纳，并在文本中补充市级和乡镇集中饮用水水源水质指标、小流域水质指标地存在的不达标问题分析。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709" w:hRule="atLeast"/>
        </w:trPr>
        <w:tc>
          <w:tcPr>
            <w:tcW w:w="10025"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13.针对各地的矿山开采情况，建议补充矿山种类分布及数量，以及废弃矿山种类、分布和存在的生态环境问题。</w:t>
            </w:r>
          </w:p>
        </w:tc>
        <w:tc>
          <w:tcPr>
            <w:tcW w:w="10903"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已采纳，根据三明市已有资料已补充矿山种类分布及数量，以及废弃矿山种类、分布和存在的生态环境问题。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1461" w:hRule="atLeast"/>
        </w:trPr>
        <w:tc>
          <w:tcPr>
            <w:tcW w:w="10025"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14.提出各县区2018年、2019年年度的绩效指标。并将全市的绩效目标的完成落实到控规上，如：现状怎样，完成绩效目标还存在多大差距、存在什么问题？如何解决？通过工程完成的绩效目标体现在哪些项目上？完成量各为多少？（可用汇总表表示）。</w:t>
            </w:r>
          </w:p>
        </w:tc>
        <w:tc>
          <w:tcPr>
            <w:tcW w:w="10903"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已采纳，在第6章“绩效指标控制性要求”章节中补充各县区绩效指标相关内容。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90" w:hRule="atLeast"/>
        </w:trPr>
        <w:tc>
          <w:tcPr>
            <w:tcW w:w="10025"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15.在问题分析和项目优化基础上，系统、科学、合理</w:t>
            </w:r>
            <w:r>
              <w:rPr>
                <w:rFonts w:hint="eastAsia" w:ascii="Times New Roman" w:hAnsi="Times New Roman" w:eastAsia="仿宋_GB2312" w:cs="Times New Roman"/>
                <w:sz w:val="28"/>
                <w:szCs w:val="28"/>
              </w:rPr>
              <w:t>地</w:t>
            </w:r>
            <w:r>
              <w:rPr>
                <w:rFonts w:ascii="Times New Roman" w:hAnsi="Times New Roman" w:eastAsia="仿宋_GB2312" w:cs="Times New Roman"/>
                <w:sz w:val="28"/>
                <w:szCs w:val="28"/>
              </w:rPr>
              <w:t>开展目标可达性分析。</w:t>
            </w:r>
          </w:p>
        </w:tc>
        <w:tc>
          <w:tcPr>
            <w:tcW w:w="10903"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已采纳，在“目标可达性分析”中补充相关内容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344" w:hRule="atLeast"/>
        </w:trPr>
        <w:tc>
          <w:tcPr>
            <w:tcW w:w="10025"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16.资金筹措细化到省上的相关主管部门。</w:t>
            </w:r>
          </w:p>
        </w:tc>
        <w:tc>
          <w:tcPr>
            <w:tcW w:w="10903"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已采纳，增加各省级主管部门需筹措的资金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365" w:hRule="atLeast"/>
        </w:trPr>
        <w:tc>
          <w:tcPr>
            <w:tcW w:w="10025"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17.其他，具体见文本标注。</w:t>
            </w:r>
          </w:p>
        </w:tc>
        <w:tc>
          <w:tcPr>
            <w:tcW w:w="10903" w:type="dxa"/>
            <w:shd w:val="clear" w:color="auto" w:fill="auto"/>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已采纳已修改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1075" w:hRule="atLeast"/>
        </w:trPr>
        <w:tc>
          <w:tcPr>
            <w:tcW w:w="10025"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18.工程总体分布</w:t>
            </w:r>
          </w:p>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这部分内容过于简略，没有把全市的总体布局与前面的现状和问题、绩效要求进行对接，建议深入开展工作</w:t>
            </w:r>
          </w:p>
        </w:tc>
        <w:tc>
          <w:tcPr>
            <w:tcW w:w="10903"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已采纳，增加了工程总体分布内容，把全市的总体布局与前面的现状和问题、绩效要求进行了对接</w:t>
            </w:r>
          </w:p>
        </w:tc>
      </w:tr>
    </w:tbl>
    <w:p>
      <w:pPr>
        <w:spacing w:before="156" w:beforeLines="50" w:after="156" w:afterLines="50"/>
        <w:jc w:val="center"/>
        <w:rPr>
          <w:rFonts w:ascii="Times New Roman" w:hAnsi="Times New Roman" w:eastAsia="黑体" w:cs="Times New Roman"/>
          <w:sz w:val="36"/>
          <w:szCs w:val="36"/>
        </w:rPr>
      </w:pPr>
    </w:p>
    <w:p>
      <w:pPr>
        <w:spacing w:before="156" w:beforeLines="50" w:after="156" w:afterLines="50"/>
        <w:jc w:val="center"/>
        <w:rPr>
          <w:rFonts w:ascii="Times New Roman" w:hAnsi="Times New Roman" w:eastAsia="黑体" w:cs="Times New Roman"/>
          <w:sz w:val="36"/>
          <w:szCs w:val="36"/>
        </w:rPr>
      </w:pPr>
    </w:p>
    <w:p>
      <w:pPr>
        <w:spacing w:before="156" w:beforeLines="50" w:after="156" w:afterLines="50"/>
        <w:jc w:val="center"/>
        <w:rPr>
          <w:rFonts w:ascii="Times New Roman" w:hAnsi="Times New Roman" w:eastAsia="黑体" w:cs="Times New Roman"/>
          <w:sz w:val="36"/>
          <w:szCs w:val="36"/>
        </w:rPr>
      </w:pPr>
    </w:p>
    <w:p>
      <w:pPr>
        <w:spacing w:before="156" w:beforeLines="50" w:after="156" w:afterLines="50"/>
        <w:jc w:val="center"/>
        <w:rPr>
          <w:rFonts w:ascii="Times New Roman" w:hAnsi="Times New Roman" w:eastAsia="黑体" w:cs="Times New Roman"/>
          <w:sz w:val="36"/>
          <w:szCs w:val="36"/>
        </w:rPr>
      </w:pPr>
      <w:r>
        <w:rPr>
          <w:rFonts w:ascii="Times New Roman" w:hAnsi="Times New Roman" w:eastAsia="黑体" w:cs="Times New Roman"/>
          <w:sz w:val="36"/>
          <w:szCs w:val="36"/>
        </w:rPr>
        <w:t>专家团队第二次审查及修改情况表</w:t>
      </w:r>
    </w:p>
    <w:tbl>
      <w:tblPr>
        <w:tblStyle w:val="42"/>
        <w:tblW w:w="209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9928"/>
        <w:gridCol w:w="110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364" w:hRule="atLeast"/>
          <w:tblHeader/>
        </w:trPr>
        <w:tc>
          <w:tcPr>
            <w:tcW w:w="9928" w:type="dxa"/>
            <w:vAlign w:val="center"/>
          </w:tcPr>
          <w:p>
            <w:pPr>
              <w:adjustRightInd w:val="0"/>
              <w:snapToGrid w:val="0"/>
              <w:jc w:val="center"/>
              <w:rPr>
                <w:rFonts w:ascii="Times New Roman" w:hAnsi="Times New Roman" w:eastAsia="黑体" w:cs="Times New Roman"/>
                <w:b/>
                <w:sz w:val="36"/>
                <w:szCs w:val="36"/>
              </w:rPr>
            </w:pPr>
            <w:r>
              <w:rPr>
                <w:rFonts w:ascii="Times New Roman" w:hAnsi="Times New Roman" w:eastAsia="仿宋_GB2312" w:cs="Times New Roman"/>
                <w:b/>
                <w:sz w:val="28"/>
                <w:szCs w:val="28"/>
              </w:rPr>
              <w:t>反馈意见</w:t>
            </w:r>
          </w:p>
        </w:tc>
        <w:tc>
          <w:tcPr>
            <w:tcW w:w="11048" w:type="dxa"/>
            <w:vAlign w:val="center"/>
          </w:tcPr>
          <w:p>
            <w:pPr>
              <w:adjustRightInd w:val="0"/>
              <w:snapToGrid w:val="0"/>
              <w:jc w:val="center"/>
              <w:rPr>
                <w:rFonts w:ascii="Times New Roman" w:hAnsi="Times New Roman" w:eastAsia="黑体" w:cs="Times New Roman"/>
                <w:b/>
                <w:sz w:val="36"/>
                <w:szCs w:val="36"/>
              </w:rPr>
            </w:pPr>
            <w:r>
              <w:rPr>
                <w:rFonts w:ascii="Times New Roman" w:hAnsi="Times New Roman" w:eastAsia="仿宋_GB2312" w:cs="Times New Roman"/>
                <w:b/>
                <w:sz w:val="28"/>
                <w:szCs w:val="28"/>
              </w:rPr>
              <w:t>采纳及修改情况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1550" w:hRule="atLeast"/>
        </w:trPr>
        <w:tc>
          <w:tcPr>
            <w:tcW w:w="9928"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1.在进一步调查和初步查明生态环境存在问题的基础上，按问题和目标导向统筹项目部署、资金安排、考核指标、项目设计指导、项目管理、绩效考核，建立区域---片区---单元--项目（子项目）四级管理体系，落实边界、明确每个项目的管控和设计细则、建设内容和工程量、绩效考核指标、投资规模、项目实施周期、资金筹措、责任主体等，便于管理考核和确保试点工程实施效果</w:t>
            </w:r>
          </w:p>
        </w:tc>
        <w:tc>
          <w:tcPr>
            <w:tcW w:w="11048"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采纳，进一步分析和查明了水质达不到目标的饮用水源和小流域的超标原因和污染来源，按照问题和绩效目标进一步统筹了项目部署和资金安排，明确了区域-流域-控制单元-项目四级管理体系的要求，核实了每个项目的管控和设计细则、建设内容和工程量、绩效考核指标、投资规模、项目实施周期、资金筹措、责任主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1239" w:hRule="atLeast"/>
        </w:trPr>
        <w:tc>
          <w:tcPr>
            <w:tcW w:w="9928"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2、自然地理概况章节中，地形地貌内容和标题不对应，应细化完善；气候章节建议改为气象水文，补充降雨量及时空分布情况，补充水文资料；土壤章节建议进一步细化分析红壤土和紫色土的分布区域和面积，为下一步水土流失治理提供指导；补充地质灾害及其防治情况；补充矿产开发特别是废弃矿山对地质环境的破坏情况；建议将2.3章节的内容补充道相应的章节中。</w:t>
            </w:r>
          </w:p>
        </w:tc>
        <w:tc>
          <w:tcPr>
            <w:tcW w:w="11048"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已采纳，地形地貌内容已完善，气候章节已改为气象水文，已补充降雨量和水文资料，土壤章节已细化分析红壤土与紫色土分布，已补充地质灾害章节，已补充矿产开发对地质环境的破坏情况。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2169" w:hRule="atLeast"/>
        </w:trPr>
        <w:tc>
          <w:tcPr>
            <w:tcW w:w="9928" w:type="dxa"/>
            <w:vAlign w:val="center"/>
          </w:tcPr>
          <w:p>
            <w:pPr>
              <w:pStyle w:val="46"/>
              <w:adjustRightInd w:val="0"/>
              <w:snapToGrid w:val="0"/>
              <w:ind w:firstLine="0" w:firstLineChars="0"/>
              <w:rPr>
                <w:rFonts w:ascii="Times New Roman" w:hAnsi="Times New Roman" w:eastAsia="仿宋_GB2312" w:cs="Times New Roman"/>
                <w:sz w:val="28"/>
                <w:szCs w:val="28"/>
              </w:rPr>
            </w:pPr>
            <w:r>
              <w:rPr>
                <w:rFonts w:ascii="Times New Roman" w:hAnsi="Times New Roman" w:eastAsia="仿宋_GB2312" w:cs="Times New Roman"/>
                <w:sz w:val="28"/>
                <w:szCs w:val="28"/>
              </w:rPr>
              <w:t>3.建议第5章改为第4章，基础信息资料应补充地质灾害等，径流系数取值应斟酌，水土流失评价应考虑已治理情况、评价结果和水土流失存在的问题不对应；应在宏观评价的基础上，建议以流域为单元，结合第8章相关内容，进一步细化量化各单元存在的生态环境问题，加强环境质量指标的现状分析，进一步梳理影响生态环境问题的胁迫因子和主导因素，划分重点区域、生态修复保护片区、生态保护修复单元。</w:t>
            </w:r>
          </w:p>
        </w:tc>
        <w:tc>
          <w:tcPr>
            <w:tcW w:w="11048"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采纳，已补充地质灾害基础信息资料，已结合评价结果修改第4.3章问题分析。细化达不到水质目标要求的断面、小流域和饮用水源的超标因素和对应的污染源分析，已在第8章中按沙溪、金溪、尤溪三个流域细化现状、问题和对应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708" w:hRule="atLeast"/>
        </w:trPr>
        <w:tc>
          <w:tcPr>
            <w:tcW w:w="9928" w:type="dxa"/>
            <w:vAlign w:val="center"/>
          </w:tcPr>
          <w:p>
            <w:pPr>
              <w:pStyle w:val="46"/>
              <w:adjustRightInd w:val="0"/>
              <w:snapToGrid w:val="0"/>
              <w:ind w:firstLine="0" w:firstLineChars="0"/>
              <w:rPr>
                <w:rFonts w:ascii="Times New Roman" w:hAnsi="Times New Roman" w:eastAsia="仿宋_GB2312" w:cs="Times New Roman"/>
                <w:sz w:val="28"/>
                <w:szCs w:val="28"/>
              </w:rPr>
            </w:pPr>
            <w:r>
              <w:rPr>
                <w:rFonts w:ascii="Times New Roman" w:hAnsi="Times New Roman" w:eastAsia="仿宋_GB2312" w:cs="Times New Roman"/>
                <w:sz w:val="28"/>
                <w:szCs w:val="28"/>
              </w:rPr>
              <w:t>4.建议第6章改为第5章，不是各规划的罗列，应进一步对现状、任务和主要考核指标进行分析，为项目部署、管控和绩效考核提供依据。</w:t>
            </w:r>
          </w:p>
        </w:tc>
        <w:tc>
          <w:tcPr>
            <w:tcW w:w="11048"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已采纳，已列出各主要相关规划中与三明山水林田湖草保护有关的目标和任务。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730" w:hRule="atLeast"/>
        </w:trPr>
        <w:tc>
          <w:tcPr>
            <w:tcW w:w="9928"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5.建议将第4章改为第6章。在前述分析论证的基础上，进一步明确各县区考核目标，明确考核指标现状，分析差距，为项目部署提供依据。</w:t>
            </w:r>
          </w:p>
        </w:tc>
        <w:tc>
          <w:tcPr>
            <w:tcW w:w="11048"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已采纳，已增加6.3各县绩效指标一节内容，列出了各县的考核指标表，分析了考核指标现状与目标的差距。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2387" w:hRule="atLeast"/>
        </w:trPr>
        <w:tc>
          <w:tcPr>
            <w:tcW w:w="9928" w:type="dxa"/>
            <w:vAlign w:val="center"/>
          </w:tcPr>
          <w:p>
            <w:pPr>
              <w:adjustRightInd w:val="0"/>
              <w:snapToGrid w:val="0"/>
              <w:rPr>
                <w:rFonts w:ascii="Times New Roman" w:hAnsi="Times New Roman" w:eastAsia="仿宋_GB2312" w:cs="Times New Roman"/>
                <w:sz w:val="32"/>
                <w:szCs w:val="32"/>
              </w:rPr>
            </w:pPr>
            <w:r>
              <w:rPr>
                <w:rFonts w:ascii="Times New Roman" w:hAnsi="Times New Roman" w:eastAsia="仿宋_GB2312" w:cs="Times New Roman"/>
                <w:sz w:val="28"/>
                <w:szCs w:val="28"/>
              </w:rPr>
              <w:t>6.第8章应在现状分析的基础上，按目标导向和问题导向，按系统性和整体性和突出重点原则，以小流域为单元进行项目及措施配置，建议将按小流域布置项目，按实施主体划分子项目。对每个项目进行考核指标量化，进行项目考核指标可达性分析，确保项目实施效果。进一步完善项目表，明确建设内容、规模；加强校对，如将乐县在文中有废弃矿山治理，但项目表中无该项目；将乐县常上湖生态保护修复中包含了常源溪的治理，但项目库中又单列了安全生态水系建设，说明项目区及建设内容等可能存在重叠问题；建议进一步复核项目造价。</w:t>
            </w:r>
          </w:p>
        </w:tc>
        <w:tc>
          <w:tcPr>
            <w:tcW w:w="11048"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采纳，已在现状分析的基础上，按目标导向和问题导向，按系统性和整体性和突出重点原则，以小流域为单元进行项目及措施配置，按小流域布置项目，按实施主体划分子项目。对每个项目进行考核指标量化，进行项目考核指标可达性分析，确保项目实施效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1095" w:hRule="atLeast"/>
        </w:trPr>
        <w:tc>
          <w:tcPr>
            <w:tcW w:w="9928" w:type="dxa"/>
            <w:vAlign w:val="center"/>
          </w:tcPr>
          <w:p>
            <w:pPr>
              <w:pStyle w:val="46"/>
              <w:adjustRightInd w:val="0"/>
              <w:snapToGrid w:val="0"/>
              <w:ind w:firstLine="0" w:firstLineChars="0"/>
              <w:rPr>
                <w:rFonts w:ascii="Times New Roman" w:hAnsi="Times New Roman" w:eastAsia="仿宋_GB2312" w:cs="Times New Roman"/>
                <w:sz w:val="28"/>
                <w:szCs w:val="28"/>
              </w:rPr>
            </w:pPr>
            <w:r>
              <w:rPr>
                <w:rFonts w:ascii="Times New Roman" w:hAnsi="Times New Roman" w:eastAsia="仿宋_GB2312" w:cs="Times New Roman"/>
                <w:sz w:val="28"/>
                <w:szCs w:val="28"/>
              </w:rPr>
              <w:t>7.第9章不能将项目简介或建议书全盘纳入，应在县域考核指标的基础上，针对主要生态环境问题进行项目部署，明确每个项目的边界、建设规模、考核指标、实施期限、资金筹措、管控和设计导则等。</w:t>
            </w:r>
          </w:p>
        </w:tc>
        <w:tc>
          <w:tcPr>
            <w:tcW w:w="11048"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已采纳，已在县域考核指标的基础上，针对主要生态环境问题进行项目部署，明确每个项目的边界、建设规模等。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286" w:hRule="atLeast"/>
        </w:trPr>
        <w:tc>
          <w:tcPr>
            <w:tcW w:w="9928"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8.按《管理办法要求》完善图则。</w:t>
            </w:r>
          </w:p>
        </w:tc>
        <w:tc>
          <w:tcPr>
            <w:tcW w:w="11048"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已采纳，三明市土地利用现状图、三明市水土流失图、三明市重要生态功能区分布图、三明市生态保护红线分布图、三明市公益林分布图等图已单独出图则并完善相关内容。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2147" w:hRule="atLeast"/>
        </w:trPr>
        <w:tc>
          <w:tcPr>
            <w:tcW w:w="9928"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9.第6章完善建议</w:t>
            </w:r>
          </w:p>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6.多规合一梳理分析</w:t>
            </w:r>
          </w:p>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6.1 建议补充各项规划中的与三明相关的量化数据</w:t>
            </w:r>
          </w:p>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6.2 规划套叠分析</w:t>
            </w:r>
          </w:p>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这部分即没有空间上的套叠，也没有指标上的套叠，内容尚未达到招标要求，建议加强</w:t>
            </w:r>
          </w:p>
        </w:tc>
        <w:tc>
          <w:tcPr>
            <w:tcW w:w="11048"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已采纳，已补充各项规划中的与三明相关的量化数据，已修改5.2章节内容，进行了空间套叠分析和指标套叠分析。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2169" w:hRule="atLeast"/>
        </w:trPr>
        <w:tc>
          <w:tcPr>
            <w:tcW w:w="9928"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10.第7章完善建议</w:t>
            </w:r>
          </w:p>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7.7 规划思路</w:t>
            </w:r>
          </w:p>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没有聚焦到山水林田湖草保护修复试点要求，建议按照财政部文件要求修改创新点没有体现创新，只是基本工作要求，建议提出具有真正创新意义的内容，如没有可以不写</w:t>
            </w:r>
          </w:p>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图7-1 减压、增效部分逻辑并列关系不成立</w:t>
            </w:r>
          </w:p>
        </w:tc>
        <w:tc>
          <w:tcPr>
            <w:tcW w:w="11048"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已采纳，已修改7.7.2创新点一节内容，已修改图7-1中减压、增效部分关系标识。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90" w:hRule="atLeast"/>
        </w:trPr>
        <w:tc>
          <w:tcPr>
            <w:tcW w:w="9928"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11.建议把“区域生态环境状况评估与问题分析”的粒度由市级继续细化到县区。</w:t>
            </w:r>
          </w:p>
        </w:tc>
        <w:tc>
          <w:tcPr>
            <w:tcW w:w="11048"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已采纳，在第9章中将各县生态环境问题进行分析。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401" w:hRule="atLeast"/>
        </w:trPr>
        <w:tc>
          <w:tcPr>
            <w:tcW w:w="9928"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12.建议把县区的问题分析结论用于指导项目优化。针对市级和乡镇集中饮用水水源水质指标、小流域水质指标地存在的不达标问题进行重点分析，分析超标的指标、来源，并提出有针对性的治理措施，指导地方生成项目。</w:t>
            </w:r>
          </w:p>
        </w:tc>
        <w:tc>
          <w:tcPr>
            <w:tcW w:w="11048"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已采纳，并在文本中补充市级和乡镇集中饮用水水源水质指标、小流域水质指标地存在的不达标问题分析。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708" w:hRule="atLeast"/>
        </w:trPr>
        <w:tc>
          <w:tcPr>
            <w:tcW w:w="9928"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13.针对各地的矿山开采情况，建议补充矿山种类分布及数量，以及废弃矿山种类、分布和存在的生态环境问题。</w:t>
            </w:r>
          </w:p>
        </w:tc>
        <w:tc>
          <w:tcPr>
            <w:tcW w:w="11048"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已采纳，已补充矿山种类分布及数量，以及废弃矿山种类、分布和存在的生态环境问题。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1438" w:hRule="atLeast"/>
        </w:trPr>
        <w:tc>
          <w:tcPr>
            <w:tcW w:w="9928"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14.提出各县区2018年、2019年年度的绩效指标。并将全市的绩效目标的完成落实到控规上，如：现状怎样，完成绩效目标还存在多大差距、存在什么问题？如何解决？通过工程完成的绩效目标体现在哪些项目上？完成量各为多少？（可用汇总表表示）。</w:t>
            </w:r>
          </w:p>
        </w:tc>
        <w:tc>
          <w:tcPr>
            <w:tcW w:w="11048"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已采纳，在第6章“绩效指标控制性要求”和第13章“可达性分析”章节中补充相关内容。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708" w:hRule="atLeast"/>
        </w:trPr>
        <w:tc>
          <w:tcPr>
            <w:tcW w:w="9928"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15.在问题分析和项目优化基础上，系统、科学、合理</w:t>
            </w:r>
            <w:r>
              <w:rPr>
                <w:rFonts w:hint="eastAsia" w:ascii="Times New Roman" w:hAnsi="Times New Roman" w:eastAsia="仿宋_GB2312" w:cs="Times New Roman"/>
                <w:sz w:val="28"/>
                <w:szCs w:val="28"/>
              </w:rPr>
              <w:t>地</w:t>
            </w:r>
            <w:r>
              <w:rPr>
                <w:rFonts w:ascii="Times New Roman" w:hAnsi="Times New Roman" w:eastAsia="仿宋_GB2312" w:cs="Times New Roman"/>
                <w:sz w:val="28"/>
                <w:szCs w:val="28"/>
              </w:rPr>
              <w:t>开展目标可达性分析。</w:t>
            </w:r>
          </w:p>
        </w:tc>
        <w:tc>
          <w:tcPr>
            <w:tcW w:w="11048"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已采纳，在“目标可达性分析”中补充相关内容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364" w:hRule="atLeast"/>
        </w:trPr>
        <w:tc>
          <w:tcPr>
            <w:tcW w:w="9928"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16.资金筹措细化到省上的相关主管部门。</w:t>
            </w:r>
          </w:p>
        </w:tc>
        <w:tc>
          <w:tcPr>
            <w:tcW w:w="11048"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已采纳，增加各省级主管部门需筹措的资金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343" w:hRule="atLeast"/>
        </w:trPr>
        <w:tc>
          <w:tcPr>
            <w:tcW w:w="9928"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17.其他，具体见文本标注。</w:t>
            </w:r>
          </w:p>
        </w:tc>
        <w:tc>
          <w:tcPr>
            <w:tcW w:w="11048" w:type="dxa"/>
            <w:shd w:val="clear" w:color="auto" w:fill="auto"/>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已采纳已修改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1074" w:hRule="atLeast"/>
        </w:trPr>
        <w:tc>
          <w:tcPr>
            <w:tcW w:w="9928"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18.工程总体分布</w:t>
            </w:r>
          </w:p>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这部分内容过于简略，没有把全市的总体布局与前面的现状和问题、绩效要求进行对接，建议深入开展工作</w:t>
            </w:r>
          </w:p>
        </w:tc>
        <w:tc>
          <w:tcPr>
            <w:tcW w:w="11048"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已采纳，增加了工程总体分布内容，把全市的总体布局与前面的现状和问题、绩效要求进行了对接</w:t>
            </w:r>
          </w:p>
        </w:tc>
      </w:tr>
    </w:tbl>
    <w:p>
      <w:pPr>
        <w:spacing w:before="156" w:beforeLines="50" w:after="156" w:afterLines="50"/>
        <w:jc w:val="center"/>
        <w:rPr>
          <w:rFonts w:ascii="Times New Roman" w:hAnsi="Times New Roman" w:eastAsia="黑体" w:cs="Times New Roman"/>
          <w:sz w:val="36"/>
          <w:szCs w:val="36"/>
        </w:rPr>
      </w:pPr>
    </w:p>
    <w:p>
      <w:pPr>
        <w:spacing w:before="156" w:beforeLines="50" w:after="156" w:afterLines="50"/>
        <w:jc w:val="center"/>
        <w:rPr>
          <w:rFonts w:ascii="Times New Roman" w:hAnsi="Times New Roman" w:eastAsia="黑体" w:cs="Times New Roman"/>
          <w:sz w:val="36"/>
          <w:szCs w:val="36"/>
        </w:rPr>
      </w:pPr>
    </w:p>
    <w:p>
      <w:pPr>
        <w:spacing w:before="156" w:beforeLines="50" w:after="156" w:afterLines="50"/>
        <w:jc w:val="center"/>
        <w:rPr>
          <w:rFonts w:ascii="Times New Roman" w:hAnsi="Times New Roman" w:eastAsia="黑体" w:cs="Times New Roman"/>
          <w:sz w:val="36"/>
          <w:szCs w:val="36"/>
        </w:rPr>
      </w:pPr>
      <w:r>
        <w:rPr>
          <w:rFonts w:ascii="Times New Roman" w:hAnsi="Times New Roman" w:eastAsia="黑体" w:cs="Times New Roman"/>
          <w:sz w:val="36"/>
          <w:szCs w:val="36"/>
        </w:rPr>
        <w:t>专家团队第三次审查意见及修改情况表</w:t>
      </w:r>
    </w:p>
    <w:tbl>
      <w:tblPr>
        <w:tblStyle w:val="42"/>
        <w:tblW w:w="210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9664"/>
        <w:gridCol w:w="113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364" w:hRule="atLeast"/>
          <w:tblHeader/>
        </w:trPr>
        <w:tc>
          <w:tcPr>
            <w:tcW w:w="9664" w:type="dxa"/>
            <w:vAlign w:val="center"/>
          </w:tcPr>
          <w:p>
            <w:pPr>
              <w:adjustRightInd w:val="0"/>
              <w:snapToGrid w:val="0"/>
              <w:jc w:val="center"/>
              <w:rPr>
                <w:rFonts w:ascii="Times New Roman" w:hAnsi="Times New Roman" w:eastAsia="黑体" w:cs="Times New Roman"/>
                <w:b/>
                <w:color w:val="0D0D0D" w:themeColor="text1" w:themeTint="F2"/>
                <w:sz w:val="36"/>
                <w:szCs w:val="36"/>
                <w14:textFill>
                  <w14:solidFill>
                    <w14:schemeClr w14:val="tx1">
                      <w14:lumMod w14:val="95000"/>
                      <w14:lumOff w14:val="5000"/>
                    </w14:schemeClr>
                  </w14:solidFill>
                </w14:textFill>
              </w:rPr>
            </w:pPr>
            <w:r>
              <w:rPr>
                <w:rFonts w:ascii="Times New Roman" w:hAnsi="Times New Roman" w:eastAsia="仿宋_GB2312" w:cs="Times New Roman"/>
                <w:b/>
                <w:color w:val="0D0D0D" w:themeColor="text1" w:themeTint="F2"/>
                <w:sz w:val="28"/>
                <w:szCs w:val="28"/>
                <w14:textFill>
                  <w14:solidFill>
                    <w14:schemeClr w14:val="tx1">
                      <w14:lumMod w14:val="95000"/>
                      <w14:lumOff w14:val="5000"/>
                    </w14:schemeClr>
                  </w14:solidFill>
                </w14:textFill>
              </w:rPr>
              <w:t>反馈意见</w:t>
            </w:r>
          </w:p>
        </w:tc>
        <w:tc>
          <w:tcPr>
            <w:tcW w:w="11372" w:type="dxa"/>
            <w:vAlign w:val="center"/>
          </w:tcPr>
          <w:p>
            <w:pPr>
              <w:adjustRightInd w:val="0"/>
              <w:snapToGrid w:val="0"/>
              <w:jc w:val="center"/>
              <w:rPr>
                <w:rFonts w:ascii="Times New Roman" w:hAnsi="Times New Roman" w:eastAsia="黑体" w:cs="Times New Roman"/>
                <w:b/>
                <w:color w:val="0D0D0D" w:themeColor="text1" w:themeTint="F2"/>
                <w:sz w:val="36"/>
                <w:szCs w:val="36"/>
                <w14:textFill>
                  <w14:solidFill>
                    <w14:schemeClr w14:val="tx1">
                      <w14:lumMod w14:val="95000"/>
                      <w14:lumOff w14:val="5000"/>
                    </w14:schemeClr>
                  </w14:solidFill>
                </w14:textFill>
              </w:rPr>
            </w:pPr>
            <w:r>
              <w:rPr>
                <w:rFonts w:ascii="Times New Roman" w:hAnsi="Times New Roman" w:eastAsia="仿宋_GB2312" w:cs="Times New Roman"/>
                <w:b/>
                <w:color w:val="0D0D0D" w:themeColor="text1" w:themeTint="F2"/>
                <w:sz w:val="28"/>
                <w:szCs w:val="28"/>
                <w14:textFill>
                  <w14:solidFill>
                    <w14:schemeClr w14:val="tx1">
                      <w14:lumMod w14:val="95000"/>
                      <w14:lumOff w14:val="5000"/>
                    </w14:schemeClr>
                  </w14:solidFill>
                </w14:textFill>
              </w:rPr>
              <w:t>采纳及修改情况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707" w:hRule="atLeast"/>
        </w:trPr>
        <w:tc>
          <w:tcPr>
            <w:tcW w:w="9664" w:type="dxa"/>
            <w:vAlign w:val="center"/>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1.报告书应增加签字栏、明确责任；补充内审意见，内审意见合格后方可上报专家评审。</w:t>
            </w:r>
          </w:p>
        </w:tc>
        <w:tc>
          <w:tcPr>
            <w:tcW w:w="11372" w:type="dxa"/>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已采纳，（1）报告书已增加签字栏，具体见内封页</w:t>
            </w:r>
          </w:p>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（2）同时也已补充内审意见，具体见控规说明书。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502" w:hRule="atLeast"/>
        </w:trPr>
        <w:tc>
          <w:tcPr>
            <w:tcW w:w="9664" w:type="dxa"/>
            <w:vAlign w:val="center"/>
          </w:tcPr>
          <w:p>
            <w:pPr>
              <w:adjustRightInd w:val="0"/>
              <w:snapToGrid w:val="0"/>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2、2.1.2章节地质地貌章节，地质条件缺很多内容，如岩土体类型及工程地质性质、水文地质条件等，将土地利用现状放在2.1.2地质地貌章节不妥。</w:t>
            </w:r>
          </w:p>
        </w:tc>
        <w:tc>
          <w:tcPr>
            <w:tcW w:w="11372" w:type="dxa"/>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已采纳，岩土体类型及工程地质性质、水文地质条件等内容已添加，土地利用现状已单独列为小节。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343" w:hRule="atLeast"/>
        </w:trPr>
        <w:tc>
          <w:tcPr>
            <w:tcW w:w="9664" w:type="dxa"/>
            <w:vAlign w:val="center"/>
          </w:tcPr>
          <w:p>
            <w:pPr>
              <w:pStyle w:val="46"/>
              <w:adjustRightInd w:val="0"/>
              <w:snapToGrid w:val="0"/>
              <w:ind w:firstLine="0" w:firstLineChars="0"/>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3.2.1.3章节应补充水灾害、水资源开发利用情况。</w:t>
            </w:r>
          </w:p>
        </w:tc>
        <w:tc>
          <w:tcPr>
            <w:tcW w:w="11372" w:type="dxa"/>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已采纳，水灾害、水资源开发利用情况等内容已补充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306" w:hRule="atLeast"/>
        </w:trPr>
        <w:tc>
          <w:tcPr>
            <w:tcW w:w="9664" w:type="dxa"/>
            <w:vAlign w:val="center"/>
          </w:tcPr>
          <w:p>
            <w:pPr>
              <w:pStyle w:val="46"/>
              <w:adjustRightInd w:val="0"/>
              <w:snapToGrid w:val="0"/>
              <w:ind w:firstLine="0" w:firstLineChars="0"/>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4.2.1.5章节全市有林地面积17853平方公里，森林覆盖率76.8%？请复核数据，若面积数据正确，则森林覆盖率77.7%。相应前文均应修改完善。复核竹林面积，和4.3.2章节数据不符，补充马尾松林、茶园面积。</w:t>
            </w:r>
          </w:p>
        </w:tc>
        <w:tc>
          <w:tcPr>
            <w:tcW w:w="11372" w:type="dxa"/>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已采纳，已采纳已修改2.1.5章节森林覆盖率等已与4.3.2章节修改一致。已补充茶园面积，全市新建国家木材（含马尾松）战略储备基地面积。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729" w:hRule="atLeast"/>
        </w:trPr>
        <w:tc>
          <w:tcPr>
            <w:tcW w:w="9664" w:type="dxa"/>
            <w:vAlign w:val="center"/>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5.2.1.6章节图件模糊，应进行文字和列表说明重点治理区的分布范围、生态环境破坏情况等。</w:t>
            </w:r>
          </w:p>
        </w:tc>
        <w:tc>
          <w:tcPr>
            <w:tcW w:w="11372" w:type="dxa"/>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已采纳，已补充17个重点治理区名称（含位置及矿种）及相关信息。生态环境破坏情况已调整至第4章。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343" w:hRule="atLeast"/>
        </w:trPr>
        <w:tc>
          <w:tcPr>
            <w:tcW w:w="9664" w:type="dxa"/>
            <w:vAlign w:val="center"/>
          </w:tcPr>
          <w:p>
            <w:pPr>
              <w:adjustRightInd w:val="0"/>
              <w:snapToGrid w:val="0"/>
              <w:rPr>
                <w:rFonts w:ascii="Times New Roman" w:hAnsi="Times New Roman" w:eastAsia="仿宋_GB2312" w:cs="Times New Roman"/>
                <w:sz w:val="32"/>
                <w:szCs w:val="32"/>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6.2.1.7章节应补充地质灾害分布图和防治规划图。</w:t>
            </w:r>
          </w:p>
        </w:tc>
        <w:tc>
          <w:tcPr>
            <w:tcW w:w="11372" w:type="dxa"/>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已采纳，已补充地质灾害分布图。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707" w:hRule="atLeast"/>
        </w:trPr>
        <w:tc>
          <w:tcPr>
            <w:tcW w:w="9664" w:type="dxa"/>
            <w:vAlign w:val="center"/>
          </w:tcPr>
          <w:p>
            <w:pPr>
              <w:pStyle w:val="46"/>
              <w:adjustRightInd w:val="0"/>
              <w:snapToGrid w:val="0"/>
              <w:ind w:firstLine="0" w:firstLineChars="0"/>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7.2.2.4章节建议改为城镇建设，应补充污水处理厂和垃圾处置设施建设情况，为后文工程部署、目标可达性分析提供支撑。</w:t>
            </w:r>
          </w:p>
        </w:tc>
        <w:tc>
          <w:tcPr>
            <w:tcW w:w="11372" w:type="dxa"/>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已采纳，已改为城镇建设，已补充污水处理厂和垃圾处理设施建设情况。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635" w:hRule="atLeast"/>
        </w:trPr>
        <w:tc>
          <w:tcPr>
            <w:tcW w:w="9664" w:type="dxa"/>
            <w:vAlign w:val="center"/>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8.4.1章节生态调查评价指标不全，应补充污水处理厂、垃圾填埋场、养殖场、竹笋加工厂、水资源开发利用、防洪安全建设等情况。</w:t>
            </w:r>
          </w:p>
        </w:tc>
        <w:tc>
          <w:tcPr>
            <w:tcW w:w="11372" w:type="dxa"/>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已采纳，在4.1中增加了城镇生活污水处理厂、农村生活污水处理厂、黑臭水体、垃圾处理厂、畜禽养殖场、竹笋加工厂、水资源开发利用状况、防洪安全建设状况、海绵城市建设等情况。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359" w:hRule="atLeast"/>
        </w:trPr>
        <w:tc>
          <w:tcPr>
            <w:tcW w:w="9664" w:type="dxa"/>
            <w:vAlign w:val="center"/>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9.4.2-4.6章节按重要性评价的基础上，应以三大河流为单元按《生态环境状况评价技术规范》、《流域生态健康评价技术指南》相关要求进行生态环境现状评价，分析说明生态环境存在的问题及关键影响因素，为项目部署和采取措施提供指导。</w:t>
            </w:r>
          </w:p>
        </w:tc>
        <w:tc>
          <w:tcPr>
            <w:tcW w:w="11372" w:type="dxa"/>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本章节根据《生态保护红线划定指南》（环办生态〔2017〕48号）、《资源环境承载能力监测预警技术方法（试行）》（2017）的指标体系与方法，按照资源环境承载能力和国土空间开发适宜性评价技术方法，基于空间象元尺度开展生态功能重要性评估和生态环境敏感性评估，确定水源涵养、生物多样性维护、水土保持等生态功能重要区域及水土流失敏感区域，明确需要重点保护与修复治理的区域分布。该指标体系与方法已广泛应用于区域生态保护红线划定、生态环境状况评估、生态系统退化诊断与修复、“三区三线”空间规划编制等领域。并已经在多规合一分析章节中补充按《生态环境状况评价技术规范》等方法开展生态资源环境承载力评价相关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342" w:hRule="atLeast"/>
        </w:trPr>
        <w:tc>
          <w:tcPr>
            <w:tcW w:w="9664" w:type="dxa"/>
            <w:vAlign w:val="center"/>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10.4.2.7章节建议乡镇级水源地进一步按县区分别评价，如此一来，个别县区如明溪县和梅列区等乡镇级集中式饮用水源水质Ⅱ类水质的比例不满足绩效考核目标要求。相应修改4.3.1章节内容。</w:t>
            </w:r>
          </w:p>
        </w:tc>
        <w:tc>
          <w:tcPr>
            <w:tcW w:w="11372" w:type="dxa"/>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已采纳，已按县区分别评价，并已纳入水环境质量评价和县域规划相关章节。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609" w:hRule="atLeast"/>
        </w:trPr>
        <w:tc>
          <w:tcPr>
            <w:tcW w:w="9664" w:type="dxa"/>
            <w:vAlign w:val="center"/>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11.4.3.2章节应将水土流失面积细化至各区县，为各区县水土流失治理提供支撑。同时水土流失不仅仅是林地开发和开发建设，尚包括地质灾害、坡耕地等，应细化完善。</w:t>
            </w:r>
          </w:p>
        </w:tc>
        <w:tc>
          <w:tcPr>
            <w:tcW w:w="11372" w:type="dxa"/>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已采纳，已根据专家意见，增加了各区县水土流失现状表；同时，增加了坡耕地水土流失、矿区水土流失状况等。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90" w:hRule="atLeast"/>
        </w:trPr>
        <w:tc>
          <w:tcPr>
            <w:tcW w:w="9664" w:type="dxa"/>
            <w:vAlign w:val="center"/>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12.4.3.3章节生物多样性保护不仅仅是商品林赎买和提升改造，应补充完善。</w:t>
            </w:r>
          </w:p>
        </w:tc>
        <w:tc>
          <w:tcPr>
            <w:tcW w:w="11372" w:type="dxa"/>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已采纳，已根据专家意见，完善了生物多样性保护存在的问题及应对措施。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90" w:hRule="atLeast"/>
        </w:trPr>
        <w:tc>
          <w:tcPr>
            <w:tcW w:w="9664" w:type="dxa"/>
            <w:vAlign w:val="center"/>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13.4.3.4章节现状依然不清，建议进一步完善。</w:t>
            </w:r>
          </w:p>
        </w:tc>
        <w:tc>
          <w:tcPr>
            <w:tcW w:w="11372" w:type="dxa"/>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已采纳，已根据专家意见，增加了三明市矿产资源主要分布、矿产开发存在问题等相关现状。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1485" w:hRule="atLeast"/>
        </w:trPr>
        <w:tc>
          <w:tcPr>
            <w:tcW w:w="9664" w:type="dxa"/>
            <w:vAlign w:val="center"/>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14.第5章空间规划套叠目的不是各规划和指标的套叠，而是在现状调查和多规合一的基础上，生成生态环境问题现状图，划分生态环境保护修复的重点区域、重点地段，为项目部署和采取措施提供指导。而编制单位是先部署106个项目，再进行空间规划套叠分析，导致项目部署针对性差、项目分散，且部分项目存在区域重叠。建议按小流域为单元列表说明各小流域存在的生态环境问题和主要胁迫因子。</w:t>
            </w:r>
          </w:p>
        </w:tc>
        <w:tc>
          <w:tcPr>
            <w:tcW w:w="11372" w:type="dxa"/>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已采纳，在5.1相关规划梳理部分把国土资源开发利用专项规划与土地利用总体规划分开，并单独列一小节。在5.2规划套叠部分增加“水十条”考核要求对比。在5.3中参考《三明市空间规划》增加生态环境问题现状分析，资源环境承载能力分析与国土空间开发适宜性分析，识别“三区三线”，划分生态环境保护修复的重点区域或地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1485" w:hRule="atLeast"/>
        </w:trPr>
        <w:tc>
          <w:tcPr>
            <w:tcW w:w="9664" w:type="dxa"/>
            <w:vAlign w:val="center"/>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15.6.1国家下达的是水土流失减少指标，不能和水土流失治理指标混为一谈。建议重点针对三明市水土流失问题，加大力度布置水土流失治理项目，以确保三明市能够完成水土流失面积减少面积和水土流失治理面积绩效指标。建议在水土流失治理借鉴长汀经验和宁化县的经验。水土流失现状建议采纳《福建省水土保持规划（2016-2020）》提供的数据或更新的数据，目前的数据跟该规划的数据不一致。</w:t>
            </w:r>
          </w:p>
        </w:tc>
        <w:tc>
          <w:tcPr>
            <w:tcW w:w="11372" w:type="dxa"/>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已采纳，水土流失现状已根据《福建“十三五”水土保持专项规划》提供的数据进行更新。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1485" w:hRule="atLeast"/>
        </w:trPr>
        <w:tc>
          <w:tcPr>
            <w:tcW w:w="9664" w:type="dxa"/>
            <w:vAlign w:val="center"/>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16.关于绩效目标分解</w:t>
            </w:r>
          </w:p>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财政部和福建省财政厅都要求提出各县区2018年、2019年年度的绩效分解指标，绩效目标需要进行合理分解：</w:t>
            </w:r>
          </w:p>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（1）根据2017年现状数据，结合2018年实际达到的数据，制定合理的年度分解目标。（注意：已完成的指标，不应再行分解，目标应不劣于现状值）。</w:t>
            </w:r>
          </w:p>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（2）把分解的年度目标（2018、2019和2020年）列入表格内容中。</w:t>
            </w:r>
          </w:p>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（3）建议把绩效指标分为2个表表述：中央考核的3类17个指标和省级部门下达的指标（并注明来源），指标名称严格与中省下达的一致（例如，中省指标中没有“劣五类水质比例（%）”）。</w:t>
            </w:r>
          </w:p>
        </w:tc>
        <w:tc>
          <w:tcPr>
            <w:tcW w:w="11372" w:type="dxa"/>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已采纳，已将各县区2018年、2019年年度的绩效目标进行分解，并列表。绩效指标已分为2个表表述，已复核指标名称。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1485" w:hRule="atLeast"/>
        </w:trPr>
        <w:tc>
          <w:tcPr>
            <w:tcW w:w="9664" w:type="dxa"/>
            <w:vAlign w:val="center"/>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17.7.3.2将保护条例放在技术规范类中显然不妥，技术规范应补充的内容很多，如《河湖生态保护与修复规划导则》、《封山（沙）育林技术规程》、《造林技术规程》、《森林抚育规程》、《水土保持综合治理技术规范》、《生态公益林建设 规划设计通则》、《水土保持林工程设计规范》、《湖泊河流环保疏浚工程技术指南》《湖泊流域入湖河流河道生态修复技术指南》、《农田面源污染防治技术指南》、《矿山生态环境保护与恢复治理方案（规划）编制规范》、《水土保持设计规范》、《坡面防治工程设计规范》、《滑坡防治工程设计与施工技术规范》、《土地整治项目规划设计规范》、《福建省安全生态水系建设指南》等等。</w:t>
            </w:r>
          </w:p>
        </w:tc>
        <w:tc>
          <w:tcPr>
            <w:tcW w:w="11372" w:type="dxa"/>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已采纳，将保护条例类放入7.3.1法律法规类中，并在7.3.2中按照“山、水、林、田、湖”的要素增加了相关的技术规范文件。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1485" w:hRule="atLeast"/>
        </w:trPr>
        <w:tc>
          <w:tcPr>
            <w:tcW w:w="9664" w:type="dxa"/>
            <w:vAlign w:val="center"/>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18.8.1.2章节建议在生态环境问题分析的基础上，列表说明各生态环境问题对应的措施、项目部署等，完善相应的工程部署图。</w:t>
            </w:r>
          </w:p>
        </w:tc>
        <w:tc>
          <w:tcPr>
            <w:tcW w:w="11372" w:type="dxa"/>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已采纳。增加多次项目申报筛选过程，各大流域生态定位，主要工程项目。新增表介绍闽江流域三明段生态保护修复内容，包括流域划分、控制单元、所在区县、生态现状、主要生态环境问题、采取应对措施、拟实施重点工程，预期成效等内容。已增加流域相应的流域工程部署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1485" w:hRule="atLeast"/>
        </w:trPr>
        <w:tc>
          <w:tcPr>
            <w:tcW w:w="9664" w:type="dxa"/>
            <w:vAlign w:val="center"/>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19.8.2.1在现状中补充与绩效考核指标相关的茶竹园等面积。项目部署应有针对性，如金溪流域水环境指标达标率100%，但共布置了12项工程；而对竹园茶园改造未设置项目。</w:t>
            </w:r>
          </w:p>
        </w:tc>
        <w:tc>
          <w:tcPr>
            <w:tcW w:w="11372" w:type="dxa"/>
          </w:tcPr>
          <w:p>
            <w:pPr>
              <w:numPr>
                <w:ilvl w:val="0"/>
                <w:numId w:val="1"/>
              </w:num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已补充与绩效考核指标相关的茶竹园面积，具体见第13章可达性分析。</w:t>
            </w:r>
          </w:p>
          <w:p>
            <w:pPr>
              <w:numPr>
                <w:ilvl w:val="0"/>
                <w:numId w:val="1"/>
              </w:num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金溪流域位于闽江上游，也是闽江流域三明段最上游，虽然水质已达标，但是保持水质二类的压力较大。</w:t>
            </w:r>
          </w:p>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（3）竹园茶园改造作为常规工作，未纳入工程项目，但已在可达性分析章节中提出措施和目标要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1485" w:hRule="atLeast"/>
        </w:trPr>
        <w:tc>
          <w:tcPr>
            <w:tcW w:w="9664" w:type="dxa"/>
            <w:vAlign w:val="center"/>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20.8.2.2区域内有52个乡镇级饮用水水源地，饮用水水源保护区II类水水质比例为100%。而后又说有4个水源地不达标，请复核。项目部署应有针对性，如水源地水质达标率较低、但对应工程较少；如竹园茶园生态化改造面积，也未部署相关工程。再如三元区焦溪、梅列区焦溪等水质不达标，但并未部署项目等。再如水质不达标与农业面源污染关系密切，但未设置相关项目。</w:t>
            </w:r>
          </w:p>
        </w:tc>
        <w:tc>
          <w:tcPr>
            <w:tcW w:w="11372" w:type="dxa"/>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p>
          <w:p>
            <w:pPr>
              <w:adjustRightInd w:val="0"/>
              <w:snapToGrid w:val="0"/>
              <w:rPr>
                <w:rFonts w:ascii="Times New Roman" w:hAnsi="Times New Roman" w:cs="Times New Roman"/>
              </w:rPr>
            </w:pPr>
          </w:p>
          <w:p>
            <w:pPr>
              <w:adjustRightInd w:val="0"/>
              <w:snapToGrid w:val="0"/>
              <w:jc w:val="left"/>
              <w:rPr>
                <w:rFonts w:ascii="Times New Roman" w:hAnsi="Times New Roman" w:eastAsia="仿宋_GB2312" w:cs="Times New Roman"/>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已采纳，焦溪已开展小流域环境综合整治工程，已在说明书中注明情况。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1485" w:hRule="atLeast"/>
        </w:trPr>
        <w:tc>
          <w:tcPr>
            <w:tcW w:w="9664" w:type="dxa"/>
            <w:vAlign w:val="center"/>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21.进一步复核项目建设内容及其合法性。如东牙溪水库属于三明市水源地，水质为III类，应按《集中式应用水源环境保护指南》等要求采取措施，而该规划在东牙溪共布置了3个项目，项目部分区域重叠，且应复核是否符合生态红线管控原则及相关规定；再如梅列区碧溪流域部署2个项目，是否存在重叠问题；泰宁县生态环保智慧监管平台建设项目和三明市生态监管平台建设重复。另外，薯沙溪水质达标，但规划采用了内源污染治理和水生态修复措施，其实只要加强管控和保护就可满足要求了。</w:t>
            </w:r>
          </w:p>
        </w:tc>
        <w:tc>
          <w:tcPr>
            <w:tcW w:w="11372" w:type="dxa"/>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已采纳，三元区东牙溪的3个子项目已合并成“三元区东牙溪流域综合治理与生态修复工程”，分别从水源保护区污染源治理、安全水系、水系连通3方面减少污染源排放量、增加生态空间和提高流域风险防范能力。梅列区碧溪的2个项目不存在重叠。三元区薯沙溪水库为新增的市级饮用水源地，由于水源地上游村民的生产生活污染、水源地上游农田的水土流失、水库库周安全生态道路被冲毁等问题，薯沙溪水库水源地仍存在较大的安全隐患，为保障水质长期稳定达标，规划了“薯沙溪流域饮用水源保护区综合治理与生态修复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90" w:hRule="atLeast"/>
        </w:trPr>
        <w:tc>
          <w:tcPr>
            <w:tcW w:w="9664" w:type="dxa"/>
            <w:vAlign w:val="center"/>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22.文本中插图如9.1.3将乐县土地利用现状图等不符合规范要求。建议将管控单元等应放在空间套叠分析内容中，部分内容如现状分析等和前面内容重复较多。插图及名称应进一步规范。</w:t>
            </w:r>
          </w:p>
        </w:tc>
        <w:tc>
          <w:tcPr>
            <w:tcW w:w="11372" w:type="dxa"/>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已采纳并修改相关内容。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1485" w:hRule="atLeast"/>
        </w:trPr>
        <w:tc>
          <w:tcPr>
            <w:tcW w:w="9664" w:type="dxa"/>
            <w:vAlign w:val="center"/>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23.项目可达性分析应进一步完善，新增污水处理量为约4.1万吨、而前文污水量1.4亿吨、污水处理率为87.83%，反算后认为城镇污水处理率难以达到要求；单独商品林赎买能否纳入水土流失治理面积？矿山治理水土流失治理面积3.1平方公里数据从何得来？生态茶园改造指标如何完成？建议对每个县区的绩效考核指标达标情况进行分析。</w:t>
            </w:r>
          </w:p>
        </w:tc>
        <w:tc>
          <w:tcPr>
            <w:tcW w:w="11372" w:type="dxa"/>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已采纳，（1）2017年三明市城镇污水处理率现状值为87.9%，与94%的总目标值仍有6.1%的差距。根据统计年鉴，2017年生活污水排放量为0.89亿吨。根据绩效目标反推，需在2018-2020年期间，新增生活污水处理规模约15044吨/天。据控规项目统计，三明市新增污水处理厂处理规模为23880吨/天，达到了绩效目标要求，相关内容已增加至控规说明书13.2章节；</w:t>
            </w:r>
          </w:p>
          <w:p>
            <w:pPr>
              <w:numPr>
                <w:ilvl w:val="0"/>
                <w:numId w:val="2"/>
              </w:num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商品林赎买、矿山治理都能减少人为活动对植被的砍伐或破坏，增加植被覆盖率，减少水土流失率，其中矿山治理水土流失面积是根据矿山复绿总面积估算而来；</w:t>
            </w:r>
          </w:p>
          <w:p>
            <w:pPr>
              <w:numPr>
                <w:ilvl w:val="0"/>
                <w:numId w:val="2"/>
              </w:num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已对每个县区的绩效考核指标达标情况进行分析，相关内容见控规说明书13章节。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822" w:hRule="atLeast"/>
        </w:trPr>
        <w:tc>
          <w:tcPr>
            <w:tcW w:w="9664" w:type="dxa"/>
            <w:vAlign w:val="center"/>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24.建议增加机制创新方面的描述</w:t>
            </w:r>
          </w:p>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建议在机制创新章节中增加“小水电退出”、林业金融创新、宁化水土流失治理经验、生态综合执法和跨行政区执法等机制创新内容。</w:t>
            </w:r>
          </w:p>
        </w:tc>
        <w:tc>
          <w:tcPr>
            <w:tcW w:w="11372" w:type="dxa"/>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已采纳。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488" w:hRule="atLeast"/>
        </w:trPr>
        <w:tc>
          <w:tcPr>
            <w:tcW w:w="9664" w:type="dxa"/>
            <w:vAlign w:val="center"/>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25.资金应进一步复核，资金筹措应细化，说明来源名目。</w:t>
            </w:r>
          </w:p>
        </w:tc>
        <w:tc>
          <w:tcPr>
            <w:tcW w:w="11372" w:type="dxa"/>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已采纳，根据三明市提供的最新项目汇总表，进一步复核了资金量，并将各县（市、区）和三明市资金筹措细化到各省级部门，补充了各省级资金来源名目，相关内容见说明书第12章“投资估算”和规划文本附表2和附表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90" w:hRule="atLeast"/>
        </w:trPr>
        <w:tc>
          <w:tcPr>
            <w:tcW w:w="9664" w:type="dxa"/>
            <w:vAlign w:val="center"/>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26.第一次审稿中提了5条意见，但编制单位未修改到位，建议按第一稿意见继续完善修改。</w:t>
            </w:r>
          </w:p>
        </w:tc>
        <w:tc>
          <w:tcPr>
            <w:tcW w:w="11372" w:type="dxa"/>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已采纳。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302" w:hRule="atLeast"/>
        </w:trPr>
        <w:tc>
          <w:tcPr>
            <w:tcW w:w="9664" w:type="dxa"/>
            <w:vAlign w:val="center"/>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27.土地利用现状图土地利用类型划分不符合规范要求，也和说明书插图不一致。图件坐标、插表等应完善。缺少废弃矿山分布图等。</w:t>
            </w:r>
          </w:p>
        </w:tc>
        <w:tc>
          <w:tcPr>
            <w:tcW w:w="11372" w:type="dxa"/>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三明市土地利用数据采用最新的2017年的地理国情普查数据，符合三明市目前现状，土地利用类型划分按照国情普查划分标准。已经更新说明书插图。图件坐标、插表已经完善，并增加废弃矿山分布图。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249" w:hRule="atLeast"/>
        </w:trPr>
        <w:tc>
          <w:tcPr>
            <w:tcW w:w="9664" w:type="dxa"/>
            <w:vAlign w:val="center"/>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28.重要生态功能区和说明书生态功能重要性评价不对应。重要生态功能区依据？</w:t>
            </w:r>
          </w:p>
        </w:tc>
        <w:tc>
          <w:tcPr>
            <w:tcW w:w="11372" w:type="dxa"/>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已采纳并修改。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1485" w:hRule="atLeast"/>
        </w:trPr>
        <w:tc>
          <w:tcPr>
            <w:tcW w:w="9664" w:type="dxa"/>
            <w:vAlign w:val="center"/>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29.以将乐县为例，进行说明。</w:t>
            </w:r>
          </w:p>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1）采用卫星影像图为底图，无法判定项目及建设内容的合理性。应结合地形图和土地利用现状图、现状生态环境等生成生态问题现状图，在此基础上结合相关规划，按流域或县区进行总体工程部署、图中插入建设内容、考核指标等。</w:t>
            </w:r>
          </w:p>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（2）将乐县生态功能区划图应按功能区划重新编制。</w:t>
            </w:r>
          </w:p>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（3）土地利用现状图土地利用类型划分不符合规范要求.</w:t>
            </w:r>
          </w:p>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（4）农地生态功能提升项目过于分散。</w:t>
            </w:r>
          </w:p>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（5）龙栖山国家级自然保护区集体林赎买项目区内商品林范围大多数和公益林重合。</w:t>
            </w:r>
          </w:p>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（6）项目规划缺少常上湖生态修复和福口溪安全生态水系建设规划。</w:t>
            </w:r>
          </w:p>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（7）废弃矿山治理规划图、林分改造等图件表格中应补充水土流失绩效考核指标</w:t>
            </w:r>
          </w:p>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（8）项目部署图中无边界坐标等，不满足《管理办法要求》，也无法进行项目备案、复核、监测等。</w:t>
            </w:r>
          </w:p>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总之，规划单位应按照管理办法要求和规划评审细则要求进一步完善相关图则，在每个项目规划中应插表说明边界坐标、设计导则、投资规模、责任单位等。</w:t>
            </w:r>
          </w:p>
        </w:tc>
        <w:tc>
          <w:tcPr>
            <w:tcW w:w="11372" w:type="dxa"/>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已采纳，按照管理办法要求和规划评审细则要求进一步完善了相关图则。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729" w:hRule="atLeast"/>
        </w:trPr>
        <w:tc>
          <w:tcPr>
            <w:tcW w:w="9664" w:type="dxa"/>
            <w:vAlign w:val="center"/>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29.在实施项目一览表中增加资金来源列，明确中央奖励资金和省级配套（含奖励）资金数额，以及省级资金来源的部门。</w:t>
            </w:r>
          </w:p>
        </w:tc>
        <w:tc>
          <w:tcPr>
            <w:tcW w:w="11372" w:type="dxa"/>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已采纳，根据三明市提供的最新项目汇总表，进一步复核了资金量，并将各县（市、区）和三明市资金筹措细化到各省级部门，补充了各省级资金来源名目，相关内容见说明书第12章“投资估算”和规划文本附表2和附表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672" w:hRule="atLeast"/>
        </w:trPr>
        <w:tc>
          <w:tcPr>
            <w:tcW w:w="9664" w:type="dxa"/>
            <w:vAlign w:val="center"/>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20.按照《闽江流域山水林田湖生态保护修复试点项目管理办法》（闽财建〔2018〕23号）第二章控制性详细规划及设计相关要求，需要补充“具体项目建设内容一览表（每个项目一个表）（附件4）”。</w:t>
            </w:r>
          </w:p>
        </w:tc>
        <w:tc>
          <w:tcPr>
            <w:tcW w:w="11372" w:type="dxa"/>
          </w:tcPr>
          <w:p>
            <w:pPr>
              <w:adjustRightInd w:val="0"/>
              <w:snapToGrid w:val="0"/>
              <w:jc w:val="left"/>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pPr>
            <w:r>
              <w:rPr>
                <w:rFonts w:ascii="Times New Roman" w:hAnsi="Times New Roman" w:eastAsia="仿宋_GB2312" w:cs="Times New Roman"/>
                <w:color w:val="0D0D0D" w:themeColor="text1" w:themeTint="F2"/>
                <w:sz w:val="28"/>
                <w:szCs w:val="28"/>
                <w14:textFill>
                  <w14:solidFill>
                    <w14:schemeClr w14:val="tx1">
                      <w14:lumMod w14:val="95000"/>
                      <w14:lumOff w14:val="5000"/>
                    </w14:schemeClr>
                  </w14:solidFill>
                </w14:textFill>
              </w:rPr>
              <w:t>已采纳，具体项目建设内容一览表见附件册。</w:t>
            </w:r>
          </w:p>
        </w:tc>
      </w:tr>
    </w:tbl>
    <w:p>
      <w:pPr>
        <w:spacing w:before="156" w:beforeLines="50" w:after="156" w:afterLines="50"/>
        <w:jc w:val="center"/>
        <w:rPr>
          <w:rFonts w:ascii="Times New Roman" w:hAnsi="Times New Roman" w:eastAsia="黑体" w:cs="Times New Roman"/>
          <w:sz w:val="36"/>
          <w:szCs w:val="36"/>
        </w:rPr>
      </w:pPr>
    </w:p>
    <w:p>
      <w:pPr>
        <w:widowControl/>
        <w:jc w:val="left"/>
        <w:rPr>
          <w:rFonts w:ascii="Times New Roman" w:hAnsi="Times New Roman" w:eastAsia="黑体" w:cs="Times New Roman"/>
          <w:sz w:val="36"/>
          <w:szCs w:val="36"/>
        </w:rPr>
      </w:pPr>
      <w:r>
        <w:rPr>
          <w:rFonts w:ascii="Times New Roman" w:hAnsi="Times New Roman" w:eastAsia="黑体" w:cs="Times New Roman"/>
          <w:sz w:val="36"/>
          <w:szCs w:val="36"/>
        </w:rPr>
        <w:br w:type="page"/>
      </w:r>
    </w:p>
    <w:p>
      <w:pPr>
        <w:spacing w:before="156" w:beforeLines="50" w:after="156" w:afterLines="50"/>
        <w:jc w:val="center"/>
        <w:rPr>
          <w:rFonts w:ascii="Times New Roman" w:hAnsi="Times New Roman" w:eastAsia="黑体" w:cs="Times New Roman"/>
          <w:sz w:val="36"/>
          <w:szCs w:val="36"/>
        </w:rPr>
      </w:pPr>
      <w:r>
        <w:rPr>
          <w:rFonts w:ascii="Times New Roman" w:hAnsi="Times New Roman" w:eastAsia="黑体" w:cs="Times New Roman"/>
          <w:sz w:val="36"/>
          <w:szCs w:val="36"/>
        </w:rPr>
        <w:t>专家团队第四次审查意见及修改情况表</w:t>
      </w:r>
    </w:p>
    <w:tbl>
      <w:tblPr>
        <w:tblStyle w:val="42"/>
        <w:tblW w:w="20979"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9729"/>
        <w:gridCol w:w="112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blHeader/>
          <w:jc w:val="center"/>
        </w:trPr>
        <w:tc>
          <w:tcPr>
            <w:tcW w:w="9729" w:type="dxa"/>
            <w:vAlign w:val="center"/>
          </w:tcPr>
          <w:p>
            <w:pPr>
              <w:adjustRightInd w:val="0"/>
              <w:snapToGrid w:val="0"/>
              <w:jc w:val="center"/>
              <w:rPr>
                <w:rFonts w:ascii="Times New Roman" w:hAnsi="Times New Roman" w:eastAsia="黑体" w:cs="Times New Roman"/>
                <w:b/>
                <w:sz w:val="36"/>
                <w:szCs w:val="36"/>
              </w:rPr>
            </w:pPr>
            <w:r>
              <w:rPr>
                <w:rFonts w:ascii="Times New Roman" w:hAnsi="Times New Roman" w:eastAsia="仿宋_GB2312" w:cs="Times New Roman"/>
                <w:b/>
                <w:sz w:val="28"/>
                <w:szCs w:val="28"/>
              </w:rPr>
              <w:t>反馈意见</w:t>
            </w:r>
          </w:p>
        </w:tc>
        <w:tc>
          <w:tcPr>
            <w:tcW w:w="11250" w:type="dxa"/>
            <w:vAlign w:val="center"/>
          </w:tcPr>
          <w:p>
            <w:pPr>
              <w:adjustRightInd w:val="0"/>
              <w:snapToGrid w:val="0"/>
              <w:jc w:val="center"/>
              <w:rPr>
                <w:rFonts w:ascii="Times New Roman" w:hAnsi="Times New Roman" w:eastAsia="黑体" w:cs="Times New Roman"/>
                <w:b/>
                <w:sz w:val="36"/>
                <w:szCs w:val="36"/>
              </w:rPr>
            </w:pPr>
            <w:r>
              <w:rPr>
                <w:rFonts w:ascii="Times New Roman" w:hAnsi="Times New Roman" w:eastAsia="仿宋_GB2312" w:cs="Times New Roman"/>
                <w:b/>
                <w:sz w:val="28"/>
                <w:szCs w:val="28"/>
              </w:rPr>
              <w:t>采纳及修改情况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jc w:val="center"/>
        </w:trPr>
        <w:tc>
          <w:tcPr>
            <w:tcW w:w="9729"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1、补充内审意见，内审意见合格后方可上报专家评审。</w:t>
            </w:r>
          </w:p>
        </w:tc>
        <w:tc>
          <w:tcPr>
            <w:tcW w:w="11250" w:type="dxa"/>
          </w:tcPr>
          <w:p>
            <w:pPr>
              <w:adjustRightInd w:val="0"/>
              <w:snapToGrid w:val="0"/>
              <w:jc w:val="left"/>
              <w:rPr>
                <w:rFonts w:ascii="Times New Roman" w:hAnsi="Times New Roman" w:eastAsia="仿宋_GB2312" w:cs="Times New Roman"/>
                <w:sz w:val="28"/>
                <w:szCs w:val="28"/>
              </w:rPr>
            </w:pPr>
            <w:r>
              <w:rPr>
                <w:rFonts w:hint="eastAsia" w:ascii="Times New Roman" w:hAnsi="Times New Roman" w:eastAsia="仿宋_GB2312" w:cs="Times New Roman"/>
                <w:sz w:val="28"/>
                <w:szCs w:val="28"/>
              </w:rPr>
              <w:t>未采纳</w:t>
            </w:r>
            <w:r>
              <w:rPr>
                <w:rFonts w:ascii="Times New Roman" w:hAnsi="Times New Roman" w:eastAsia="仿宋_GB2312" w:cs="Times New Roman"/>
                <w:sz w:val="28"/>
                <w:szCs w:val="28"/>
              </w:rPr>
              <w:t>，上次修改时已在说明书的封面和目录之间补充内审意见。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jc w:val="center"/>
        </w:trPr>
        <w:tc>
          <w:tcPr>
            <w:tcW w:w="9729"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2、复核土地面积、林地面积等数据，文中前后出现多处数据不符问题。</w:t>
            </w:r>
          </w:p>
        </w:tc>
        <w:tc>
          <w:tcPr>
            <w:tcW w:w="11250"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已采纳，三明市土地面积与林地面积已复核。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jc w:val="center"/>
        </w:trPr>
        <w:tc>
          <w:tcPr>
            <w:tcW w:w="9729"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3、2.1.7章节应补充废弃矿山数量（从后文看为249处）。图件模糊，应进行文字和列表说明重点治理区的分布范围、生态环境破坏情况等。</w:t>
            </w:r>
          </w:p>
        </w:tc>
        <w:tc>
          <w:tcPr>
            <w:tcW w:w="11250"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未采纳，上次修改时“废弃矿山数量与存在的生态环境问题”调整至4.3章节p130-131，上次修改时具体的重点治理区情况已在表2.1.7-2第30-31页列表说明位置、矿种等信息。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jc w:val="center"/>
        </w:trPr>
        <w:tc>
          <w:tcPr>
            <w:tcW w:w="9729"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4、2.1.8章节应补充地质灾害防治规划图。</w:t>
            </w:r>
          </w:p>
        </w:tc>
        <w:tc>
          <w:tcPr>
            <w:tcW w:w="11250"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未采纳，据了解，由于三明市针对地质灾害防治制定的是地质灾害防治方案，并无地质灾害防治规划图。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jc w:val="center"/>
        </w:trPr>
        <w:tc>
          <w:tcPr>
            <w:tcW w:w="9729"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5、2.2.4章节建议改为城镇建设，复核土地面积，应补充污水处理厂和垃圾处置设施建设规模及运营情况，为后文工程部署、目标可达性分析提供支撑。</w:t>
            </w:r>
          </w:p>
        </w:tc>
        <w:tc>
          <w:tcPr>
            <w:tcW w:w="11250"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部分采纳，经复核三明市土地面积为22965km</w:t>
            </w:r>
            <w:r>
              <w:rPr>
                <w:rFonts w:ascii="Times New Roman" w:hAnsi="Times New Roman" w:eastAsia="仿宋_GB2312" w:cs="Times New Roman"/>
                <w:sz w:val="28"/>
                <w:szCs w:val="28"/>
                <w:vertAlign w:val="superscript"/>
              </w:rPr>
              <w:t>2</w:t>
            </w:r>
            <w:r>
              <w:rPr>
                <w:rFonts w:ascii="Times New Roman" w:hAnsi="Times New Roman" w:eastAsia="仿宋_GB2312" w:cs="Times New Roman"/>
                <w:sz w:val="28"/>
                <w:szCs w:val="28"/>
              </w:rPr>
              <w:t>，此外，上次修改时已在2.2.4章节增加三明市分县区乡镇污水处理厂数量、2017年新建、改造污水管网公里数、三明市乡镇垃圾转运系统建设规模等信息。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1706" w:hRule="atLeast"/>
          <w:jc w:val="center"/>
        </w:trPr>
        <w:tc>
          <w:tcPr>
            <w:tcW w:w="9729"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6、4.2-4.3章节应在评价的基础上，生成生态环境问题现状图，结合水土流失重点防治区、地质灾害重点防治区、废弃矿山重点防治区、土地整治重点区域、生物多样性保护重点区等划定生态保护修复重点区域、重点单元，分析说明生态环境存在的问题及关键影响因素，为项目部署和采取措施提供指导。</w:t>
            </w:r>
          </w:p>
        </w:tc>
        <w:tc>
          <w:tcPr>
            <w:tcW w:w="11250" w:type="dxa"/>
          </w:tcPr>
          <w:p>
            <w:pPr>
              <w:keepNext/>
              <w:keepLines/>
              <w:adjustRightInd w:val="0"/>
              <w:snapToGrid w:val="0"/>
              <w:outlineLvl w:val="1"/>
              <w:rPr>
                <w:rFonts w:ascii="Times New Roman" w:hAnsi="Times New Roman" w:eastAsia="仿宋_GB2312" w:cs="Times New Roman"/>
                <w:sz w:val="28"/>
                <w:szCs w:val="28"/>
              </w:rPr>
            </w:pPr>
            <w:r>
              <w:rPr>
                <w:rFonts w:ascii="Times New Roman" w:hAnsi="Times New Roman" w:eastAsia="仿宋_GB2312" w:cs="Times New Roman"/>
                <w:sz w:val="28"/>
                <w:szCs w:val="28"/>
              </w:rPr>
              <w:t>部分采纳，编制团队已把水环境质量现状图、污染源负荷图、地质灾害分布图和矿山重点治理区图添加到说明书中，此外，上次修改时编制团队已根据“资源环境承载能力分析”、“国土空间开发适宜性分析”、“三区三线划定分析”等划定生态保护修复重点区域和控制单元，并分析说明了生态环境存在的问题及关键影响因素，具体见</w:t>
            </w:r>
            <w:bookmarkStart w:id="0" w:name="_Toc5217172"/>
            <w:r>
              <w:rPr>
                <w:rFonts w:ascii="Times New Roman" w:hAnsi="Times New Roman" w:eastAsia="仿宋_GB2312" w:cs="Times New Roman"/>
                <w:sz w:val="28"/>
                <w:szCs w:val="28"/>
              </w:rPr>
              <w:t>章节“5.4 山水林田湖草生态保护修复分布格局</w:t>
            </w:r>
            <w:bookmarkEnd w:id="0"/>
            <w:r>
              <w:rPr>
                <w:rFonts w:ascii="Times New Roman" w:hAnsi="Times New Roman" w:eastAsia="仿宋_GB2312" w:cs="Times New Roman"/>
                <w:sz w:val="28"/>
                <w:szCs w:val="28"/>
              </w:rPr>
              <w:t>”和表8.1.2-1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jc w:val="center"/>
        </w:trPr>
        <w:tc>
          <w:tcPr>
            <w:tcW w:w="9729"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7、8.2.1在现状中补充与绩效考核指标相关的茶竹园等面积。项目部署应有针对性，如金溪流域水环境指标达标率100%，但共布置了16项工程；而对竹园茶园改造未设置项目。</w:t>
            </w:r>
          </w:p>
        </w:tc>
        <w:tc>
          <w:tcPr>
            <w:tcW w:w="11250"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未采纳，上次修改稿中茶竹园现状描述已在2.1.6章节的p25-27页，所以在8.2.1不再重复描述。此外，金溪流域</w:t>
            </w:r>
          </w:p>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位于闽江源头，是闽江流域三明段最上游，也是闽江流域水环境保护最重要的区域，虽然水质年均值已达标，但部分断面水质并不稳定，保持水质二类的压力较大，需要针对性地布置工程；竹园茶园改造作为常规工作，未纳入控规工程项目，上次修改时已在可达性分析章节中提出措施和目标要求，具体见章节13.4的p832-833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jc w:val="center"/>
        </w:trPr>
        <w:tc>
          <w:tcPr>
            <w:tcW w:w="9729"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8、8.2.2区域内有52个乡镇级饮用水水源地，饮用水水源保护区II类水水质比例为100%。而后又说有4个水源地不达标，请复核。</w:t>
            </w:r>
          </w:p>
        </w:tc>
        <w:tc>
          <w:tcPr>
            <w:tcW w:w="11250"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已采纳并修改。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jc w:val="center"/>
        </w:trPr>
        <w:tc>
          <w:tcPr>
            <w:tcW w:w="9729"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9、项目部署应有针对性，如水源地水质达标率较低、但对应工程较少；如竹园茶园生态化改造涉及水土流失和生态化改造面积，也未部署相关工程；如水质不达标与农业面源污染关系密切，但未设置相关项目。</w:t>
            </w:r>
          </w:p>
        </w:tc>
        <w:tc>
          <w:tcPr>
            <w:tcW w:w="11250" w:type="dxa"/>
          </w:tcPr>
          <w:p>
            <w:pPr>
              <w:pStyle w:val="32"/>
              <w:snapToGrid w:val="0"/>
              <w:spacing w:line="240" w:lineRule="auto"/>
              <w:rPr>
                <w:rFonts w:ascii="Times New Roman" w:hAnsi="Times New Roman" w:eastAsia="仿宋_GB2312" w:cs="Times New Roman"/>
                <w:sz w:val="28"/>
                <w:szCs w:val="28"/>
              </w:rPr>
            </w:pPr>
            <w:r>
              <w:rPr>
                <w:rFonts w:ascii="Times New Roman" w:hAnsi="Times New Roman" w:eastAsia="仿宋_GB2312" w:cs="Times New Roman"/>
                <w:kern w:val="2"/>
                <w:sz w:val="28"/>
                <w:szCs w:val="28"/>
              </w:rPr>
              <w:t>部分采纳，针对不达标或水质不稳定的饮用水源，已设计一定量的工程，并且目前三明市已完成市级和县级饮用水源整治工作，并计划开展乡镇级饮用水源整治工作，因为属于政府常规工作，未纳入控规项目，但是对饮用水源水质改善具有较大作用，已在可达性分析中补充相关内容。竹园茶园改造作为常规工作，未纳入控规工程项目，上次修改时已在可达性分析章节中提出措施和目标要求，具体见章节13.4的p832-833。农业面源具有分散性等特征，主要通过农田测土配方施肥和提供化肥利用率等工作措施实现，并且已经在三明市水污染防治行动计划工作方案提出相关要求，因此未纳入控规中的工程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jc w:val="center"/>
        </w:trPr>
        <w:tc>
          <w:tcPr>
            <w:tcW w:w="9729"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10、进一步复核项目建设内容及其合法性。如东牙溪水库属于三明市水源地，水质为III类，应按《集中式应用水源环境保护指南》等要求采取移民搬迁、生态农业或退耕还林还湿、污水处理等综合措施；超标因子为总磷，污染源中竹林地、茶园、农田就占了90%以上，按预计总磷入库量3.83吨/年计算，上述三项污染源贡献值为3.447吨/年以上，若不采取措施仍然难以达到3.32吨/年的环境容量，故而仅通过新建污水处理厂等很难满足水质达标要求，请予以复核。</w:t>
            </w:r>
          </w:p>
        </w:tc>
        <w:tc>
          <w:tcPr>
            <w:tcW w:w="11250" w:type="dxa"/>
          </w:tcPr>
          <w:p>
            <w:pPr>
              <w:pStyle w:val="32"/>
              <w:snapToGrid w:val="0"/>
              <w:spacing w:line="240" w:lineRule="auto"/>
              <w:rPr>
                <w:rFonts w:ascii="Times New Roman" w:hAnsi="Times New Roman" w:eastAsia="仿宋_GB2312" w:cs="Times New Roman"/>
                <w:kern w:val="2"/>
                <w:sz w:val="28"/>
                <w:szCs w:val="28"/>
              </w:rPr>
            </w:pPr>
            <w:r>
              <w:rPr>
                <w:rFonts w:ascii="Times New Roman" w:hAnsi="Times New Roman" w:eastAsia="仿宋_GB2312" w:cs="Times New Roman"/>
                <w:sz w:val="28"/>
                <w:szCs w:val="28"/>
              </w:rPr>
              <w:t>未采纳，根据《福建省人民政府关于三明市东牙溪水库饮用水水源保护区（原东牙溪水源保护区）调整的批复》(闽政文〔2018〕321 号 )和《关于答复全国集中式饮用水水源地环境保护专项行动有关问题的函》(环办环监函〔2018〕767号)，目前东牙溪水源一级保护区已无居民，仅针对原住居民的非经营性新农村建设、安居工程建设项目，可以在饮用水水源二级保护区内保留，但产生的生活污水和垃圾必须进行收集处理，因此，三元区东牙溪流域综合治理与生态修复工程具有合规性。此外，关于污染源负荷，控规中提到是污染源排放量比例，并非入库污染物量，一般情况竹林地、茶园、农田等面源径流的入库污染物量需要在排放量基础上乘以0.1的系数，所以控规中的核算没有问题，已在说明书中增加入库系数等相关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jc w:val="center"/>
        </w:trPr>
        <w:tc>
          <w:tcPr>
            <w:tcW w:w="9729"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11、文本中插图如9.1.3将乐县土地利用现状图等不符合规范要求，应按《土地利用现状分类》规范及国土土地利用现状图要求完善图件。</w:t>
            </w:r>
          </w:p>
        </w:tc>
        <w:tc>
          <w:tcPr>
            <w:tcW w:w="11250" w:type="dxa"/>
          </w:tcPr>
          <w:p>
            <w:pPr>
              <w:widowControl/>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 xml:space="preserve">未采纳，三明市土地利用二调数据是2015年，数据比较陈旧。三明市地理国情普查数据是2017年，三明控规基准年也是2017年，故采用地理国情普查数据。文本中土地利用类型分类按照地理国情普查分类标准《GDPJ 01—2013》要求进行制图。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jc w:val="center"/>
        </w:trPr>
        <w:tc>
          <w:tcPr>
            <w:tcW w:w="9729"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12、应按各县区分别进行环境质量改善目标可达性分析，从表13.1-2看，全市仅清流县城镇污水处理率达到94%的要求，但仅泰宁、建宁、三元、列东、永安部署了项目，其他区县如何达到绩效考核目标？同时应考虑城镇化建设带来的污水排放量的增加因素。</w:t>
            </w:r>
          </w:p>
        </w:tc>
        <w:tc>
          <w:tcPr>
            <w:tcW w:w="11250"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采纳，此处为笔误，实际上国家下达到福建省的相关绩效指标为城镇污水处理率达到80%，因此，各县（市、区）实际已达到城镇污水处理率的绩效考核目标要求。此外，已增加城镇化带来的污水排放量增加因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jc w:val="center"/>
        </w:trPr>
        <w:tc>
          <w:tcPr>
            <w:tcW w:w="9729"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13、茶竹园（茶竹园面积合计3274.46平方公里）、坡耕地、崩岗是水土流失的重点区域，未设置项目是否能完成水土流失考核目标？水土流失治理是否布置在重点流失斑？单独商品林赎买能否纳入水土流失治理面积？水土流失治理面积将商品林赎买面积全部纳入不妥，第一商品林地段不一定全是水土流失区，第二商品林赎买也未全部采取封禁和补植措施，第三《水土保持综合治理规划通则》中明确规定禁治理不能在开始之年就计算治理面积，应在3-5年验收合格后方可纳入治理面积。故而应仔细复核计算。</w:t>
            </w:r>
          </w:p>
        </w:tc>
        <w:tc>
          <w:tcPr>
            <w:tcW w:w="11250"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部分采纳，（1）竹园茶园改造作为常规工作，未纳入控规工程项目，上次修改时已在可达性分析章节中提出措施和目标要求，具体见章节13.4的p832-833；（2）三明市水土流失治理是以小流域、坡耕地、崩岗为重点的，同时也考虑了重点流失斑；（3）已将商品林赎买剔除出水土流失治理面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jc w:val="center"/>
        </w:trPr>
        <w:tc>
          <w:tcPr>
            <w:tcW w:w="9729"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14、应认真复核矿山治理水土流失治理面积，如3.1平方公里项目预期目标：如大田县三个矿区46处矿点治理面积243公顷，但实际恢复林地绿化面积约263.56亩、耕地面积87.354亩、农业设施用地面积21.543亩，三者合计24.8公顷，请问水土流失治理面积以哪个数据进行统计？</w:t>
            </w:r>
          </w:p>
        </w:tc>
        <w:tc>
          <w:tcPr>
            <w:tcW w:w="11250"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未采纳，此处需要解释，专家提供的三个数据“林地绿化面积约263.56亩、耕地面积87.354亩、农业设施用地面积21.543亩”，是大田马头岬矿区15处废弃矿山水土流失治理的面积，而不是大田整个县的水土流失治理面积。大田县银锭岬矿区生态保护修复工程：恢复林地绿化面积约1370.27亩，耕地面积876.42亩，工业用地面积57.16亩；大田县崩额前矿区生态保护修复工程：恢复林地绿化面积约428.75亩，耕地面积13.28亩，建设用地面积24.50亩，景观面积6.012亩。三个矿区范围内治理总面积约3248.34亩，治理后林地约2062.58亩, 占治理面积63.5%；耕地约977.05亩, 占治理面积30.1%；增加农业设施用地、建筑用地、景观各一处。水土流失统计以综合治理面积为准。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jc w:val="center"/>
        </w:trPr>
        <w:tc>
          <w:tcPr>
            <w:tcW w:w="9729" w:type="dxa"/>
            <w:shd w:val="clear" w:color="auto" w:fill="auto"/>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15、认真核对废弃矿山治理数量，废弃矿山数量应按采矿权设置数量统计，不能按多少个点进行统计（如大田县三个矿区共46个点)，建议和自然资源部门对接，大田县46个点是否和前文废弃矿山249处对应？</w:t>
            </w:r>
          </w:p>
        </w:tc>
        <w:tc>
          <w:tcPr>
            <w:tcW w:w="11250"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未采纳，此处需要解释，依据《第二批山水林田湖草生态保护修复工程试点绩效目标情况表》国家对福建省的考核指标，废弃矿山治理指标为172处，本规划全文使用“处”而不是“点”；检索全文没有出现“46个”字样。大田46处废弃矿山治理与前文的249处没有直接关系，46处是本次规划治理内容，前期的249处是之前的治理成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jc w:val="center"/>
        </w:trPr>
        <w:tc>
          <w:tcPr>
            <w:tcW w:w="9729"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16、应根据实际制定污水处理标准，一级B标准并不完全满足相关规定。根据《城镇污水处理厂污染物排放标准》（GB18918-2002）修改单：城镇污水处理厂出水排入国家和省确定的重点流域等时执行一级标准的A标准；排入GB3838地表水III类功能水域（划定的饮用水源保护区和游泳区除外）、GB3097海水二类功能水域时，执行一级标准的B标准。《水污染防治行动计划》规定敏感区域(重点湖泊、重点水库、近岸海域汇水区域)城镇污水处理设施应于2017年底前全面达到一级A排放标准。《重点流域水污染防治规划(2016-2020年)》规定福建属于浙闽片重点区域，城镇污水处理厂应达到一级A标准。</w:t>
            </w:r>
          </w:p>
        </w:tc>
        <w:tc>
          <w:tcPr>
            <w:tcW w:w="11250"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未采纳，地方政府已根据实际情况对城镇污水处理厂采用《城镇污水处理厂污染物排放标准》（GB18918-2002）修改单的不同要求，具体要求参考每个城镇污水处理厂的环境影响评价报告书（表）及其批复文件。此外，《福建省水污染防治行动计划工作方案》明确提出“山仔、东张、山美、惠女、东圳、东牙溪、泰宁金湖等湖库汇水区域及厦门、平潭、晋江、石狮、东山等近海城市城镇污水处理设施应于2017年底前全面达到一级A排放标准。建成区水体水质达不到地表水</w:t>
            </w:r>
            <w:r>
              <w:rPr>
                <w:rFonts w:ascii="Times New Roman" w:hAnsi="Times New Roman" w:eastAsia="宋体" w:cs="Times New Roman"/>
                <w:sz w:val="28"/>
                <w:szCs w:val="28"/>
              </w:rPr>
              <w:t>Ⅳ</w:t>
            </w:r>
            <w:r>
              <w:rPr>
                <w:rFonts w:ascii="Times New Roman" w:hAnsi="Times New Roman" w:eastAsia="仿宋_GB2312" w:cs="Times New Roman"/>
                <w:sz w:val="28"/>
                <w:szCs w:val="28"/>
              </w:rPr>
              <w:t>类标准的城市，排放口位于城市建成区水体中上游的新建城镇污水处理设施要执行一级A排放标准。”。因此，城镇污水处理厂建设时应该根据所在区域和流域的实际情况确定排放标准要求。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jc w:val="center"/>
        </w:trPr>
        <w:tc>
          <w:tcPr>
            <w:tcW w:w="9729"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17、文中错漏较多，如无崩岗概况，如土地面积文中前后出现3个数据，如表13.1-2中城镇污水处理率现状和目标值相同、水土流失治理面积数据合计为520平方公里、未将其他部门的考核指标进行分解等；有些规范早都正式颁布、但文中还在使用报批稿等。</w:t>
            </w:r>
          </w:p>
        </w:tc>
        <w:tc>
          <w:tcPr>
            <w:tcW w:w="11250"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部分采纳，已增加崩岗情况，已核对土地面积；表13.1-2是因为目前各县（市、区）城镇污水处理率都已达到绩效目标要求，所以用2018年现状值作为目标值；其它部门的水土流失考核指标已分解；使用报批稿的规范已修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jc w:val="center"/>
        </w:trPr>
        <w:tc>
          <w:tcPr>
            <w:tcW w:w="9729"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18、P55页生态环境状况评估一章中，有评估模型和结论，但未附加具体的数据及来源？其次，理论评估的结论，和现状是否吻合？也未做说明。</w:t>
            </w:r>
          </w:p>
        </w:tc>
        <w:tc>
          <w:tcPr>
            <w:tcW w:w="11250" w:type="dxa"/>
          </w:tcPr>
          <w:p>
            <w:pPr>
              <w:widowControl/>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部分采纳，评估数据类型与来源已在4.2.1.3中补充。生态环境状况根据《生态保护红线划定指南》（环办生态〔2017〕48号）、《资源环境承载能力监测预警技术方法（试行）》（2017）的指标体系与方法，按照资源环境承载能力和国土空间开发适宜性评价技术方法，基于空间象元尺度开展生态功能重要性评估和生态环境敏感性评估。《生态保护红线划定指南》由环境保护部、发展改革委共同组织编制，《资源环境承载能力监测预警技术方法（试行）》由国家发改委、国家海洋局等13部委联合印发。该方法已较为成熟，结果可靠，被广泛应用于区域生态保护红线划定、生态环境状况评估、生态系统退化诊断与修复、“三区三线”空间规划编制等领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trHeight w:val="375" w:hRule="atLeast"/>
          <w:jc w:val="center"/>
        </w:trPr>
        <w:tc>
          <w:tcPr>
            <w:tcW w:w="9729"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19、修改意见汇表中，尤其是第二轮修改意见中，虽已注明采纳并修改，但并未真正修改到位。</w:t>
            </w:r>
          </w:p>
        </w:tc>
        <w:tc>
          <w:tcPr>
            <w:tcW w:w="11250"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部分采纳，控规团队已针对第二轮修改意见认真修改，本次修改中也针对上次修改中未到位的水质不达标原因增加了相关内容。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jc w:val="center"/>
        </w:trPr>
        <w:tc>
          <w:tcPr>
            <w:tcW w:w="9729"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20、关于绩效目标分解和可达性分析</w:t>
            </w:r>
          </w:p>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（1）建议在各县区绩效目标分解表中，增加2017年现状值，另外，建议删除“总目标”。</w:t>
            </w:r>
          </w:p>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（2）本版本中，各县区“茶园和竹林生态化改造占既有面积的比例”的现状值和各年度分解目标值相同，建议进一步核实。</w:t>
            </w:r>
          </w:p>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3）关于“污水处理率”，国家下达指标为“城镇污水处理率”，省级下达指标为“市县污水处理率”和“建制镇污水处理率”，建议在说明书或文本中明确国家和省级指标之间的数量关系，进一步明确采用的是哪类指标。</w:t>
            </w:r>
          </w:p>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4）鉴于国家级和省级指标体系间的差异，建议针对市级采用国家级指标，针对区县采用省级指标，且在目标可达性分析中重点阐述国家级指标，特别是“水土流失面积减少面积”和“水土流失面积减少面积”。</w:t>
            </w:r>
          </w:p>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（5）在文本中增加“目标可达性分析”章节，除对全市绩效指标进行分析外，建议对每个县区的尚未完成绩效考目标的可达性进行分析。</w:t>
            </w:r>
          </w:p>
        </w:tc>
        <w:tc>
          <w:tcPr>
            <w:tcW w:w="11250"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已采纳：</w:t>
            </w:r>
          </w:p>
          <w:p>
            <w:pPr>
              <w:numPr>
                <w:ilvl w:val="0"/>
                <w:numId w:val="3"/>
              </w:num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各县区绩效目标分解表中目前用的是2017年现状值，主要是考虑到两个方面：一是2018年水质等数据与2017年有所差异，用最新值才能反应目前的现状；二是部分指标无2017年数据，例如部分小流域水质监测数据。</w:t>
            </w:r>
          </w:p>
          <w:p>
            <w:pPr>
              <w:numPr>
                <w:ilvl w:val="0"/>
                <w:numId w:val="3"/>
              </w:num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已核实并修改各县区“茶园和竹林生态化改造占既有面积的比例”的现状值和各年度分解目标值。</w:t>
            </w:r>
          </w:p>
          <w:p>
            <w:pPr>
              <w:numPr>
                <w:ilvl w:val="0"/>
                <w:numId w:val="3"/>
              </w:num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已在说明书中明确国家和省级指标之间的数量关系。</w:t>
            </w:r>
          </w:p>
          <w:p>
            <w:pPr>
              <w:numPr>
                <w:ilvl w:val="0"/>
                <w:numId w:val="3"/>
              </w:num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鉴于国家级和省级指标体系间的差异，说明书统一按国家级指标要求，区县指标也采用国家级指标，但是在可达性分析中进一步阐述国家级指标和省级指标的关系。</w:t>
            </w:r>
          </w:p>
          <w:p>
            <w:pPr>
              <w:numPr>
                <w:ilvl w:val="0"/>
                <w:numId w:val="3"/>
              </w:num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已在文本中增加各县区尚未完成绩效考核目标的可达性分析。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jc w:val="center"/>
        </w:trPr>
        <w:tc>
          <w:tcPr>
            <w:tcW w:w="9729"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21、关于精品项目</w:t>
            </w:r>
          </w:p>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（1）建议按照“能较好体现 ‘山水林田湖草生命共同体’理念、具备多生态要素保护修复有机融合的，生态措施和工程措施较好衔接的，项目建设与科学研究‘建研’一体的，具有一定生态保护修复体制机制创新的典型样板项目”的总体要求，在试点项目中遴选可复制、可推广的精品项目。</w:t>
            </w:r>
          </w:p>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（2）建议设置“精品项目”章节，对每个精品项目进行系统描述。</w:t>
            </w:r>
          </w:p>
        </w:tc>
        <w:tc>
          <w:tcPr>
            <w:tcW w:w="11250"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已采纳：</w:t>
            </w:r>
          </w:p>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（1）已遴选出可复制、可推广的精品项目；</w:t>
            </w:r>
          </w:p>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（2）已在保障措施和机制创新章节增加了“精品项目”章节。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jc w:val="center"/>
        </w:trPr>
        <w:tc>
          <w:tcPr>
            <w:tcW w:w="9729"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22、从图件看常上湖项目和邓坊溪项目部分区域重复。</w:t>
            </w:r>
          </w:p>
        </w:tc>
        <w:tc>
          <w:tcPr>
            <w:tcW w:w="11250"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已采纳。经与将乐县相关部门核实，邓坊溪项目图如图则中图幅号3-19，常上湖项目图如图则中图幅号3-20，常上湖项目和邓坊溪项目区域已不重复。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jc w:val="center"/>
        </w:trPr>
        <w:tc>
          <w:tcPr>
            <w:tcW w:w="9729"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23、其他</w:t>
            </w:r>
          </w:p>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（1）按照《闽江流域山水林田湖生态保护修复试点项目管理办法》（闽财建〔2018〕23号）第二章控制性详细规划及设计相关要求，需要补充“具体项目建设内容一览表（附件4）”。</w:t>
            </w:r>
          </w:p>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（2）建议按照工程建设绩效目标分类（水环境综合治理、环境治理改善和生境修复），对“图7.8 山水林田湖草生态修复工作思路”相关内容进行完善。</w:t>
            </w:r>
          </w:p>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（3）加强文字编辑和校对工作。</w:t>
            </w:r>
          </w:p>
        </w:tc>
        <w:tc>
          <w:tcPr>
            <w:tcW w:w="11250"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已采纳并修改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jc w:val="center"/>
        </w:trPr>
        <w:tc>
          <w:tcPr>
            <w:tcW w:w="9729"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24、图集中水系图建议补充坐标网和表格，列表说明干流、主要支流等。</w:t>
            </w:r>
          </w:p>
        </w:tc>
        <w:tc>
          <w:tcPr>
            <w:tcW w:w="11250"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已采纳并修改，已经按照要求水系补充坐标网格表格，并在图1-3中列表说明干流、主要支流相关信息。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jc w:val="center"/>
        </w:trPr>
        <w:tc>
          <w:tcPr>
            <w:tcW w:w="9729"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25、图集中土地利用现状图土地利用类型划分和制图不符合规范要求，也和说明书插图不一致（三明市土地利用现状图在文本插图是正确的、图则和文本中的其他土地利用图应按参照图件修改）。图件坐标网、插表等应完善。</w:t>
            </w:r>
          </w:p>
        </w:tc>
        <w:tc>
          <w:tcPr>
            <w:tcW w:w="11250"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部分采纳并修改：（1）图集中土地利用现状图已经跟文本中土地利用现状图保持一致，并将文本中表2.1.3-1，图2.1.3-1更新；（2）图件坐标网以及土地利用情况插表已经更新；（3）三明市土地利用二调数据是2015年，数据比较陈旧。三明市地理国情普查数据是2017年，三明控规基准年也是2017年，故采用地理国情普查数据。文本中土地利用类型分类按照地理国情普查分类标准《GDPJ 01—2013》要求进行制图。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jc w:val="center"/>
        </w:trPr>
        <w:tc>
          <w:tcPr>
            <w:tcW w:w="9729"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26、图集中农田现状分布图中补充坐标网、基本农田，插表说明各县区面积。</w:t>
            </w:r>
          </w:p>
        </w:tc>
        <w:tc>
          <w:tcPr>
            <w:tcW w:w="11250"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已采纳并修改，（1）图件1-5中农田现状图已经更新坐标网和各县面积及占比；（2）新增图件1-21 永久基本农田现状图，并增加坐标网及各县面积占比。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jc w:val="center"/>
        </w:trPr>
        <w:tc>
          <w:tcPr>
            <w:tcW w:w="9729"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27、图集中重要生态功能区和说明书生态功能重要性评价不对应，也和重要性评估图不符。重要生态功能区依据？各图件应补充坐标网等。</w:t>
            </w:r>
          </w:p>
        </w:tc>
        <w:tc>
          <w:tcPr>
            <w:tcW w:w="11250"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部分采纳，重要生态功能区是政府行政依据禁止开发区等严格地理边界进行划分的结果；而生态功能重要性评价则是依据《生态保护红线划定指南》（环办生态〔2017〕48号）、《资源环境承载能力监测预警技术方法（试行）》（2017）的指标体系与方法，按照资源环境承载能力和国土空间开发适宜性评价技术的方法。前者侧重政府行政管理，有严格地理边界，后者是研究评估分析参考依据。二者在概念划分上不完全一致，但在敏感地区的评价趋势基本是一致的。</w:t>
            </w:r>
            <w:r>
              <w:rPr>
                <w:rFonts w:ascii="Times New Roman" w:hAnsi="Times New Roman" w:eastAsia="仿宋_GB2312" w:cs="Times New Roman"/>
                <w:sz w:val="28"/>
                <w:szCs w:val="28"/>
              </w:rPr>
              <w:br w:type="textWrapping"/>
            </w:r>
            <w:r>
              <w:rPr>
                <w:rFonts w:ascii="Times New Roman" w:hAnsi="Times New Roman" w:eastAsia="仿宋_GB2312" w:cs="Times New Roman"/>
                <w:sz w:val="28"/>
                <w:szCs w:val="28"/>
              </w:rPr>
              <w:t xml:space="preserve">三明市生态功能区分布图和市域图都已经添加坐标网。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jc w:val="center"/>
        </w:trPr>
        <w:tc>
          <w:tcPr>
            <w:tcW w:w="9729"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28、图集中三明市自然保护区分布图中无将乐县龙栖山自然保护区？建议列表说明各保护区的范围等。</w:t>
            </w:r>
          </w:p>
        </w:tc>
        <w:tc>
          <w:tcPr>
            <w:tcW w:w="11250"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已采纳，已核实并补充龙栖山保护区，图集中已列表说明保护区及其范围。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jc w:val="center"/>
        </w:trPr>
        <w:tc>
          <w:tcPr>
            <w:tcW w:w="9729"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29、图集中水环境质量现状图中应补充坐标网，插表说明水功能区划水质目标及现状水质状况，列明不达标原因及主要影响因素，一目了然。无垃圾填埋场、污水处理厂、规模养殖场等现状，无法判定水环境污染治理现状。</w:t>
            </w:r>
          </w:p>
        </w:tc>
        <w:tc>
          <w:tcPr>
            <w:tcW w:w="11250"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 xml:space="preserve">部分采纳。图集中国省控断面水环境质量现状图已补充坐标网，水质目标与水质现状，列明了超标因子等，同时补充了小流域2018年水质现状图。已补充污水处理厂分布图，但经与相关部门核实，无三明市整体垃圾填埋场和规模化养殖场现状分布图。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jc w:val="center"/>
        </w:trPr>
        <w:tc>
          <w:tcPr>
            <w:tcW w:w="9729"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30、图集中饮用水水源地水质现状图中应补充坐标网，插表说明水质不达标的水源地及水质现状、主要影响因素等，复核保护区范围（有些水源地仅有准保护区，有些仅有二级保护区）。</w:t>
            </w:r>
          </w:p>
        </w:tc>
        <w:tc>
          <w:tcPr>
            <w:tcW w:w="11250"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已补充坐标网，已插入表格，保护区范围没问题，主要是因为水质监测点位是在水源保护区的图层上面，由于一些水源保护区范围较小，监测点位将部分保护区遮住。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jc w:val="center"/>
        </w:trPr>
        <w:tc>
          <w:tcPr>
            <w:tcW w:w="9729"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31、图集中废弃矿山及地质灾害分布图中，应补充坐标网，废弃其矿山不能只列拟修复的，地质灾害应按滑坡、崩塌、泥石流、地面塌陷等分别表示，并插表说明数量和现状。</w:t>
            </w:r>
          </w:p>
        </w:tc>
        <w:tc>
          <w:tcPr>
            <w:tcW w:w="11250"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部分采纳并修改：（1）废弃矿山及地质灾害分布图已经按照要求补充坐标网，（2）无法获取废弃矿山的具体点位经纬度信息，故无法在图中列出，但是已经把矿山生态环境重点治理区具体信息列出，见说明书表2.1.7-2。（3）已经按照要求将地灾隐患点分类别显示，并插表说明数量现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jc w:val="center"/>
        </w:trPr>
        <w:tc>
          <w:tcPr>
            <w:tcW w:w="9729"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32、图集中未生成生态环境问题现状图，未划分重点生态保护修复区域。</w:t>
            </w:r>
          </w:p>
        </w:tc>
        <w:tc>
          <w:tcPr>
            <w:tcW w:w="11250" w:type="dxa"/>
          </w:tcPr>
          <w:p>
            <w:pPr>
              <w:widowControl/>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部分采纳并修改，根据专家要求，（1）新增三明市水环境质量现状图，图上标注国省控断面水质类别等具体信息；三明市国省控断面均达到三类水体标注。（2）新增三明市饮用水源地水质现状图，在图上标注水源地分区及相关水质类别信息，并插表说明水源地是否超标，列出超标因子。（3）新增废弃矿山及地质灾害分布图，将地灾隐患点按照类别划分，并插表说明各区县地灾点类别统计。（4）新增三明市污水处理厂分布图，并列表说明。（5）新增三明市2018年99个小流域水质现状图，并列表说明。（6）相关生态环境问题图件属于点状、面状数据，如若叠加则容易引起混淆，故单独分开出图。（7）按照要求新增重点生态保护修复区域图件，并在说明书新增表8.1.2-1 闽江流域（三明市段）生态保护修复，列表说明流域划分、生态区位、控制单元、生态现状、主要生态问题、采取对应措施、拟实施重点工程、预期成效等信息。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jc w:val="center"/>
        </w:trPr>
        <w:tc>
          <w:tcPr>
            <w:tcW w:w="9729"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33、图集中重要生态功能区和说明书生态功能重要性评价不对应。重要生态功能区依据？</w:t>
            </w:r>
          </w:p>
        </w:tc>
        <w:tc>
          <w:tcPr>
            <w:tcW w:w="11250"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未采纳，重要生态功能区是政府行政依据禁止开发区等严格地理边界进行划分的结果；而生态功能重要性评价则是依据《生态保护红线划定指南》（环办生态〔2017〕48号）、《资源环境承载能力监测预警技术方法（试行）》（2017）的指标体系与方法，按照资源环境承载能力和国土空间开发适宜性评价技术的方法。前者侧重政府行政管理，有严格地理边界，后者是研究评估分析参考依据。二者在概念划分上不完全一致，但在敏感地区的评价趋势基本是一致的。重要生态功能区主要包括：国道沿线林地、库容1-6亿立方米的大型水库周围林地、库容6亿立方米以上水库周边、江河两岸、环城区位区划、省级森林公园、省级水源保护区林地、省级自然保护区、重要湿地、铁路沿线林地、高速公路沿线林地。三明林业局根据林地位置、生态环境敏感性和重要性作为选择依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Ex>
        <w:trPr>
          <w:jc w:val="center"/>
        </w:trPr>
        <w:tc>
          <w:tcPr>
            <w:tcW w:w="9729" w:type="dxa"/>
            <w:vAlign w:val="center"/>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34、图集中各县区规划问题雷同，以将乐县为例，进行说明。</w:t>
            </w:r>
          </w:p>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1）采用卫星影像图为底图，无法判定项目及建设内容的合理性。应结合地形图和土地利用现状图、现状生态环境等生成生态问题现状图，在此基础上结合相关规划，按流域或县区进行总体工程部署、图中插入建设内容、考核指标等。</w:t>
            </w:r>
          </w:p>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（2）将乐县生态功能区划图应按功能区划重新编制。</w:t>
            </w:r>
          </w:p>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（3）土地利用现状图土地利用类型划分不符合规范要求.</w:t>
            </w:r>
          </w:p>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（4）农地生态功能提升项目过于分散。</w:t>
            </w:r>
          </w:p>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（5）项目规划补充了常上湖生态修复和福口溪安全生态水系建设规划，但由少了龙栖山国家级自然保护区集体林赎买项目和池湖溪小流域水环境综合整治工。</w:t>
            </w:r>
          </w:p>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（6）水土流失治理全域布局显然不妥，应在重点区域、重点单元、重点流失斑布置。</w:t>
            </w:r>
          </w:p>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（7）废弃矿山治理规划图、林分改造等图件表格中应补充水土流失绩效考核指标。</w:t>
            </w:r>
          </w:p>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（8）项目部署图中无边界坐标等，不满足《管理办法要求》，也无法进行项目备案、复核、监测等。</w:t>
            </w:r>
          </w:p>
        </w:tc>
        <w:tc>
          <w:tcPr>
            <w:tcW w:w="11250" w:type="dxa"/>
          </w:tcPr>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部分采纳并修改：</w:t>
            </w:r>
          </w:p>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1）未采纳，由于地形图是面状数据、土地利用现状图是面状数据，生态问题现状图也是面状数据，如果将三者进行叠加，只能显示一个图层则无法看到其他相关图层，再叠加工程项目，容易引起混淆。卫星影像图可以清楚看清工程实施项目地形地貌，周围地物概况，另外图集已经叠加经纬网格，具体工程项目信息，建设内容，考核指标等，方便判定项目合理性。如需根据具体工程项目情况，可依据工程图集，进一步查阅相关工程可研，实施方案。</w:t>
            </w:r>
          </w:p>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（2）未采纳，将乐县生态功能区划数据来源于三明市林业局，后期可以跟三明市林业局申请进行新一轮全市生态功能区划编制工作。</w:t>
            </w:r>
          </w:p>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3）未采纳，三明市土地利用二调数据是2015年，数据比较陈旧。三明市地理国情普查数据是2017年，三明控规基准年也是2017年，故采用地理国情普查数据。文本中土地利用类型分类按照地理国情普查分类标准《GDPJ 01—2013》要求进行制图。</w:t>
            </w:r>
          </w:p>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4）将乐县农地生态功能提升项目的主要工程内容包括田间机耕路建设、水源工程建设、耕地质量提升工程三大部分，涉及农地面积2.9万亩。项目主要分布在6个乡镇28个行政村，平均每个行政村提升治理面积约1035亩。将乐县农田面积有109.41平方公里，约占该县农田总面积的17.7%，从图上来看比较分散，但实际上并不是很分散。</w:t>
            </w:r>
          </w:p>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（5）已采纳并补充。</w:t>
            </w:r>
          </w:p>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（6）三明市水利局目前暂不掌握水土流失治理斑块数据，故暂时无法解决。</w:t>
            </w:r>
          </w:p>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（7）已采纳并修改。</w:t>
            </w:r>
          </w:p>
          <w:p>
            <w:pPr>
              <w:adjustRightInd w:val="0"/>
              <w:snapToGrid w:val="0"/>
              <w:jc w:val="left"/>
              <w:rPr>
                <w:rFonts w:ascii="Times New Roman" w:hAnsi="Times New Roman" w:eastAsia="仿宋_GB2312" w:cs="Times New Roman"/>
                <w:sz w:val="28"/>
                <w:szCs w:val="28"/>
              </w:rPr>
            </w:pPr>
            <w:r>
              <w:rPr>
                <w:rFonts w:ascii="Times New Roman" w:hAnsi="Times New Roman" w:eastAsia="仿宋_GB2312" w:cs="Times New Roman"/>
                <w:sz w:val="28"/>
                <w:szCs w:val="28"/>
              </w:rPr>
              <w:t>（8）部分采纳并修改，项目部署图已经更新添加边界坐标。</w:t>
            </w:r>
          </w:p>
        </w:tc>
      </w:tr>
    </w:tbl>
    <w:p>
      <w:pPr>
        <w:widowControl/>
        <w:jc w:val="left"/>
        <w:rPr>
          <w:rFonts w:ascii="Times New Roman" w:hAnsi="Times New Roman" w:cs="Times New Roman"/>
          <w:sz w:val="30"/>
          <w:szCs w:val="30"/>
        </w:rPr>
      </w:pPr>
    </w:p>
    <w:p>
      <w:pPr>
        <w:widowControl/>
        <w:jc w:val="left"/>
        <w:rPr>
          <w:rFonts w:ascii="Times New Roman" w:hAnsi="Times New Roman" w:cs="Times New Roman"/>
          <w:sz w:val="30"/>
          <w:szCs w:val="30"/>
        </w:rPr>
      </w:pPr>
    </w:p>
    <w:p>
      <w:pPr>
        <w:rPr>
          <w:rFonts w:ascii="Times New Roman" w:hAnsi="Times New Roman" w:eastAsia="宋体" w:cs="Times New Roman"/>
          <w:sz w:val="30"/>
          <w:szCs w:val="30"/>
          <w:lang w:bidi="ar"/>
        </w:rPr>
        <w:sectPr>
          <w:type w:val="continuous"/>
          <w:pgSz w:w="23814" w:h="16839" w:orient="landscape"/>
          <w:pgMar w:top="1800" w:right="1440" w:bottom="1800" w:left="1440" w:header="851" w:footer="992" w:gutter="0"/>
          <w:cols w:space="425" w:num="1"/>
          <w:docGrid w:type="lines" w:linePitch="312" w:charSpace="0"/>
        </w:sectPr>
      </w:pPr>
    </w:p>
    <w:p>
      <w:pPr>
        <w:widowControl/>
        <w:jc w:val="left"/>
        <w:rPr>
          <w:rFonts w:ascii="Times New Roman" w:hAnsi="Times New Roman" w:eastAsia="宋体" w:cs="Times New Roman"/>
          <w:lang w:val="zh-CN"/>
        </w:rPr>
        <w:sectPr>
          <w:footerReference r:id="rId5" w:type="default"/>
          <w:type w:val="continuous"/>
          <w:pgSz w:w="23814" w:h="16839" w:orient="landscape"/>
          <w:pgMar w:top="1800" w:right="1440" w:bottom="1800" w:left="1440" w:header="851" w:footer="992" w:gutter="0"/>
          <w:cols w:space="425" w:num="1"/>
          <w:docGrid w:type="lines" w:linePitch="312" w:charSpace="0"/>
        </w:sectPr>
      </w:pPr>
      <w:bookmarkStart w:id="1" w:name="_Toc5266701"/>
      <w:r>
        <w:rPr>
          <w:rFonts w:ascii="Times New Roman" w:hAnsi="Times New Roman" w:eastAsia="宋体" w:cs="Times New Roman"/>
          <w:lang w:val="zh-CN"/>
        </w:rPr>
        <w:br w:type="page"/>
      </w:r>
    </w:p>
    <w:p>
      <w:pPr>
        <w:pStyle w:val="56"/>
        <w:spacing w:line="260" w:lineRule="auto"/>
        <w:ind w:left="283" w:leftChars="135"/>
        <w:jc w:val="center"/>
        <w:outlineLvl w:val="0"/>
        <w:rPr>
          <w:rFonts w:ascii="Times New Roman" w:hAnsi="Times New Roman" w:eastAsia="宋体" w:cs="Times New Roman"/>
          <w:color w:val="auto"/>
          <w:kern w:val="2"/>
          <w:sz w:val="21"/>
          <w:szCs w:val="22"/>
          <w:lang w:val="zh-CN"/>
        </w:rPr>
        <w:sectPr>
          <w:pgSz w:w="23814" w:h="16839" w:orient="landscape"/>
          <w:pgMar w:top="1800" w:right="1440" w:bottom="1800" w:left="1440" w:header="851" w:footer="992" w:gutter="0"/>
          <w:cols w:space="425" w:num="1"/>
          <w:docGrid w:type="lines" w:linePitch="312" w:charSpace="0"/>
        </w:sectPr>
      </w:pPr>
    </w:p>
    <w:p>
      <w:pPr>
        <w:pStyle w:val="56"/>
        <w:spacing w:line="260" w:lineRule="auto"/>
        <w:ind w:left="283" w:leftChars="135" w:firstLine="3534" w:firstLineChars="1100"/>
        <w:jc w:val="both"/>
        <w:outlineLvl w:val="0"/>
        <w:rPr>
          <w:rFonts w:ascii="Times New Roman" w:hAnsi="Times New Roman" w:eastAsia="宋体" w:cs="Times New Roman"/>
          <w:b/>
          <w:color w:val="auto"/>
        </w:rPr>
      </w:pPr>
      <w:r>
        <w:rPr>
          <w:rFonts w:ascii="Times New Roman" w:hAnsi="Times New Roman" w:eastAsia="宋体" w:cs="Times New Roman"/>
          <w:b/>
          <w:color w:val="auto"/>
          <w:lang w:val="zh-CN"/>
        </w:rPr>
        <w:t>目  录</w:t>
      </w:r>
      <w:bookmarkEnd w:id="1"/>
    </w:p>
    <w:p>
      <w:pPr>
        <w:pStyle w:val="24"/>
        <w:tabs>
          <w:tab w:val="right" w:leader="dot" w:pos="8296"/>
        </w:tabs>
        <w:spacing w:line="440" w:lineRule="exact"/>
        <w:ind w:left="283" w:leftChars="135"/>
        <w:rPr>
          <w:rFonts w:ascii="Times New Roman" w:hAnsi="Times New Roman" w:cs="Times New Roman" w:eastAsiaTheme="majorEastAsia"/>
          <w:b/>
          <w:sz w:val="28"/>
          <w:szCs w:val="28"/>
        </w:rPr>
      </w:pP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TOC \o "1-3" \h \z \u </w:instrText>
      </w:r>
      <w:r>
        <w:rPr>
          <w:rFonts w:ascii="Times New Roman" w:hAnsi="Times New Roman" w:cs="Times New Roman" w:eastAsiaTheme="majorEastAsia"/>
          <w:sz w:val="28"/>
          <w:szCs w:val="28"/>
        </w:rPr>
        <w:fldChar w:fldCharType="separate"/>
      </w:r>
      <w:r>
        <w:fldChar w:fldCharType="begin"/>
      </w:r>
      <w:r>
        <w:instrText xml:space="preserve"> HYPERLINK \l "_Toc5266702" </w:instrText>
      </w:r>
      <w:r>
        <w:fldChar w:fldCharType="separate"/>
      </w:r>
      <w:r>
        <w:rPr>
          <w:rStyle w:val="39"/>
          <w:rFonts w:ascii="Times New Roman" w:hAnsi="Times New Roman" w:cs="Times New Roman" w:eastAsiaTheme="majorEastAsia"/>
          <w:b/>
          <w:kern w:val="44"/>
          <w:sz w:val="28"/>
          <w:szCs w:val="28"/>
        </w:rPr>
        <w:t>第一章 总则</w:t>
      </w:r>
      <w:r>
        <w:rPr>
          <w:rFonts w:ascii="Times New Roman" w:hAnsi="Times New Roman" w:cs="Times New Roman" w:eastAsiaTheme="majorEastAsia"/>
          <w:b/>
          <w:sz w:val="28"/>
          <w:szCs w:val="28"/>
        </w:rPr>
        <w:tab/>
      </w:r>
      <w:r>
        <w:rPr>
          <w:rFonts w:ascii="Times New Roman" w:hAnsi="Times New Roman" w:cs="Times New Roman" w:eastAsiaTheme="majorEastAsia"/>
          <w:b/>
          <w:sz w:val="28"/>
          <w:szCs w:val="28"/>
        </w:rPr>
        <w:fldChar w:fldCharType="begin"/>
      </w:r>
      <w:r>
        <w:rPr>
          <w:rFonts w:ascii="Times New Roman" w:hAnsi="Times New Roman" w:cs="Times New Roman" w:eastAsiaTheme="majorEastAsia"/>
          <w:b/>
          <w:sz w:val="28"/>
          <w:szCs w:val="28"/>
        </w:rPr>
        <w:instrText xml:space="preserve"> PAGEREF _Toc5266702 \h </w:instrText>
      </w:r>
      <w:r>
        <w:rPr>
          <w:rFonts w:ascii="Times New Roman" w:hAnsi="Times New Roman" w:cs="Times New Roman" w:eastAsiaTheme="majorEastAsia"/>
          <w:b/>
          <w:sz w:val="28"/>
          <w:szCs w:val="28"/>
        </w:rPr>
        <w:fldChar w:fldCharType="separate"/>
      </w:r>
      <w:r>
        <w:rPr>
          <w:rFonts w:ascii="Times New Roman" w:hAnsi="Times New Roman" w:cs="Times New Roman" w:eastAsiaTheme="majorEastAsia"/>
          <w:b/>
          <w:sz w:val="28"/>
          <w:szCs w:val="28"/>
        </w:rPr>
        <w:t>1</w:t>
      </w:r>
      <w:r>
        <w:rPr>
          <w:rFonts w:ascii="Times New Roman" w:hAnsi="Times New Roman" w:cs="Times New Roman" w:eastAsiaTheme="majorEastAsia"/>
          <w:b/>
          <w:sz w:val="28"/>
          <w:szCs w:val="28"/>
        </w:rPr>
        <w:fldChar w:fldCharType="end"/>
      </w:r>
      <w:r>
        <w:rPr>
          <w:rFonts w:ascii="Times New Roman" w:hAnsi="Times New Roman" w:cs="Times New Roman" w:eastAsiaTheme="majorEastAsia"/>
          <w:b/>
          <w:sz w:val="28"/>
          <w:szCs w:val="28"/>
        </w:rPr>
        <w:fldChar w:fldCharType="end"/>
      </w:r>
    </w:p>
    <w:p>
      <w:pPr>
        <w:pStyle w:val="29"/>
        <w:tabs>
          <w:tab w:val="left" w:pos="1680"/>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"_Toc5266703" </w:instrText>
      </w:r>
      <w:r>
        <w:fldChar w:fldCharType="separate"/>
      </w:r>
      <w:r>
        <w:rPr>
          <w:rStyle w:val="39"/>
          <w:rFonts w:ascii="Times New Roman" w:hAnsi="Times New Roman" w:cs="Times New Roman" w:eastAsiaTheme="majorEastAsia"/>
          <w:sz w:val="28"/>
          <w:szCs w:val="28"/>
        </w:rPr>
        <w:t>第一条</w:t>
      </w:r>
      <w:r>
        <w:rPr>
          <w:rFonts w:ascii="Times New Roman" w:hAnsi="Times New Roman" w:cs="Times New Roman" w:eastAsiaTheme="majorEastAsia"/>
          <w:sz w:val="28"/>
          <w:szCs w:val="28"/>
        </w:rPr>
        <w:tab/>
      </w:r>
      <w:r>
        <w:rPr>
          <w:rStyle w:val="39"/>
          <w:rFonts w:ascii="Times New Roman" w:hAnsi="Times New Roman" w:cs="Times New Roman" w:eastAsiaTheme="majorEastAsia"/>
          <w:sz w:val="28"/>
          <w:szCs w:val="28"/>
        </w:rPr>
        <w:t>指导思想</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_Toc5266703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1</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9"/>
        <w:tabs>
          <w:tab w:val="left" w:pos="1680"/>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"_Toc5266704" </w:instrText>
      </w:r>
      <w:r>
        <w:fldChar w:fldCharType="separate"/>
      </w:r>
      <w:r>
        <w:rPr>
          <w:rStyle w:val="39"/>
          <w:rFonts w:ascii="Times New Roman" w:hAnsi="Times New Roman" w:cs="Times New Roman" w:eastAsiaTheme="majorEastAsia"/>
          <w:sz w:val="28"/>
          <w:szCs w:val="28"/>
        </w:rPr>
        <w:t>第二条</w:t>
      </w:r>
      <w:r>
        <w:rPr>
          <w:rFonts w:ascii="Times New Roman" w:hAnsi="Times New Roman" w:cs="Times New Roman" w:eastAsiaTheme="majorEastAsia"/>
          <w:sz w:val="28"/>
          <w:szCs w:val="28"/>
        </w:rPr>
        <w:tab/>
      </w:r>
      <w:r>
        <w:rPr>
          <w:rStyle w:val="39"/>
          <w:rFonts w:ascii="Times New Roman" w:hAnsi="Times New Roman" w:cs="Times New Roman" w:eastAsiaTheme="majorEastAsia"/>
          <w:sz w:val="28"/>
          <w:szCs w:val="28"/>
        </w:rPr>
        <w:t>规划范围</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_Toc5266704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1</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9"/>
        <w:tabs>
          <w:tab w:val="left" w:pos="1680"/>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"_Toc5266705" </w:instrText>
      </w:r>
      <w:r>
        <w:fldChar w:fldCharType="separate"/>
      </w:r>
      <w:r>
        <w:rPr>
          <w:rStyle w:val="39"/>
          <w:rFonts w:ascii="Times New Roman" w:hAnsi="Times New Roman" w:cs="Times New Roman" w:eastAsiaTheme="majorEastAsia"/>
          <w:sz w:val="28"/>
          <w:szCs w:val="28"/>
        </w:rPr>
        <w:t>第三条</w:t>
      </w:r>
      <w:r>
        <w:rPr>
          <w:rFonts w:ascii="Times New Roman" w:hAnsi="Times New Roman" w:cs="Times New Roman" w:eastAsiaTheme="majorEastAsia"/>
          <w:sz w:val="28"/>
          <w:szCs w:val="28"/>
        </w:rPr>
        <w:tab/>
      </w:r>
      <w:r>
        <w:rPr>
          <w:rStyle w:val="39"/>
          <w:rFonts w:ascii="Times New Roman" w:hAnsi="Times New Roman" w:cs="Times New Roman" w:eastAsiaTheme="majorEastAsia"/>
          <w:sz w:val="28"/>
          <w:szCs w:val="28"/>
        </w:rPr>
        <w:t>规划期限</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_Toc5266705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1</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9"/>
        <w:tabs>
          <w:tab w:val="left" w:pos="1680"/>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"_Toc5266706" </w:instrText>
      </w:r>
      <w:r>
        <w:fldChar w:fldCharType="separate"/>
      </w:r>
      <w:r>
        <w:rPr>
          <w:rStyle w:val="39"/>
          <w:rFonts w:ascii="Times New Roman" w:hAnsi="Times New Roman" w:cs="Times New Roman" w:eastAsiaTheme="majorEastAsia"/>
          <w:sz w:val="28"/>
          <w:szCs w:val="28"/>
        </w:rPr>
        <w:t>第四条</w:t>
      </w:r>
      <w:r>
        <w:rPr>
          <w:rFonts w:ascii="Times New Roman" w:hAnsi="Times New Roman" w:cs="Times New Roman" w:eastAsiaTheme="majorEastAsia"/>
          <w:sz w:val="28"/>
          <w:szCs w:val="28"/>
        </w:rPr>
        <w:tab/>
      </w:r>
      <w:r>
        <w:rPr>
          <w:rStyle w:val="39"/>
          <w:rFonts w:ascii="Times New Roman" w:hAnsi="Times New Roman" w:cs="Times New Roman" w:eastAsiaTheme="majorEastAsia"/>
          <w:sz w:val="28"/>
          <w:szCs w:val="28"/>
        </w:rPr>
        <w:t>规划依据</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_Toc5266706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1</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9"/>
        <w:tabs>
          <w:tab w:val="left" w:pos="1680"/>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"_Toc5266707" </w:instrText>
      </w:r>
      <w:r>
        <w:fldChar w:fldCharType="separate"/>
      </w:r>
      <w:r>
        <w:rPr>
          <w:rStyle w:val="39"/>
          <w:rFonts w:ascii="Times New Roman" w:hAnsi="Times New Roman" w:cs="Times New Roman" w:eastAsiaTheme="majorEastAsia"/>
          <w:sz w:val="28"/>
          <w:szCs w:val="28"/>
        </w:rPr>
        <w:t>第五条</w:t>
      </w:r>
      <w:r>
        <w:rPr>
          <w:rFonts w:ascii="Times New Roman" w:hAnsi="Times New Roman" w:cs="Times New Roman" w:eastAsiaTheme="majorEastAsia"/>
          <w:sz w:val="28"/>
          <w:szCs w:val="28"/>
        </w:rPr>
        <w:tab/>
      </w:r>
      <w:r>
        <w:rPr>
          <w:rStyle w:val="39"/>
          <w:rFonts w:ascii="Times New Roman" w:hAnsi="Times New Roman" w:cs="Times New Roman" w:eastAsiaTheme="majorEastAsia"/>
          <w:sz w:val="28"/>
          <w:szCs w:val="28"/>
        </w:rPr>
        <w:t>基本原则</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_Toc5266707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2</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4"/>
        <w:tabs>
          <w:tab w:val="right" w:leader="dot" w:pos="8296"/>
        </w:tabs>
        <w:spacing w:line="440" w:lineRule="exact"/>
        <w:ind w:left="283" w:leftChars="135"/>
        <w:rPr>
          <w:rFonts w:ascii="Times New Roman" w:hAnsi="Times New Roman" w:cs="Times New Roman" w:eastAsiaTheme="majorEastAsia"/>
          <w:b/>
          <w:sz w:val="28"/>
          <w:szCs w:val="28"/>
        </w:rPr>
      </w:pPr>
      <w:r>
        <w:fldChar w:fldCharType="begin"/>
      </w:r>
      <w:r>
        <w:instrText xml:space="preserve"> HYPERLINK \l "_Toc5266708" </w:instrText>
      </w:r>
      <w:r>
        <w:fldChar w:fldCharType="separate"/>
      </w:r>
      <w:r>
        <w:rPr>
          <w:rStyle w:val="39"/>
          <w:rFonts w:ascii="Times New Roman" w:hAnsi="Times New Roman" w:cs="Times New Roman" w:eastAsiaTheme="majorEastAsia"/>
          <w:b/>
          <w:sz w:val="28"/>
          <w:szCs w:val="28"/>
        </w:rPr>
        <w:t>第二章 目标与思路</w:t>
      </w:r>
      <w:r>
        <w:rPr>
          <w:rFonts w:ascii="Times New Roman" w:hAnsi="Times New Roman" w:cs="Times New Roman" w:eastAsiaTheme="majorEastAsia"/>
          <w:b/>
          <w:sz w:val="28"/>
          <w:szCs w:val="28"/>
        </w:rPr>
        <w:tab/>
      </w:r>
      <w:r>
        <w:rPr>
          <w:rFonts w:ascii="Times New Roman" w:hAnsi="Times New Roman" w:cs="Times New Roman" w:eastAsiaTheme="majorEastAsia"/>
          <w:b/>
          <w:sz w:val="28"/>
          <w:szCs w:val="28"/>
        </w:rPr>
        <w:fldChar w:fldCharType="begin"/>
      </w:r>
      <w:r>
        <w:rPr>
          <w:rFonts w:ascii="Times New Roman" w:hAnsi="Times New Roman" w:cs="Times New Roman" w:eastAsiaTheme="majorEastAsia"/>
          <w:b/>
          <w:sz w:val="28"/>
          <w:szCs w:val="28"/>
        </w:rPr>
        <w:instrText xml:space="preserve"> PAGEREF _Toc5266708 \h </w:instrText>
      </w:r>
      <w:r>
        <w:rPr>
          <w:rFonts w:ascii="Times New Roman" w:hAnsi="Times New Roman" w:cs="Times New Roman" w:eastAsiaTheme="majorEastAsia"/>
          <w:b/>
          <w:sz w:val="28"/>
          <w:szCs w:val="28"/>
        </w:rPr>
        <w:fldChar w:fldCharType="separate"/>
      </w:r>
      <w:r>
        <w:rPr>
          <w:rFonts w:ascii="Times New Roman" w:hAnsi="Times New Roman" w:cs="Times New Roman" w:eastAsiaTheme="majorEastAsia"/>
          <w:b/>
          <w:sz w:val="28"/>
          <w:szCs w:val="28"/>
        </w:rPr>
        <w:t>3</w:t>
      </w:r>
      <w:r>
        <w:rPr>
          <w:rFonts w:ascii="Times New Roman" w:hAnsi="Times New Roman" w:cs="Times New Roman" w:eastAsiaTheme="majorEastAsia"/>
          <w:b/>
          <w:sz w:val="28"/>
          <w:szCs w:val="28"/>
        </w:rPr>
        <w:fldChar w:fldCharType="end"/>
      </w:r>
      <w:r>
        <w:rPr>
          <w:rFonts w:ascii="Times New Roman" w:hAnsi="Times New Roman" w:cs="Times New Roman" w:eastAsiaTheme="majorEastAsia"/>
          <w:b/>
          <w:sz w:val="28"/>
          <w:szCs w:val="28"/>
        </w:rPr>
        <w:fldChar w:fldCharType="end"/>
      </w:r>
    </w:p>
    <w:p>
      <w:pPr>
        <w:pStyle w:val="29"/>
        <w:tabs>
          <w:tab w:val="left" w:pos="1680"/>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"_Toc5266709" </w:instrText>
      </w:r>
      <w:r>
        <w:fldChar w:fldCharType="separate"/>
      </w:r>
      <w:r>
        <w:rPr>
          <w:rStyle w:val="39"/>
          <w:rFonts w:ascii="Times New Roman" w:hAnsi="Times New Roman" w:cs="Times New Roman" w:eastAsiaTheme="majorEastAsia"/>
          <w:sz w:val="28"/>
          <w:szCs w:val="28"/>
        </w:rPr>
        <w:t>第六条</w:t>
      </w:r>
      <w:r>
        <w:rPr>
          <w:rFonts w:ascii="Times New Roman" w:hAnsi="Times New Roman" w:cs="Times New Roman" w:eastAsiaTheme="majorEastAsia"/>
          <w:sz w:val="28"/>
          <w:szCs w:val="28"/>
        </w:rPr>
        <w:tab/>
      </w:r>
      <w:r>
        <w:rPr>
          <w:rStyle w:val="39"/>
          <w:rFonts w:ascii="Times New Roman" w:hAnsi="Times New Roman" w:cs="Times New Roman" w:eastAsiaTheme="majorEastAsia"/>
          <w:sz w:val="28"/>
          <w:szCs w:val="28"/>
        </w:rPr>
        <w:t>规划目标</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_Toc5266709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3</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9"/>
        <w:tabs>
          <w:tab w:val="left" w:pos="1680"/>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"_Toc5266710" </w:instrText>
      </w:r>
      <w:r>
        <w:fldChar w:fldCharType="separate"/>
      </w:r>
      <w:r>
        <w:rPr>
          <w:rStyle w:val="39"/>
          <w:rFonts w:ascii="Times New Roman" w:hAnsi="Times New Roman" w:cs="Times New Roman" w:eastAsiaTheme="majorEastAsia"/>
          <w:sz w:val="28"/>
          <w:szCs w:val="28"/>
        </w:rPr>
        <w:t>第七条</w:t>
      </w:r>
      <w:r>
        <w:rPr>
          <w:rFonts w:ascii="Times New Roman" w:hAnsi="Times New Roman" w:cs="Times New Roman" w:eastAsiaTheme="majorEastAsia"/>
          <w:sz w:val="28"/>
          <w:szCs w:val="28"/>
        </w:rPr>
        <w:tab/>
      </w:r>
      <w:r>
        <w:rPr>
          <w:rStyle w:val="39"/>
          <w:rFonts w:ascii="Times New Roman" w:hAnsi="Times New Roman" w:cs="Times New Roman" w:eastAsiaTheme="majorEastAsia"/>
          <w:sz w:val="28"/>
          <w:szCs w:val="28"/>
        </w:rPr>
        <w:t>规划思路</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_Toc5266710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3</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9"/>
        <w:tabs>
          <w:tab w:val="left" w:pos="1680"/>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"_Toc5266711" </w:instrText>
      </w:r>
      <w:r>
        <w:fldChar w:fldCharType="separate"/>
      </w:r>
      <w:r>
        <w:rPr>
          <w:rStyle w:val="39"/>
          <w:rFonts w:ascii="Times New Roman" w:hAnsi="Times New Roman" w:cs="Times New Roman" w:eastAsiaTheme="majorEastAsia"/>
          <w:sz w:val="28"/>
          <w:szCs w:val="28"/>
        </w:rPr>
        <w:t>第八条</w:t>
      </w:r>
      <w:r>
        <w:rPr>
          <w:rFonts w:ascii="Times New Roman" w:hAnsi="Times New Roman" w:cs="Times New Roman" w:eastAsiaTheme="majorEastAsia"/>
          <w:sz w:val="28"/>
          <w:szCs w:val="28"/>
        </w:rPr>
        <w:tab/>
      </w:r>
      <w:r>
        <w:rPr>
          <w:rStyle w:val="39"/>
          <w:rFonts w:ascii="Times New Roman" w:hAnsi="Times New Roman" w:cs="Times New Roman" w:eastAsiaTheme="majorEastAsia"/>
          <w:sz w:val="28"/>
          <w:szCs w:val="28"/>
        </w:rPr>
        <w:t>控规单元划分</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_Toc5266711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3</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9"/>
        <w:tabs>
          <w:tab w:val="left" w:pos="1680"/>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"_Toc5266712" </w:instrText>
      </w:r>
      <w:r>
        <w:fldChar w:fldCharType="separate"/>
      </w:r>
      <w:r>
        <w:rPr>
          <w:rStyle w:val="39"/>
          <w:rFonts w:ascii="Times New Roman" w:hAnsi="Times New Roman" w:cs="Times New Roman" w:eastAsiaTheme="majorEastAsia"/>
          <w:sz w:val="28"/>
          <w:szCs w:val="28"/>
        </w:rPr>
        <w:t>第九条</w:t>
      </w:r>
      <w:r>
        <w:rPr>
          <w:rFonts w:ascii="Times New Roman" w:hAnsi="Times New Roman" w:cs="Times New Roman" w:eastAsiaTheme="majorEastAsia"/>
          <w:sz w:val="28"/>
          <w:szCs w:val="28"/>
        </w:rPr>
        <w:tab/>
      </w:r>
      <w:r>
        <w:rPr>
          <w:rStyle w:val="39"/>
          <w:rFonts w:ascii="Times New Roman" w:hAnsi="Times New Roman" w:cs="Times New Roman" w:eastAsiaTheme="majorEastAsia"/>
          <w:sz w:val="28"/>
          <w:szCs w:val="28"/>
        </w:rPr>
        <w:t>编制技术路线</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_Toc5266712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3</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4"/>
        <w:tabs>
          <w:tab w:val="right" w:leader="dot" w:pos="8296"/>
        </w:tabs>
        <w:spacing w:line="440" w:lineRule="exact"/>
        <w:ind w:left="283" w:leftChars="135"/>
        <w:rPr>
          <w:rFonts w:ascii="Times New Roman" w:hAnsi="Times New Roman" w:cs="Times New Roman" w:eastAsiaTheme="majorEastAsia"/>
          <w:b/>
          <w:sz w:val="28"/>
          <w:szCs w:val="28"/>
        </w:rPr>
      </w:pPr>
      <w:r>
        <w:fldChar w:fldCharType="begin"/>
      </w:r>
      <w:r>
        <w:instrText xml:space="preserve"> HYPERLINK \l "_Toc5266713" </w:instrText>
      </w:r>
      <w:r>
        <w:fldChar w:fldCharType="separate"/>
      </w:r>
      <w:r>
        <w:rPr>
          <w:rStyle w:val="39"/>
          <w:rFonts w:ascii="Times New Roman" w:hAnsi="Times New Roman" w:cs="Times New Roman" w:eastAsiaTheme="majorEastAsia"/>
          <w:b/>
          <w:sz w:val="28"/>
          <w:szCs w:val="28"/>
        </w:rPr>
        <w:t>第三章 项目布局与项目策划</w:t>
      </w:r>
      <w:r>
        <w:rPr>
          <w:rFonts w:ascii="Times New Roman" w:hAnsi="Times New Roman" w:cs="Times New Roman" w:eastAsiaTheme="majorEastAsia"/>
          <w:b/>
          <w:sz w:val="28"/>
          <w:szCs w:val="28"/>
        </w:rPr>
        <w:tab/>
      </w:r>
      <w:r>
        <w:rPr>
          <w:rFonts w:ascii="Times New Roman" w:hAnsi="Times New Roman" w:cs="Times New Roman" w:eastAsiaTheme="majorEastAsia"/>
          <w:b/>
          <w:sz w:val="28"/>
          <w:szCs w:val="28"/>
        </w:rPr>
        <w:fldChar w:fldCharType="begin"/>
      </w:r>
      <w:r>
        <w:rPr>
          <w:rFonts w:ascii="Times New Roman" w:hAnsi="Times New Roman" w:cs="Times New Roman" w:eastAsiaTheme="majorEastAsia"/>
          <w:b/>
          <w:sz w:val="28"/>
          <w:szCs w:val="28"/>
        </w:rPr>
        <w:instrText xml:space="preserve"> PAGEREF _Toc5266713 \h </w:instrText>
      </w:r>
      <w:r>
        <w:rPr>
          <w:rFonts w:ascii="Times New Roman" w:hAnsi="Times New Roman" w:cs="Times New Roman" w:eastAsiaTheme="majorEastAsia"/>
          <w:b/>
          <w:sz w:val="28"/>
          <w:szCs w:val="28"/>
        </w:rPr>
        <w:fldChar w:fldCharType="separate"/>
      </w:r>
      <w:r>
        <w:rPr>
          <w:rFonts w:ascii="Times New Roman" w:hAnsi="Times New Roman" w:cs="Times New Roman" w:eastAsiaTheme="majorEastAsia"/>
          <w:b/>
          <w:sz w:val="28"/>
          <w:szCs w:val="28"/>
        </w:rPr>
        <w:t>4</w:t>
      </w:r>
      <w:r>
        <w:rPr>
          <w:rFonts w:ascii="Times New Roman" w:hAnsi="Times New Roman" w:cs="Times New Roman" w:eastAsiaTheme="majorEastAsia"/>
          <w:b/>
          <w:sz w:val="28"/>
          <w:szCs w:val="28"/>
        </w:rPr>
        <w:fldChar w:fldCharType="end"/>
      </w:r>
      <w:r>
        <w:rPr>
          <w:rFonts w:ascii="Times New Roman" w:hAnsi="Times New Roman" w:cs="Times New Roman" w:eastAsiaTheme="majorEastAsia"/>
          <w:b/>
          <w:sz w:val="28"/>
          <w:szCs w:val="28"/>
        </w:rPr>
        <w:fldChar w:fldCharType="end"/>
      </w:r>
    </w:p>
    <w:p>
      <w:pPr>
        <w:pStyle w:val="29"/>
        <w:tabs>
          <w:tab w:val="left" w:pos="1680"/>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"_Toc5266714" </w:instrText>
      </w:r>
      <w:r>
        <w:fldChar w:fldCharType="separate"/>
      </w:r>
      <w:r>
        <w:rPr>
          <w:rStyle w:val="39"/>
          <w:rFonts w:ascii="Times New Roman" w:hAnsi="Times New Roman" w:cs="Times New Roman" w:eastAsiaTheme="majorEastAsia"/>
          <w:sz w:val="28"/>
          <w:szCs w:val="28"/>
        </w:rPr>
        <w:t>第十条</w:t>
      </w:r>
      <w:r>
        <w:rPr>
          <w:rFonts w:ascii="Times New Roman" w:hAnsi="Times New Roman" w:cs="Times New Roman" w:eastAsiaTheme="majorEastAsia"/>
          <w:sz w:val="28"/>
          <w:szCs w:val="28"/>
        </w:rPr>
        <w:tab/>
      </w:r>
      <w:r>
        <w:rPr>
          <w:rStyle w:val="39"/>
          <w:rFonts w:ascii="Times New Roman" w:hAnsi="Times New Roman" w:cs="Times New Roman" w:eastAsiaTheme="majorEastAsia"/>
          <w:sz w:val="28"/>
          <w:szCs w:val="28"/>
        </w:rPr>
        <w:t>总体布局</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_Toc5266714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4</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9"/>
        <w:tabs>
          <w:tab w:val="left" w:pos="1680"/>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"_Toc5266715" </w:instrText>
      </w:r>
      <w:r>
        <w:fldChar w:fldCharType="separate"/>
      </w:r>
      <w:r>
        <w:rPr>
          <w:rStyle w:val="39"/>
          <w:rFonts w:ascii="Times New Roman" w:hAnsi="Times New Roman" w:cs="Times New Roman" w:eastAsiaTheme="majorEastAsia"/>
          <w:sz w:val="28"/>
          <w:szCs w:val="28"/>
        </w:rPr>
        <w:t>第十一条</w:t>
      </w:r>
      <w:r>
        <w:rPr>
          <w:rFonts w:ascii="Times New Roman" w:hAnsi="Times New Roman" w:cs="Times New Roman" w:eastAsiaTheme="majorEastAsia"/>
          <w:sz w:val="28"/>
          <w:szCs w:val="28"/>
        </w:rPr>
        <w:tab/>
      </w:r>
      <w:r>
        <w:rPr>
          <w:rStyle w:val="39"/>
          <w:rFonts w:ascii="Times New Roman" w:hAnsi="Times New Roman" w:cs="Times New Roman" w:eastAsiaTheme="majorEastAsia"/>
          <w:sz w:val="28"/>
          <w:szCs w:val="28"/>
        </w:rPr>
        <w:t>项目分区</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_Toc5266715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4</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9"/>
        <w:tabs>
          <w:tab w:val="left" w:pos="1680"/>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"_Toc5266716" </w:instrText>
      </w:r>
      <w:r>
        <w:fldChar w:fldCharType="separate"/>
      </w:r>
      <w:r>
        <w:rPr>
          <w:rStyle w:val="39"/>
          <w:rFonts w:ascii="Times New Roman" w:hAnsi="Times New Roman" w:cs="Times New Roman" w:eastAsiaTheme="majorEastAsia"/>
          <w:sz w:val="28"/>
          <w:szCs w:val="28"/>
        </w:rPr>
        <w:t>第十二条</w:t>
      </w:r>
      <w:r>
        <w:rPr>
          <w:rFonts w:ascii="Times New Roman" w:hAnsi="Times New Roman" w:cs="Times New Roman" w:eastAsiaTheme="majorEastAsia"/>
          <w:sz w:val="28"/>
          <w:szCs w:val="28"/>
        </w:rPr>
        <w:tab/>
      </w:r>
      <w:r>
        <w:rPr>
          <w:rStyle w:val="39"/>
          <w:rFonts w:ascii="Times New Roman" w:hAnsi="Times New Roman" w:cs="Times New Roman" w:eastAsiaTheme="majorEastAsia"/>
          <w:sz w:val="28"/>
          <w:szCs w:val="28"/>
        </w:rPr>
        <w:t>项目分类</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_Toc5266716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5</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9"/>
        <w:tabs>
          <w:tab w:val="left" w:pos="1680"/>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"_Toc5266717" </w:instrText>
      </w:r>
      <w:r>
        <w:fldChar w:fldCharType="separate"/>
      </w:r>
      <w:r>
        <w:rPr>
          <w:rStyle w:val="39"/>
          <w:rFonts w:ascii="Times New Roman" w:hAnsi="Times New Roman" w:cs="Times New Roman" w:eastAsiaTheme="majorEastAsia"/>
          <w:sz w:val="28"/>
          <w:szCs w:val="28"/>
        </w:rPr>
        <w:t>第十三条</w:t>
      </w:r>
      <w:r>
        <w:rPr>
          <w:rFonts w:ascii="Times New Roman" w:hAnsi="Times New Roman" w:cs="Times New Roman" w:eastAsiaTheme="majorEastAsia"/>
          <w:sz w:val="28"/>
          <w:szCs w:val="28"/>
        </w:rPr>
        <w:tab/>
      </w:r>
      <w:r>
        <w:rPr>
          <w:rStyle w:val="39"/>
          <w:rFonts w:ascii="Times New Roman" w:hAnsi="Times New Roman" w:cs="Times New Roman" w:eastAsiaTheme="majorEastAsia"/>
          <w:sz w:val="28"/>
          <w:szCs w:val="28"/>
        </w:rPr>
        <w:t>项目策划</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_Toc5266717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5</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4"/>
        <w:tabs>
          <w:tab w:val="right" w:leader="dot" w:pos="8296"/>
        </w:tabs>
        <w:spacing w:line="440" w:lineRule="exact"/>
        <w:ind w:left="283" w:leftChars="135"/>
        <w:rPr>
          <w:rFonts w:ascii="Times New Roman" w:hAnsi="Times New Roman" w:cs="Times New Roman" w:eastAsiaTheme="majorEastAsia"/>
          <w:b/>
          <w:sz w:val="28"/>
          <w:szCs w:val="28"/>
        </w:rPr>
      </w:pPr>
      <w:r>
        <w:fldChar w:fldCharType="begin"/>
      </w:r>
      <w:r>
        <w:instrText xml:space="preserve"> HYPERLINK \l "_Toc5266718" </w:instrText>
      </w:r>
      <w:r>
        <w:fldChar w:fldCharType="separate"/>
      </w:r>
      <w:r>
        <w:rPr>
          <w:rStyle w:val="39"/>
          <w:rFonts w:ascii="Times New Roman" w:hAnsi="Times New Roman" w:cs="Times New Roman" w:eastAsiaTheme="majorEastAsia"/>
          <w:b/>
          <w:sz w:val="28"/>
          <w:szCs w:val="28"/>
        </w:rPr>
        <w:t>第四章 管控要求与治理措施</w:t>
      </w:r>
      <w:r>
        <w:rPr>
          <w:rFonts w:ascii="Times New Roman" w:hAnsi="Times New Roman" w:cs="Times New Roman" w:eastAsiaTheme="majorEastAsia"/>
          <w:b/>
          <w:sz w:val="28"/>
          <w:szCs w:val="28"/>
        </w:rPr>
        <w:tab/>
      </w:r>
      <w:r>
        <w:rPr>
          <w:rFonts w:ascii="Times New Roman" w:hAnsi="Times New Roman" w:cs="Times New Roman" w:eastAsiaTheme="majorEastAsia"/>
          <w:b/>
          <w:sz w:val="28"/>
          <w:szCs w:val="28"/>
        </w:rPr>
        <w:fldChar w:fldCharType="begin"/>
      </w:r>
      <w:r>
        <w:rPr>
          <w:rFonts w:ascii="Times New Roman" w:hAnsi="Times New Roman" w:cs="Times New Roman" w:eastAsiaTheme="majorEastAsia"/>
          <w:b/>
          <w:sz w:val="28"/>
          <w:szCs w:val="28"/>
        </w:rPr>
        <w:instrText xml:space="preserve"> PAGEREF _Toc5266718 \h </w:instrText>
      </w:r>
      <w:r>
        <w:rPr>
          <w:rFonts w:ascii="Times New Roman" w:hAnsi="Times New Roman" w:cs="Times New Roman" w:eastAsiaTheme="majorEastAsia"/>
          <w:b/>
          <w:sz w:val="28"/>
          <w:szCs w:val="28"/>
        </w:rPr>
        <w:fldChar w:fldCharType="separate"/>
      </w:r>
      <w:r>
        <w:rPr>
          <w:rFonts w:ascii="Times New Roman" w:hAnsi="Times New Roman" w:cs="Times New Roman" w:eastAsiaTheme="majorEastAsia"/>
          <w:b/>
          <w:sz w:val="28"/>
          <w:szCs w:val="28"/>
        </w:rPr>
        <w:t>5</w:t>
      </w:r>
      <w:r>
        <w:rPr>
          <w:rFonts w:ascii="Times New Roman" w:hAnsi="Times New Roman" w:cs="Times New Roman" w:eastAsiaTheme="majorEastAsia"/>
          <w:b/>
          <w:sz w:val="28"/>
          <w:szCs w:val="28"/>
        </w:rPr>
        <w:fldChar w:fldCharType="end"/>
      </w:r>
      <w:r>
        <w:rPr>
          <w:rFonts w:ascii="Times New Roman" w:hAnsi="Times New Roman" w:cs="Times New Roman" w:eastAsiaTheme="majorEastAsia"/>
          <w:b/>
          <w:sz w:val="28"/>
          <w:szCs w:val="28"/>
        </w:rPr>
        <w:fldChar w:fldCharType="end"/>
      </w:r>
    </w:p>
    <w:p>
      <w:pPr>
        <w:pStyle w:val="29"/>
        <w:tabs>
          <w:tab w:val="left" w:pos="1680"/>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"_Toc5266719" </w:instrText>
      </w:r>
      <w:r>
        <w:fldChar w:fldCharType="separate"/>
      </w:r>
      <w:r>
        <w:rPr>
          <w:rStyle w:val="39"/>
          <w:rFonts w:ascii="Times New Roman" w:hAnsi="Times New Roman" w:cs="Times New Roman" w:eastAsiaTheme="majorEastAsia"/>
          <w:sz w:val="28"/>
          <w:szCs w:val="28"/>
        </w:rPr>
        <w:t>第十四条</w:t>
      </w:r>
      <w:r>
        <w:rPr>
          <w:rFonts w:ascii="Times New Roman" w:hAnsi="Times New Roman" w:cs="Times New Roman" w:eastAsiaTheme="majorEastAsia"/>
          <w:sz w:val="28"/>
          <w:szCs w:val="28"/>
        </w:rPr>
        <w:tab/>
      </w:r>
      <w:r>
        <w:rPr>
          <w:rStyle w:val="39"/>
          <w:rFonts w:ascii="Times New Roman" w:hAnsi="Times New Roman" w:cs="Times New Roman" w:eastAsiaTheme="majorEastAsia"/>
          <w:sz w:val="28"/>
          <w:szCs w:val="28"/>
        </w:rPr>
        <w:t>基本要求</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_Toc5266719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5</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9"/>
        <w:tabs>
          <w:tab w:val="left" w:pos="1680"/>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"_Toc5266720" </w:instrText>
      </w:r>
      <w:r>
        <w:fldChar w:fldCharType="separate"/>
      </w:r>
      <w:r>
        <w:rPr>
          <w:rStyle w:val="39"/>
          <w:rFonts w:ascii="Times New Roman" w:hAnsi="Times New Roman" w:cs="Times New Roman" w:eastAsiaTheme="majorEastAsia"/>
          <w:sz w:val="28"/>
          <w:szCs w:val="28"/>
        </w:rPr>
        <w:t>第十五条</w:t>
      </w:r>
      <w:r>
        <w:rPr>
          <w:rFonts w:ascii="Times New Roman" w:hAnsi="Times New Roman" w:cs="Times New Roman" w:eastAsiaTheme="majorEastAsia"/>
          <w:sz w:val="28"/>
          <w:szCs w:val="28"/>
        </w:rPr>
        <w:tab/>
      </w:r>
      <w:r>
        <w:rPr>
          <w:rStyle w:val="39"/>
          <w:rFonts w:ascii="Times New Roman" w:hAnsi="Times New Roman" w:cs="Times New Roman" w:eastAsiaTheme="majorEastAsia"/>
          <w:sz w:val="28"/>
          <w:szCs w:val="28"/>
        </w:rPr>
        <w:t>指标管控</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_Toc5266720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6</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9"/>
        <w:tabs>
          <w:tab w:val="left" w:pos="1680"/>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"_Toc5266721" </w:instrText>
      </w:r>
      <w:r>
        <w:fldChar w:fldCharType="separate"/>
      </w:r>
      <w:r>
        <w:rPr>
          <w:rStyle w:val="39"/>
          <w:rFonts w:ascii="Times New Roman" w:hAnsi="Times New Roman" w:cs="Times New Roman" w:eastAsiaTheme="majorEastAsia"/>
          <w:sz w:val="28"/>
          <w:szCs w:val="28"/>
        </w:rPr>
        <w:t>第十六条</w:t>
      </w:r>
      <w:r>
        <w:rPr>
          <w:rFonts w:ascii="Times New Roman" w:hAnsi="Times New Roman" w:cs="Times New Roman" w:eastAsiaTheme="majorEastAsia"/>
          <w:sz w:val="28"/>
          <w:szCs w:val="28"/>
        </w:rPr>
        <w:tab/>
      </w:r>
      <w:r>
        <w:rPr>
          <w:rStyle w:val="39"/>
          <w:rFonts w:ascii="Times New Roman" w:hAnsi="Times New Roman" w:cs="Times New Roman" w:eastAsiaTheme="majorEastAsia"/>
          <w:sz w:val="28"/>
          <w:szCs w:val="28"/>
        </w:rPr>
        <w:t>项目管控</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_Toc5266721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8</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9"/>
        <w:tabs>
          <w:tab w:val="left" w:pos="1680"/>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"_Toc5266722" </w:instrText>
      </w:r>
      <w:r>
        <w:fldChar w:fldCharType="separate"/>
      </w:r>
      <w:r>
        <w:rPr>
          <w:rStyle w:val="39"/>
          <w:rFonts w:ascii="Times New Roman" w:hAnsi="Times New Roman" w:cs="Times New Roman" w:eastAsiaTheme="majorEastAsia"/>
          <w:sz w:val="28"/>
          <w:szCs w:val="28"/>
        </w:rPr>
        <w:t>第十七条</w:t>
      </w:r>
      <w:r>
        <w:rPr>
          <w:rFonts w:ascii="Times New Roman" w:hAnsi="Times New Roman" w:cs="Times New Roman" w:eastAsiaTheme="majorEastAsia"/>
          <w:sz w:val="28"/>
          <w:szCs w:val="28"/>
        </w:rPr>
        <w:tab/>
      </w:r>
      <w:r>
        <w:rPr>
          <w:rStyle w:val="39"/>
          <w:rFonts w:ascii="Times New Roman" w:hAnsi="Times New Roman" w:cs="Times New Roman" w:eastAsiaTheme="majorEastAsia"/>
          <w:sz w:val="28"/>
          <w:szCs w:val="28"/>
        </w:rPr>
        <w:t>治理措施</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_Toc5266722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14</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4"/>
        <w:tabs>
          <w:tab w:val="right" w:leader="dot" w:pos="8296"/>
        </w:tabs>
        <w:spacing w:line="440" w:lineRule="exact"/>
        <w:ind w:left="283" w:leftChars="135"/>
        <w:rPr>
          <w:rFonts w:ascii="Times New Roman" w:hAnsi="Times New Roman" w:cs="Times New Roman" w:eastAsiaTheme="majorEastAsia"/>
          <w:b/>
          <w:sz w:val="28"/>
          <w:szCs w:val="28"/>
        </w:rPr>
      </w:pPr>
      <w:r>
        <w:fldChar w:fldCharType="begin"/>
      </w:r>
      <w:r>
        <w:instrText xml:space="preserve"> HYPERLINK \l "_Toc5266723" </w:instrText>
      </w:r>
      <w:r>
        <w:fldChar w:fldCharType="separate"/>
      </w:r>
      <w:r>
        <w:rPr>
          <w:rStyle w:val="39"/>
          <w:rFonts w:ascii="Times New Roman" w:hAnsi="Times New Roman" w:cs="Times New Roman" w:eastAsiaTheme="majorEastAsia"/>
          <w:b/>
          <w:sz w:val="28"/>
          <w:szCs w:val="28"/>
        </w:rPr>
        <w:t>第五章 金溪流域将乐县控制性详细规划</w:t>
      </w:r>
      <w:r>
        <w:rPr>
          <w:rFonts w:ascii="Times New Roman" w:hAnsi="Times New Roman" w:cs="Times New Roman" w:eastAsiaTheme="majorEastAsia"/>
          <w:b/>
          <w:sz w:val="28"/>
          <w:szCs w:val="28"/>
        </w:rPr>
        <w:tab/>
      </w:r>
      <w:r>
        <w:rPr>
          <w:rFonts w:ascii="Times New Roman" w:hAnsi="Times New Roman" w:cs="Times New Roman" w:eastAsiaTheme="majorEastAsia"/>
          <w:b/>
          <w:sz w:val="28"/>
          <w:szCs w:val="28"/>
        </w:rPr>
        <w:fldChar w:fldCharType="begin"/>
      </w:r>
      <w:r>
        <w:rPr>
          <w:rFonts w:ascii="Times New Roman" w:hAnsi="Times New Roman" w:cs="Times New Roman" w:eastAsiaTheme="majorEastAsia"/>
          <w:b/>
          <w:sz w:val="28"/>
          <w:szCs w:val="28"/>
        </w:rPr>
        <w:instrText xml:space="preserve"> PAGEREF _Toc5266723 \h </w:instrText>
      </w:r>
      <w:r>
        <w:rPr>
          <w:rFonts w:ascii="Times New Roman" w:hAnsi="Times New Roman" w:cs="Times New Roman" w:eastAsiaTheme="majorEastAsia"/>
          <w:b/>
          <w:sz w:val="28"/>
          <w:szCs w:val="28"/>
        </w:rPr>
        <w:fldChar w:fldCharType="separate"/>
      </w:r>
      <w:r>
        <w:rPr>
          <w:rFonts w:ascii="Times New Roman" w:hAnsi="Times New Roman" w:cs="Times New Roman" w:eastAsiaTheme="majorEastAsia"/>
          <w:b/>
          <w:sz w:val="28"/>
          <w:szCs w:val="28"/>
        </w:rPr>
        <w:t>14</w:t>
      </w:r>
      <w:r>
        <w:rPr>
          <w:rFonts w:ascii="Times New Roman" w:hAnsi="Times New Roman" w:cs="Times New Roman" w:eastAsiaTheme="majorEastAsia"/>
          <w:b/>
          <w:sz w:val="28"/>
          <w:szCs w:val="28"/>
        </w:rPr>
        <w:fldChar w:fldCharType="end"/>
      </w:r>
      <w:r>
        <w:rPr>
          <w:rFonts w:ascii="Times New Roman" w:hAnsi="Times New Roman" w:cs="Times New Roman" w:eastAsiaTheme="majorEastAsia"/>
          <w:b/>
          <w:sz w:val="28"/>
          <w:szCs w:val="28"/>
        </w:rPr>
        <w:fldChar w:fldCharType="end"/>
      </w:r>
    </w:p>
    <w:p>
      <w:pPr>
        <w:pStyle w:val="29"/>
        <w:tabs>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"_Toc5266724" </w:instrText>
      </w:r>
      <w:r>
        <w:fldChar w:fldCharType="separate"/>
      </w:r>
      <w:r>
        <w:rPr>
          <w:rStyle w:val="39"/>
          <w:rFonts w:ascii="Times New Roman" w:hAnsi="Times New Roman" w:cs="Times New Roman" w:eastAsiaTheme="majorEastAsia"/>
          <w:sz w:val="28"/>
          <w:szCs w:val="28"/>
        </w:rPr>
        <w:t>第十八条 规划范围</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_Toc5266724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14</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9"/>
        <w:tabs>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"_Toc5266725" </w:instrText>
      </w:r>
      <w:r>
        <w:fldChar w:fldCharType="separate"/>
      </w:r>
      <w:r>
        <w:rPr>
          <w:rStyle w:val="39"/>
          <w:rFonts w:ascii="Times New Roman" w:hAnsi="Times New Roman" w:cs="Times New Roman" w:eastAsiaTheme="majorEastAsia"/>
          <w:sz w:val="28"/>
          <w:szCs w:val="28"/>
        </w:rPr>
        <w:t>第十九条 控制单元划分</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_Toc5266725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14</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9"/>
        <w:tabs>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"_Toc5266726" </w:instrText>
      </w:r>
      <w:r>
        <w:fldChar w:fldCharType="separate"/>
      </w:r>
      <w:r>
        <w:rPr>
          <w:rStyle w:val="39"/>
          <w:rFonts w:ascii="Times New Roman" w:hAnsi="Times New Roman" w:cs="Times New Roman" w:eastAsiaTheme="majorEastAsia"/>
          <w:sz w:val="28"/>
          <w:szCs w:val="28"/>
        </w:rPr>
        <w:t>第二十条 将乐县项目控规</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_Toc5266726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15</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4"/>
        <w:tabs>
          <w:tab w:val="right" w:leader="dot" w:pos="8296"/>
        </w:tabs>
        <w:spacing w:line="440" w:lineRule="exact"/>
        <w:ind w:left="283" w:leftChars="135"/>
        <w:rPr>
          <w:rFonts w:ascii="Times New Roman" w:hAnsi="Times New Roman" w:cs="Times New Roman" w:eastAsiaTheme="majorEastAsia"/>
          <w:b/>
          <w:sz w:val="28"/>
          <w:szCs w:val="28"/>
        </w:rPr>
      </w:pPr>
      <w:r>
        <w:fldChar w:fldCharType="begin"/>
      </w:r>
      <w:r>
        <w:instrText xml:space="preserve"> HYPERLINK \l "_Toc5266727" </w:instrText>
      </w:r>
      <w:r>
        <w:fldChar w:fldCharType="separate"/>
      </w:r>
      <w:r>
        <w:rPr>
          <w:rStyle w:val="39"/>
          <w:rFonts w:ascii="Times New Roman" w:hAnsi="Times New Roman" w:cs="Times New Roman" w:eastAsiaTheme="majorEastAsia"/>
          <w:b/>
          <w:sz w:val="28"/>
          <w:szCs w:val="28"/>
        </w:rPr>
        <w:t>第六章 金溪流域泰宁县控制性详细规划</w:t>
      </w:r>
      <w:r>
        <w:rPr>
          <w:rFonts w:ascii="Times New Roman" w:hAnsi="Times New Roman" w:cs="Times New Roman" w:eastAsiaTheme="majorEastAsia"/>
          <w:b/>
          <w:sz w:val="28"/>
          <w:szCs w:val="28"/>
        </w:rPr>
        <w:tab/>
      </w:r>
      <w:r>
        <w:rPr>
          <w:rFonts w:ascii="Times New Roman" w:hAnsi="Times New Roman" w:cs="Times New Roman" w:eastAsiaTheme="majorEastAsia"/>
          <w:b/>
          <w:sz w:val="28"/>
          <w:szCs w:val="28"/>
        </w:rPr>
        <w:fldChar w:fldCharType="begin"/>
      </w:r>
      <w:r>
        <w:rPr>
          <w:rFonts w:ascii="Times New Roman" w:hAnsi="Times New Roman" w:cs="Times New Roman" w:eastAsiaTheme="majorEastAsia"/>
          <w:b/>
          <w:sz w:val="28"/>
          <w:szCs w:val="28"/>
        </w:rPr>
        <w:instrText xml:space="preserve"> PAGEREF _Toc5266727 \h </w:instrText>
      </w:r>
      <w:r>
        <w:rPr>
          <w:rFonts w:ascii="Times New Roman" w:hAnsi="Times New Roman" w:cs="Times New Roman" w:eastAsiaTheme="majorEastAsia"/>
          <w:b/>
          <w:sz w:val="28"/>
          <w:szCs w:val="28"/>
        </w:rPr>
        <w:fldChar w:fldCharType="separate"/>
      </w:r>
      <w:r>
        <w:rPr>
          <w:rFonts w:ascii="Times New Roman" w:hAnsi="Times New Roman" w:cs="Times New Roman" w:eastAsiaTheme="majorEastAsia"/>
          <w:b/>
          <w:sz w:val="28"/>
          <w:szCs w:val="28"/>
        </w:rPr>
        <w:t>18</w:t>
      </w:r>
      <w:r>
        <w:rPr>
          <w:rFonts w:ascii="Times New Roman" w:hAnsi="Times New Roman" w:cs="Times New Roman" w:eastAsiaTheme="majorEastAsia"/>
          <w:b/>
          <w:sz w:val="28"/>
          <w:szCs w:val="28"/>
        </w:rPr>
        <w:fldChar w:fldCharType="end"/>
      </w:r>
      <w:r>
        <w:rPr>
          <w:rFonts w:ascii="Times New Roman" w:hAnsi="Times New Roman" w:cs="Times New Roman" w:eastAsiaTheme="majorEastAsia"/>
          <w:b/>
          <w:sz w:val="28"/>
          <w:szCs w:val="28"/>
        </w:rPr>
        <w:fldChar w:fldCharType="end"/>
      </w:r>
    </w:p>
    <w:p>
      <w:pPr>
        <w:pStyle w:val="29"/>
        <w:tabs>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"_Toc5266728" </w:instrText>
      </w:r>
      <w:r>
        <w:fldChar w:fldCharType="separate"/>
      </w:r>
      <w:r>
        <w:rPr>
          <w:rStyle w:val="39"/>
          <w:rFonts w:ascii="Times New Roman" w:hAnsi="Times New Roman" w:cs="Times New Roman" w:eastAsiaTheme="majorEastAsia"/>
          <w:sz w:val="28"/>
          <w:szCs w:val="28"/>
        </w:rPr>
        <w:t>第二十一条 规划范围</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_Toc5266728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18</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9"/>
        <w:tabs>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"_Toc5266729" </w:instrText>
      </w:r>
      <w:r>
        <w:fldChar w:fldCharType="separate"/>
      </w:r>
      <w:r>
        <w:rPr>
          <w:rStyle w:val="39"/>
          <w:rFonts w:ascii="Times New Roman" w:hAnsi="Times New Roman" w:cs="Times New Roman" w:eastAsiaTheme="majorEastAsia"/>
          <w:sz w:val="28"/>
          <w:szCs w:val="28"/>
        </w:rPr>
        <w:t>第二十二条 控制单元划分</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_Toc5266729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18</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9"/>
        <w:tabs>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"_Toc5266730" </w:instrText>
      </w:r>
      <w:r>
        <w:fldChar w:fldCharType="separate"/>
      </w:r>
      <w:r>
        <w:rPr>
          <w:rStyle w:val="39"/>
          <w:rFonts w:ascii="Times New Roman" w:hAnsi="Times New Roman" w:cs="Times New Roman" w:eastAsiaTheme="majorEastAsia"/>
          <w:sz w:val="28"/>
          <w:szCs w:val="28"/>
        </w:rPr>
        <w:t>第二十三条 泰宁县项目控规</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_Toc5266730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18</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4"/>
        <w:tabs>
          <w:tab w:val="right" w:leader="dot" w:pos="8296"/>
        </w:tabs>
        <w:spacing w:line="440" w:lineRule="exact"/>
        <w:ind w:left="283" w:leftChars="135"/>
        <w:rPr>
          <w:rFonts w:ascii="Times New Roman" w:hAnsi="Times New Roman" w:cs="Times New Roman" w:eastAsiaTheme="majorEastAsia"/>
          <w:b/>
          <w:sz w:val="28"/>
          <w:szCs w:val="28"/>
        </w:rPr>
      </w:pPr>
      <w:r>
        <w:fldChar w:fldCharType="begin"/>
      </w:r>
      <w:r>
        <w:instrText xml:space="preserve"> HYPERLINK \l "_Toc5266731" </w:instrText>
      </w:r>
      <w:r>
        <w:fldChar w:fldCharType="separate"/>
      </w:r>
      <w:r>
        <w:rPr>
          <w:rStyle w:val="39"/>
          <w:rFonts w:ascii="Times New Roman" w:hAnsi="Times New Roman" w:cs="Times New Roman" w:eastAsiaTheme="majorEastAsia"/>
          <w:b/>
          <w:sz w:val="28"/>
          <w:szCs w:val="28"/>
        </w:rPr>
        <w:t>第七章 金溪流域建宁县控制性详细规划</w:t>
      </w:r>
      <w:r>
        <w:rPr>
          <w:rFonts w:ascii="Times New Roman" w:hAnsi="Times New Roman" w:cs="Times New Roman" w:eastAsiaTheme="majorEastAsia"/>
          <w:b/>
          <w:sz w:val="28"/>
          <w:szCs w:val="28"/>
        </w:rPr>
        <w:tab/>
      </w:r>
      <w:r>
        <w:rPr>
          <w:rFonts w:ascii="Times New Roman" w:hAnsi="Times New Roman" w:cs="Times New Roman" w:eastAsiaTheme="majorEastAsia"/>
          <w:b/>
          <w:sz w:val="28"/>
          <w:szCs w:val="28"/>
        </w:rPr>
        <w:fldChar w:fldCharType="begin"/>
      </w:r>
      <w:r>
        <w:rPr>
          <w:rFonts w:ascii="Times New Roman" w:hAnsi="Times New Roman" w:cs="Times New Roman" w:eastAsiaTheme="majorEastAsia"/>
          <w:b/>
          <w:sz w:val="28"/>
          <w:szCs w:val="28"/>
        </w:rPr>
        <w:instrText xml:space="preserve"> PAGEREF _Toc5266731 \h </w:instrText>
      </w:r>
      <w:r>
        <w:rPr>
          <w:rFonts w:ascii="Times New Roman" w:hAnsi="Times New Roman" w:cs="Times New Roman" w:eastAsiaTheme="majorEastAsia"/>
          <w:b/>
          <w:sz w:val="28"/>
          <w:szCs w:val="28"/>
        </w:rPr>
        <w:fldChar w:fldCharType="separate"/>
      </w:r>
      <w:r>
        <w:rPr>
          <w:rFonts w:ascii="Times New Roman" w:hAnsi="Times New Roman" w:cs="Times New Roman" w:eastAsiaTheme="majorEastAsia"/>
          <w:b/>
          <w:sz w:val="28"/>
          <w:szCs w:val="28"/>
        </w:rPr>
        <w:t>21</w:t>
      </w:r>
      <w:r>
        <w:rPr>
          <w:rFonts w:ascii="Times New Roman" w:hAnsi="Times New Roman" w:cs="Times New Roman" w:eastAsiaTheme="majorEastAsia"/>
          <w:b/>
          <w:sz w:val="28"/>
          <w:szCs w:val="28"/>
        </w:rPr>
        <w:fldChar w:fldCharType="end"/>
      </w:r>
      <w:r>
        <w:rPr>
          <w:rFonts w:ascii="Times New Roman" w:hAnsi="Times New Roman" w:cs="Times New Roman" w:eastAsiaTheme="majorEastAsia"/>
          <w:b/>
          <w:sz w:val="28"/>
          <w:szCs w:val="28"/>
        </w:rPr>
        <w:fldChar w:fldCharType="end"/>
      </w:r>
    </w:p>
    <w:p>
      <w:pPr>
        <w:pStyle w:val="29"/>
        <w:tabs>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"_Toc5266732" </w:instrText>
      </w:r>
      <w:r>
        <w:fldChar w:fldCharType="separate"/>
      </w:r>
      <w:r>
        <w:rPr>
          <w:rStyle w:val="39"/>
          <w:rFonts w:ascii="Times New Roman" w:hAnsi="Times New Roman" w:cs="Times New Roman" w:eastAsiaTheme="majorEastAsia"/>
          <w:sz w:val="28"/>
          <w:szCs w:val="28"/>
        </w:rPr>
        <w:t>第二十四条 规划范围</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_Toc5266732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21</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9"/>
        <w:tabs>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"_Toc5266733" </w:instrText>
      </w:r>
      <w:r>
        <w:fldChar w:fldCharType="separate"/>
      </w:r>
      <w:r>
        <w:rPr>
          <w:rStyle w:val="39"/>
          <w:rFonts w:ascii="Times New Roman" w:hAnsi="Times New Roman" w:cs="Times New Roman" w:eastAsiaTheme="majorEastAsia"/>
          <w:sz w:val="28"/>
          <w:szCs w:val="28"/>
        </w:rPr>
        <w:t>第二十五条 控制单元划分</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_Toc5266733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21</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9"/>
        <w:tabs>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"_Toc5266734" </w:instrText>
      </w:r>
      <w:r>
        <w:fldChar w:fldCharType="separate"/>
      </w:r>
      <w:r>
        <w:rPr>
          <w:rStyle w:val="39"/>
          <w:rFonts w:ascii="Times New Roman" w:hAnsi="Times New Roman" w:cs="Times New Roman" w:eastAsiaTheme="majorEastAsia"/>
          <w:sz w:val="28"/>
          <w:szCs w:val="28"/>
        </w:rPr>
        <w:t>第二十六条 建宁县项目控规</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_Toc5266734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21</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4"/>
        <w:tabs>
          <w:tab w:val="right" w:leader="dot" w:pos="8296"/>
        </w:tabs>
        <w:spacing w:line="440" w:lineRule="exact"/>
        <w:ind w:left="283" w:leftChars="135"/>
        <w:rPr>
          <w:rFonts w:ascii="Times New Roman" w:hAnsi="Times New Roman" w:cs="Times New Roman" w:eastAsiaTheme="majorEastAsia"/>
          <w:b/>
          <w:sz w:val="28"/>
          <w:szCs w:val="28"/>
        </w:rPr>
      </w:pPr>
      <w:r>
        <w:fldChar w:fldCharType="begin"/>
      </w:r>
      <w:r>
        <w:instrText xml:space="preserve"> HYPERLINK \l "_Toc5266735" </w:instrText>
      </w:r>
      <w:r>
        <w:fldChar w:fldCharType="separate"/>
      </w:r>
      <w:r>
        <w:rPr>
          <w:rStyle w:val="39"/>
          <w:rFonts w:ascii="Times New Roman" w:hAnsi="Times New Roman" w:cs="Times New Roman" w:eastAsiaTheme="majorEastAsia"/>
          <w:b/>
          <w:sz w:val="28"/>
          <w:szCs w:val="28"/>
        </w:rPr>
        <w:t>第八章 沙溪流域三元区控制性详细规划</w:t>
      </w:r>
      <w:r>
        <w:rPr>
          <w:rFonts w:ascii="Times New Roman" w:hAnsi="Times New Roman" w:cs="Times New Roman" w:eastAsiaTheme="majorEastAsia"/>
          <w:b/>
          <w:sz w:val="28"/>
          <w:szCs w:val="28"/>
        </w:rPr>
        <w:tab/>
      </w:r>
      <w:r>
        <w:rPr>
          <w:rFonts w:ascii="Times New Roman" w:hAnsi="Times New Roman" w:cs="Times New Roman" w:eastAsiaTheme="majorEastAsia"/>
          <w:b/>
          <w:sz w:val="28"/>
          <w:szCs w:val="28"/>
        </w:rPr>
        <w:fldChar w:fldCharType="begin"/>
      </w:r>
      <w:r>
        <w:rPr>
          <w:rFonts w:ascii="Times New Roman" w:hAnsi="Times New Roman" w:cs="Times New Roman" w:eastAsiaTheme="majorEastAsia"/>
          <w:b/>
          <w:sz w:val="28"/>
          <w:szCs w:val="28"/>
        </w:rPr>
        <w:instrText xml:space="preserve"> PAGEREF _Toc5266735 \h </w:instrText>
      </w:r>
      <w:r>
        <w:rPr>
          <w:rFonts w:ascii="Times New Roman" w:hAnsi="Times New Roman" w:cs="Times New Roman" w:eastAsiaTheme="majorEastAsia"/>
          <w:b/>
          <w:sz w:val="28"/>
          <w:szCs w:val="28"/>
        </w:rPr>
        <w:fldChar w:fldCharType="separate"/>
      </w:r>
      <w:r>
        <w:rPr>
          <w:rFonts w:ascii="Times New Roman" w:hAnsi="Times New Roman" w:cs="Times New Roman" w:eastAsiaTheme="majorEastAsia"/>
          <w:b/>
          <w:sz w:val="28"/>
          <w:szCs w:val="28"/>
        </w:rPr>
        <w:t>24</w:t>
      </w:r>
      <w:r>
        <w:rPr>
          <w:rFonts w:ascii="Times New Roman" w:hAnsi="Times New Roman" w:cs="Times New Roman" w:eastAsiaTheme="majorEastAsia"/>
          <w:b/>
          <w:sz w:val="28"/>
          <w:szCs w:val="28"/>
        </w:rPr>
        <w:fldChar w:fldCharType="end"/>
      </w:r>
      <w:r>
        <w:rPr>
          <w:rFonts w:ascii="Times New Roman" w:hAnsi="Times New Roman" w:cs="Times New Roman" w:eastAsiaTheme="majorEastAsia"/>
          <w:b/>
          <w:sz w:val="28"/>
          <w:szCs w:val="28"/>
        </w:rPr>
        <w:fldChar w:fldCharType="end"/>
      </w:r>
    </w:p>
    <w:p>
      <w:pPr>
        <w:pStyle w:val="29"/>
        <w:tabs>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"_Toc5266736" </w:instrText>
      </w:r>
      <w:r>
        <w:fldChar w:fldCharType="separate"/>
      </w:r>
      <w:r>
        <w:rPr>
          <w:rStyle w:val="39"/>
          <w:rFonts w:ascii="Times New Roman" w:hAnsi="Times New Roman" w:cs="Times New Roman" w:eastAsiaTheme="majorEastAsia"/>
          <w:sz w:val="28"/>
          <w:szCs w:val="28"/>
        </w:rPr>
        <w:t>第二十七条 规划范围</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_Toc5266736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24</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9"/>
        <w:tabs>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"_Toc5266737" </w:instrText>
      </w:r>
      <w:r>
        <w:fldChar w:fldCharType="separate"/>
      </w:r>
      <w:r>
        <w:rPr>
          <w:rStyle w:val="39"/>
          <w:rFonts w:ascii="Times New Roman" w:hAnsi="Times New Roman" w:cs="Times New Roman" w:eastAsiaTheme="majorEastAsia"/>
          <w:sz w:val="28"/>
          <w:szCs w:val="28"/>
        </w:rPr>
        <w:t>第二十八条 控制单元划分</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_Toc5266737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24</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9"/>
        <w:tabs>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"_Toc5266738" </w:instrText>
      </w:r>
      <w:r>
        <w:fldChar w:fldCharType="separate"/>
      </w:r>
      <w:r>
        <w:rPr>
          <w:rStyle w:val="39"/>
          <w:rFonts w:ascii="Times New Roman" w:hAnsi="Times New Roman" w:cs="Times New Roman" w:eastAsiaTheme="majorEastAsia"/>
          <w:sz w:val="28"/>
          <w:szCs w:val="28"/>
        </w:rPr>
        <w:t>第二十九条 三元区项目控规</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_Toc5266738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24</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4"/>
        <w:tabs>
          <w:tab w:val="right" w:leader="dot" w:pos="8296"/>
        </w:tabs>
        <w:spacing w:line="440" w:lineRule="exact"/>
        <w:ind w:left="283" w:leftChars="135"/>
        <w:rPr>
          <w:rFonts w:ascii="Times New Roman" w:hAnsi="Times New Roman" w:cs="Times New Roman" w:eastAsiaTheme="majorEastAsia"/>
          <w:b/>
          <w:sz w:val="28"/>
          <w:szCs w:val="28"/>
        </w:rPr>
      </w:pPr>
      <w:r>
        <w:fldChar w:fldCharType="begin"/>
      </w:r>
      <w:r>
        <w:instrText xml:space="preserve"> HYPERLINK \l "_Toc5266739" </w:instrText>
      </w:r>
      <w:r>
        <w:fldChar w:fldCharType="separate"/>
      </w:r>
      <w:r>
        <w:rPr>
          <w:rStyle w:val="39"/>
          <w:rFonts w:ascii="Times New Roman" w:hAnsi="Times New Roman" w:cs="Times New Roman" w:eastAsiaTheme="majorEastAsia"/>
          <w:b/>
          <w:sz w:val="28"/>
          <w:szCs w:val="28"/>
        </w:rPr>
        <w:t>第九章 沙溪流域梅列区控制性详细规划</w:t>
      </w:r>
      <w:r>
        <w:rPr>
          <w:rFonts w:ascii="Times New Roman" w:hAnsi="Times New Roman" w:cs="Times New Roman" w:eastAsiaTheme="majorEastAsia"/>
          <w:b/>
          <w:sz w:val="28"/>
          <w:szCs w:val="28"/>
        </w:rPr>
        <w:tab/>
      </w:r>
      <w:r>
        <w:rPr>
          <w:rFonts w:ascii="Times New Roman" w:hAnsi="Times New Roman" w:cs="Times New Roman" w:eastAsiaTheme="majorEastAsia"/>
          <w:b/>
          <w:sz w:val="28"/>
          <w:szCs w:val="28"/>
        </w:rPr>
        <w:fldChar w:fldCharType="begin"/>
      </w:r>
      <w:r>
        <w:rPr>
          <w:rFonts w:ascii="Times New Roman" w:hAnsi="Times New Roman" w:cs="Times New Roman" w:eastAsiaTheme="majorEastAsia"/>
          <w:b/>
          <w:sz w:val="28"/>
          <w:szCs w:val="28"/>
        </w:rPr>
        <w:instrText xml:space="preserve"> PAGEREF _Toc5266739 \h </w:instrText>
      </w:r>
      <w:r>
        <w:rPr>
          <w:rFonts w:ascii="Times New Roman" w:hAnsi="Times New Roman" w:cs="Times New Roman" w:eastAsiaTheme="majorEastAsia"/>
          <w:b/>
          <w:sz w:val="28"/>
          <w:szCs w:val="28"/>
        </w:rPr>
        <w:fldChar w:fldCharType="separate"/>
      </w:r>
      <w:r>
        <w:rPr>
          <w:rFonts w:ascii="Times New Roman" w:hAnsi="Times New Roman" w:cs="Times New Roman" w:eastAsiaTheme="majorEastAsia"/>
          <w:b/>
          <w:sz w:val="28"/>
          <w:szCs w:val="28"/>
        </w:rPr>
        <w:t>26</w:t>
      </w:r>
      <w:r>
        <w:rPr>
          <w:rFonts w:ascii="Times New Roman" w:hAnsi="Times New Roman" w:cs="Times New Roman" w:eastAsiaTheme="majorEastAsia"/>
          <w:b/>
          <w:sz w:val="28"/>
          <w:szCs w:val="28"/>
        </w:rPr>
        <w:fldChar w:fldCharType="end"/>
      </w:r>
      <w:r>
        <w:rPr>
          <w:rFonts w:ascii="Times New Roman" w:hAnsi="Times New Roman" w:cs="Times New Roman" w:eastAsiaTheme="majorEastAsia"/>
          <w:b/>
          <w:sz w:val="28"/>
          <w:szCs w:val="28"/>
        </w:rPr>
        <w:fldChar w:fldCharType="end"/>
      </w:r>
    </w:p>
    <w:p>
      <w:pPr>
        <w:pStyle w:val="29"/>
        <w:tabs>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"_Toc5266740" </w:instrText>
      </w:r>
      <w:r>
        <w:fldChar w:fldCharType="separate"/>
      </w:r>
      <w:r>
        <w:rPr>
          <w:rStyle w:val="39"/>
          <w:rFonts w:ascii="Times New Roman" w:hAnsi="Times New Roman" w:cs="Times New Roman" w:eastAsiaTheme="majorEastAsia"/>
          <w:sz w:val="28"/>
          <w:szCs w:val="28"/>
        </w:rPr>
        <w:t>第三十条 规划范围</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_Toc5266740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26</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9"/>
        <w:tabs>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"_Toc5266741" </w:instrText>
      </w:r>
      <w:r>
        <w:fldChar w:fldCharType="separate"/>
      </w:r>
      <w:r>
        <w:rPr>
          <w:rStyle w:val="39"/>
          <w:rFonts w:ascii="Times New Roman" w:hAnsi="Times New Roman" w:cs="Times New Roman" w:eastAsiaTheme="majorEastAsia"/>
          <w:sz w:val="28"/>
          <w:szCs w:val="28"/>
        </w:rPr>
        <w:t>第三十一条 控制单元划分</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_Toc5266741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26</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9"/>
        <w:tabs>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"_Toc5266742" </w:instrText>
      </w:r>
      <w:r>
        <w:fldChar w:fldCharType="separate"/>
      </w:r>
      <w:r>
        <w:rPr>
          <w:rStyle w:val="39"/>
          <w:rFonts w:ascii="Times New Roman" w:hAnsi="Times New Roman" w:cs="Times New Roman" w:eastAsiaTheme="majorEastAsia"/>
          <w:sz w:val="28"/>
          <w:szCs w:val="28"/>
        </w:rPr>
        <w:t>第三十二条 梅列区项目控规</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_Toc5266742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26</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4"/>
        <w:tabs>
          <w:tab w:val="right" w:leader="dot" w:pos="8296"/>
        </w:tabs>
        <w:spacing w:line="440" w:lineRule="exact"/>
        <w:ind w:left="283" w:leftChars="135"/>
        <w:rPr>
          <w:rFonts w:ascii="Times New Roman" w:hAnsi="Times New Roman" w:cs="Times New Roman" w:eastAsiaTheme="majorEastAsia"/>
          <w:b/>
          <w:sz w:val="28"/>
          <w:szCs w:val="28"/>
        </w:rPr>
      </w:pPr>
      <w:r>
        <w:fldChar w:fldCharType="begin"/>
      </w:r>
      <w:r>
        <w:instrText xml:space="preserve"> HYPERLINK \l "_Toc5266743" </w:instrText>
      </w:r>
      <w:r>
        <w:fldChar w:fldCharType="separate"/>
      </w:r>
      <w:r>
        <w:rPr>
          <w:rStyle w:val="39"/>
          <w:rFonts w:ascii="Times New Roman" w:hAnsi="Times New Roman" w:cs="Times New Roman" w:eastAsiaTheme="majorEastAsia"/>
          <w:b/>
          <w:sz w:val="28"/>
          <w:szCs w:val="28"/>
        </w:rPr>
        <w:t>第十章 沙溪流域沙县控制性详细规划</w:t>
      </w:r>
      <w:r>
        <w:rPr>
          <w:rFonts w:ascii="Times New Roman" w:hAnsi="Times New Roman" w:cs="Times New Roman" w:eastAsiaTheme="majorEastAsia"/>
          <w:b/>
          <w:sz w:val="28"/>
          <w:szCs w:val="28"/>
        </w:rPr>
        <w:tab/>
      </w:r>
      <w:r>
        <w:rPr>
          <w:rFonts w:ascii="Times New Roman" w:hAnsi="Times New Roman" w:cs="Times New Roman" w:eastAsiaTheme="majorEastAsia"/>
          <w:b/>
          <w:sz w:val="28"/>
          <w:szCs w:val="28"/>
        </w:rPr>
        <w:fldChar w:fldCharType="begin"/>
      </w:r>
      <w:r>
        <w:rPr>
          <w:rFonts w:ascii="Times New Roman" w:hAnsi="Times New Roman" w:cs="Times New Roman" w:eastAsiaTheme="majorEastAsia"/>
          <w:b/>
          <w:sz w:val="28"/>
          <w:szCs w:val="28"/>
        </w:rPr>
        <w:instrText xml:space="preserve"> PAGEREF _Toc5266743 \h </w:instrText>
      </w:r>
      <w:r>
        <w:rPr>
          <w:rFonts w:ascii="Times New Roman" w:hAnsi="Times New Roman" w:cs="Times New Roman" w:eastAsiaTheme="majorEastAsia"/>
          <w:b/>
          <w:sz w:val="28"/>
          <w:szCs w:val="28"/>
        </w:rPr>
        <w:fldChar w:fldCharType="separate"/>
      </w:r>
      <w:r>
        <w:rPr>
          <w:rFonts w:ascii="Times New Roman" w:hAnsi="Times New Roman" w:cs="Times New Roman" w:eastAsiaTheme="majorEastAsia"/>
          <w:b/>
          <w:sz w:val="28"/>
          <w:szCs w:val="28"/>
        </w:rPr>
        <w:t>28</w:t>
      </w:r>
      <w:r>
        <w:rPr>
          <w:rFonts w:ascii="Times New Roman" w:hAnsi="Times New Roman" w:cs="Times New Roman" w:eastAsiaTheme="majorEastAsia"/>
          <w:b/>
          <w:sz w:val="28"/>
          <w:szCs w:val="28"/>
        </w:rPr>
        <w:fldChar w:fldCharType="end"/>
      </w:r>
      <w:r>
        <w:rPr>
          <w:rFonts w:ascii="Times New Roman" w:hAnsi="Times New Roman" w:cs="Times New Roman" w:eastAsiaTheme="majorEastAsia"/>
          <w:b/>
          <w:sz w:val="28"/>
          <w:szCs w:val="28"/>
        </w:rPr>
        <w:fldChar w:fldCharType="end"/>
      </w:r>
    </w:p>
    <w:p>
      <w:pPr>
        <w:pStyle w:val="29"/>
        <w:tabs>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"_Toc5266744" </w:instrText>
      </w:r>
      <w:r>
        <w:fldChar w:fldCharType="separate"/>
      </w:r>
      <w:r>
        <w:rPr>
          <w:rStyle w:val="39"/>
          <w:rFonts w:ascii="Times New Roman" w:hAnsi="Times New Roman" w:cs="Times New Roman" w:eastAsiaTheme="majorEastAsia"/>
          <w:sz w:val="28"/>
          <w:szCs w:val="28"/>
        </w:rPr>
        <w:t>第三十三条 规划范围</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_Toc5266744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28</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9"/>
        <w:tabs>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"_Toc5266745" </w:instrText>
      </w:r>
      <w:r>
        <w:fldChar w:fldCharType="separate"/>
      </w:r>
      <w:r>
        <w:rPr>
          <w:rStyle w:val="39"/>
          <w:rFonts w:ascii="Times New Roman" w:hAnsi="Times New Roman" w:cs="Times New Roman" w:eastAsiaTheme="majorEastAsia"/>
          <w:sz w:val="28"/>
          <w:szCs w:val="28"/>
        </w:rPr>
        <w:t>第三十四条 控制单元划分</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_Toc5266745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28</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9"/>
        <w:tabs>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"_Toc5266746" </w:instrText>
      </w:r>
      <w:r>
        <w:fldChar w:fldCharType="separate"/>
      </w:r>
      <w:r>
        <w:rPr>
          <w:rStyle w:val="39"/>
          <w:rFonts w:ascii="Times New Roman" w:hAnsi="Times New Roman" w:cs="Times New Roman" w:eastAsiaTheme="majorEastAsia"/>
          <w:sz w:val="28"/>
          <w:szCs w:val="28"/>
        </w:rPr>
        <w:t>第三十五条 沙县项目控规</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_Toc5266746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28</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4"/>
        <w:tabs>
          <w:tab w:val="right" w:leader="dot" w:pos="8296"/>
        </w:tabs>
        <w:spacing w:line="440" w:lineRule="exact"/>
        <w:ind w:left="283" w:leftChars="135"/>
        <w:rPr>
          <w:rFonts w:ascii="Times New Roman" w:hAnsi="Times New Roman" w:cs="Times New Roman" w:eastAsiaTheme="majorEastAsia"/>
          <w:b/>
          <w:sz w:val="28"/>
          <w:szCs w:val="28"/>
        </w:rPr>
      </w:pPr>
      <w:r>
        <w:fldChar w:fldCharType="begin"/>
      </w:r>
      <w:r>
        <w:instrText xml:space="preserve"> HYPERLINK \l "_Toc5266747" </w:instrText>
      </w:r>
      <w:r>
        <w:fldChar w:fldCharType="separate"/>
      </w:r>
      <w:r>
        <w:rPr>
          <w:rStyle w:val="39"/>
          <w:rFonts w:ascii="Times New Roman" w:hAnsi="Times New Roman" w:cs="Times New Roman" w:eastAsiaTheme="majorEastAsia"/>
          <w:b/>
          <w:sz w:val="28"/>
          <w:szCs w:val="28"/>
        </w:rPr>
        <w:t>第十一章 沙溪流域明溪县控制性详细规划</w:t>
      </w:r>
      <w:r>
        <w:rPr>
          <w:rFonts w:ascii="Times New Roman" w:hAnsi="Times New Roman" w:cs="Times New Roman" w:eastAsiaTheme="majorEastAsia"/>
          <w:b/>
          <w:sz w:val="28"/>
          <w:szCs w:val="28"/>
        </w:rPr>
        <w:tab/>
      </w:r>
      <w:r>
        <w:rPr>
          <w:rFonts w:ascii="Times New Roman" w:hAnsi="Times New Roman" w:cs="Times New Roman" w:eastAsiaTheme="majorEastAsia"/>
          <w:b/>
          <w:sz w:val="28"/>
          <w:szCs w:val="28"/>
        </w:rPr>
        <w:fldChar w:fldCharType="begin"/>
      </w:r>
      <w:r>
        <w:rPr>
          <w:rFonts w:ascii="Times New Roman" w:hAnsi="Times New Roman" w:cs="Times New Roman" w:eastAsiaTheme="majorEastAsia"/>
          <w:b/>
          <w:sz w:val="28"/>
          <w:szCs w:val="28"/>
        </w:rPr>
        <w:instrText xml:space="preserve"> PAGEREF _Toc5266747 \h </w:instrText>
      </w:r>
      <w:r>
        <w:rPr>
          <w:rFonts w:ascii="Times New Roman" w:hAnsi="Times New Roman" w:cs="Times New Roman" w:eastAsiaTheme="majorEastAsia"/>
          <w:b/>
          <w:sz w:val="28"/>
          <w:szCs w:val="28"/>
        </w:rPr>
        <w:fldChar w:fldCharType="separate"/>
      </w:r>
      <w:r>
        <w:rPr>
          <w:rFonts w:ascii="Times New Roman" w:hAnsi="Times New Roman" w:cs="Times New Roman" w:eastAsiaTheme="majorEastAsia"/>
          <w:b/>
          <w:sz w:val="28"/>
          <w:szCs w:val="28"/>
        </w:rPr>
        <w:t>30</w:t>
      </w:r>
      <w:r>
        <w:rPr>
          <w:rFonts w:ascii="Times New Roman" w:hAnsi="Times New Roman" w:cs="Times New Roman" w:eastAsiaTheme="majorEastAsia"/>
          <w:b/>
          <w:sz w:val="28"/>
          <w:szCs w:val="28"/>
        </w:rPr>
        <w:fldChar w:fldCharType="end"/>
      </w:r>
      <w:r>
        <w:rPr>
          <w:rFonts w:ascii="Times New Roman" w:hAnsi="Times New Roman" w:cs="Times New Roman" w:eastAsiaTheme="majorEastAsia"/>
          <w:b/>
          <w:sz w:val="28"/>
          <w:szCs w:val="28"/>
        </w:rPr>
        <w:fldChar w:fldCharType="end"/>
      </w:r>
    </w:p>
    <w:p>
      <w:pPr>
        <w:pStyle w:val="29"/>
        <w:tabs>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"_Toc5266748" </w:instrText>
      </w:r>
      <w:r>
        <w:fldChar w:fldCharType="separate"/>
      </w:r>
      <w:r>
        <w:rPr>
          <w:rStyle w:val="39"/>
          <w:rFonts w:ascii="Times New Roman" w:hAnsi="Times New Roman" w:cs="Times New Roman" w:eastAsiaTheme="majorEastAsia"/>
          <w:sz w:val="28"/>
          <w:szCs w:val="28"/>
        </w:rPr>
        <w:t>第三十六条 规划范围</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_Toc5266748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30</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9"/>
        <w:tabs>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"_Toc5266749" </w:instrText>
      </w:r>
      <w:r>
        <w:fldChar w:fldCharType="separate"/>
      </w:r>
      <w:r>
        <w:rPr>
          <w:rStyle w:val="39"/>
          <w:rFonts w:ascii="Times New Roman" w:hAnsi="Times New Roman" w:cs="Times New Roman" w:eastAsiaTheme="majorEastAsia"/>
          <w:sz w:val="28"/>
          <w:szCs w:val="28"/>
        </w:rPr>
        <w:t>第三十七条 控制单元划分</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_Toc5266749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30</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9"/>
        <w:tabs>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"_Toc5266750" </w:instrText>
      </w:r>
      <w:r>
        <w:fldChar w:fldCharType="separate"/>
      </w:r>
      <w:r>
        <w:rPr>
          <w:rStyle w:val="39"/>
          <w:rFonts w:ascii="Times New Roman" w:hAnsi="Times New Roman" w:cs="Times New Roman" w:eastAsiaTheme="majorEastAsia"/>
          <w:sz w:val="28"/>
          <w:szCs w:val="28"/>
        </w:rPr>
        <w:t>第三十八条 明溪县项目控规</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_Toc5266750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30</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4"/>
        <w:tabs>
          <w:tab w:val="right" w:leader="dot" w:pos="8296"/>
        </w:tabs>
        <w:spacing w:line="440" w:lineRule="exact"/>
        <w:ind w:left="283" w:leftChars="135"/>
        <w:rPr>
          <w:rFonts w:ascii="Times New Roman" w:hAnsi="Times New Roman" w:cs="Times New Roman" w:eastAsiaTheme="majorEastAsia"/>
          <w:b/>
          <w:sz w:val="28"/>
          <w:szCs w:val="28"/>
        </w:rPr>
      </w:pPr>
      <w:r>
        <w:fldChar w:fldCharType="begin"/>
      </w:r>
      <w:r>
        <w:instrText xml:space="preserve"> HYPERLINK \l "_Toc5266751" </w:instrText>
      </w:r>
      <w:r>
        <w:fldChar w:fldCharType="separate"/>
      </w:r>
      <w:r>
        <w:rPr>
          <w:rStyle w:val="39"/>
          <w:rFonts w:ascii="Times New Roman" w:hAnsi="Times New Roman" w:cs="Times New Roman" w:eastAsiaTheme="majorEastAsia"/>
          <w:b/>
          <w:sz w:val="28"/>
          <w:szCs w:val="28"/>
        </w:rPr>
        <w:t>第十二章 沙溪流域宁化县控制性详细规划</w:t>
      </w:r>
      <w:r>
        <w:rPr>
          <w:rFonts w:ascii="Times New Roman" w:hAnsi="Times New Roman" w:cs="Times New Roman" w:eastAsiaTheme="majorEastAsia"/>
          <w:b/>
          <w:sz w:val="28"/>
          <w:szCs w:val="28"/>
        </w:rPr>
        <w:tab/>
      </w:r>
      <w:r>
        <w:rPr>
          <w:rFonts w:ascii="Times New Roman" w:hAnsi="Times New Roman" w:cs="Times New Roman" w:eastAsiaTheme="majorEastAsia"/>
          <w:b/>
          <w:sz w:val="28"/>
          <w:szCs w:val="28"/>
        </w:rPr>
        <w:fldChar w:fldCharType="begin"/>
      </w:r>
      <w:r>
        <w:rPr>
          <w:rFonts w:ascii="Times New Roman" w:hAnsi="Times New Roman" w:cs="Times New Roman" w:eastAsiaTheme="majorEastAsia"/>
          <w:b/>
          <w:sz w:val="28"/>
          <w:szCs w:val="28"/>
        </w:rPr>
        <w:instrText xml:space="preserve"> PAGEREF _Toc5266751 \h </w:instrText>
      </w:r>
      <w:r>
        <w:rPr>
          <w:rFonts w:ascii="Times New Roman" w:hAnsi="Times New Roman" w:cs="Times New Roman" w:eastAsiaTheme="majorEastAsia"/>
          <w:b/>
          <w:sz w:val="28"/>
          <w:szCs w:val="28"/>
        </w:rPr>
        <w:fldChar w:fldCharType="separate"/>
      </w:r>
      <w:r>
        <w:rPr>
          <w:rFonts w:ascii="Times New Roman" w:hAnsi="Times New Roman" w:cs="Times New Roman" w:eastAsiaTheme="majorEastAsia"/>
          <w:b/>
          <w:sz w:val="28"/>
          <w:szCs w:val="28"/>
        </w:rPr>
        <w:t>32</w:t>
      </w:r>
      <w:r>
        <w:rPr>
          <w:rFonts w:ascii="Times New Roman" w:hAnsi="Times New Roman" w:cs="Times New Roman" w:eastAsiaTheme="majorEastAsia"/>
          <w:b/>
          <w:sz w:val="28"/>
          <w:szCs w:val="28"/>
        </w:rPr>
        <w:fldChar w:fldCharType="end"/>
      </w:r>
      <w:r>
        <w:rPr>
          <w:rFonts w:ascii="Times New Roman" w:hAnsi="Times New Roman" w:cs="Times New Roman" w:eastAsiaTheme="majorEastAsia"/>
          <w:b/>
          <w:sz w:val="28"/>
          <w:szCs w:val="28"/>
        </w:rPr>
        <w:fldChar w:fldCharType="end"/>
      </w:r>
    </w:p>
    <w:p>
      <w:pPr>
        <w:pStyle w:val="29"/>
        <w:tabs>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"_Toc5266752" </w:instrText>
      </w:r>
      <w:r>
        <w:fldChar w:fldCharType="separate"/>
      </w:r>
      <w:r>
        <w:rPr>
          <w:rStyle w:val="39"/>
          <w:rFonts w:ascii="Times New Roman" w:hAnsi="Times New Roman" w:cs="Times New Roman" w:eastAsiaTheme="majorEastAsia"/>
          <w:sz w:val="28"/>
          <w:szCs w:val="28"/>
        </w:rPr>
        <w:t>第三十九条 规划范围</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_Toc5266752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32</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9"/>
        <w:tabs>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"_Toc5266753" </w:instrText>
      </w:r>
      <w:r>
        <w:fldChar w:fldCharType="separate"/>
      </w:r>
      <w:r>
        <w:rPr>
          <w:rStyle w:val="39"/>
          <w:rFonts w:ascii="Times New Roman" w:hAnsi="Times New Roman" w:cs="Times New Roman" w:eastAsiaTheme="majorEastAsia"/>
          <w:sz w:val="28"/>
          <w:szCs w:val="28"/>
        </w:rPr>
        <w:t>第四十条 控制单元划分</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_Toc5266753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32</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9"/>
        <w:tabs>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"_Toc5266754" </w:instrText>
      </w:r>
      <w:r>
        <w:fldChar w:fldCharType="separate"/>
      </w:r>
      <w:r>
        <w:rPr>
          <w:rStyle w:val="39"/>
          <w:rFonts w:ascii="Times New Roman" w:hAnsi="Times New Roman" w:cs="Times New Roman" w:eastAsiaTheme="majorEastAsia"/>
          <w:sz w:val="28"/>
          <w:szCs w:val="28"/>
        </w:rPr>
        <w:t>第四十一条 宁化县项目控规</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_Toc5266754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32</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4"/>
        <w:tabs>
          <w:tab w:val="right" w:leader="dot" w:pos="8296"/>
        </w:tabs>
        <w:spacing w:line="440" w:lineRule="exact"/>
        <w:ind w:left="283" w:leftChars="135"/>
        <w:rPr>
          <w:rFonts w:ascii="Times New Roman" w:hAnsi="Times New Roman" w:cs="Times New Roman" w:eastAsiaTheme="majorEastAsia"/>
          <w:b/>
          <w:sz w:val="28"/>
          <w:szCs w:val="28"/>
        </w:rPr>
      </w:pPr>
      <w:r>
        <w:fldChar w:fldCharType="begin"/>
      </w:r>
      <w:r>
        <w:instrText xml:space="preserve"> HYPERLINK \l "_Toc5266755" </w:instrText>
      </w:r>
      <w:r>
        <w:fldChar w:fldCharType="separate"/>
      </w:r>
      <w:r>
        <w:rPr>
          <w:rStyle w:val="39"/>
          <w:rFonts w:ascii="Times New Roman" w:hAnsi="Times New Roman" w:cs="Times New Roman" w:eastAsiaTheme="majorEastAsia"/>
          <w:b/>
          <w:sz w:val="28"/>
          <w:szCs w:val="28"/>
        </w:rPr>
        <w:t>第十三章 沙溪流域永安市控制性详细规划</w:t>
      </w:r>
      <w:r>
        <w:rPr>
          <w:rFonts w:ascii="Times New Roman" w:hAnsi="Times New Roman" w:cs="Times New Roman" w:eastAsiaTheme="majorEastAsia"/>
          <w:b/>
          <w:sz w:val="28"/>
          <w:szCs w:val="28"/>
        </w:rPr>
        <w:tab/>
      </w:r>
      <w:r>
        <w:rPr>
          <w:rFonts w:ascii="Times New Roman" w:hAnsi="Times New Roman" w:cs="Times New Roman" w:eastAsiaTheme="majorEastAsia"/>
          <w:b/>
          <w:sz w:val="28"/>
          <w:szCs w:val="28"/>
        </w:rPr>
        <w:fldChar w:fldCharType="begin"/>
      </w:r>
      <w:r>
        <w:rPr>
          <w:rFonts w:ascii="Times New Roman" w:hAnsi="Times New Roman" w:cs="Times New Roman" w:eastAsiaTheme="majorEastAsia"/>
          <w:b/>
          <w:sz w:val="28"/>
          <w:szCs w:val="28"/>
        </w:rPr>
        <w:instrText xml:space="preserve"> PAGEREF _Toc5266755 \h </w:instrText>
      </w:r>
      <w:r>
        <w:rPr>
          <w:rFonts w:ascii="Times New Roman" w:hAnsi="Times New Roman" w:cs="Times New Roman" w:eastAsiaTheme="majorEastAsia"/>
          <w:b/>
          <w:sz w:val="28"/>
          <w:szCs w:val="28"/>
        </w:rPr>
        <w:fldChar w:fldCharType="separate"/>
      </w:r>
      <w:r>
        <w:rPr>
          <w:rFonts w:ascii="Times New Roman" w:hAnsi="Times New Roman" w:cs="Times New Roman" w:eastAsiaTheme="majorEastAsia"/>
          <w:b/>
          <w:sz w:val="28"/>
          <w:szCs w:val="28"/>
        </w:rPr>
        <w:t>34</w:t>
      </w:r>
      <w:r>
        <w:rPr>
          <w:rFonts w:ascii="Times New Roman" w:hAnsi="Times New Roman" w:cs="Times New Roman" w:eastAsiaTheme="majorEastAsia"/>
          <w:b/>
          <w:sz w:val="28"/>
          <w:szCs w:val="28"/>
        </w:rPr>
        <w:fldChar w:fldCharType="end"/>
      </w:r>
      <w:r>
        <w:rPr>
          <w:rFonts w:ascii="Times New Roman" w:hAnsi="Times New Roman" w:cs="Times New Roman" w:eastAsiaTheme="majorEastAsia"/>
          <w:b/>
          <w:sz w:val="28"/>
          <w:szCs w:val="28"/>
        </w:rPr>
        <w:fldChar w:fldCharType="end"/>
      </w:r>
    </w:p>
    <w:p>
      <w:pPr>
        <w:pStyle w:val="29"/>
        <w:tabs>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"_Toc5266756" </w:instrText>
      </w:r>
      <w:r>
        <w:fldChar w:fldCharType="separate"/>
      </w:r>
      <w:r>
        <w:rPr>
          <w:rStyle w:val="39"/>
          <w:rFonts w:ascii="Times New Roman" w:hAnsi="Times New Roman" w:cs="Times New Roman" w:eastAsiaTheme="majorEastAsia"/>
          <w:sz w:val="28"/>
          <w:szCs w:val="28"/>
        </w:rPr>
        <w:t>第四十二条 规划范围</w:t>
      </w:r>
      <w:r>
        <w:rPr>
          <w:rFonts w:ascii="Times New Roman" w:hAnsi="Times New Roman" w:cs="Times New Roman" w:eastAsiaTheme="majorEastAsia"/>
          <w:sz w:val="28"/>
          <w:szCs w:val="28"/>
        </w:rPr>
        <w:tab/>
      </w:r>
      <w:r>
        <w:rPr>
          <w:rFonts w:hint="eastAsia" w:ascii="Times New Roman" w:hAnsi="Times New Roman" w:cs="Times New Roman" w:eastAsiaTheme="majorEastAsia"/>
          <w:sz w:val="28"/>
          <w:szCs w:val="28"/>
        </w:rPr>
        <w:t>30</w:t>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_Toc5266756 \h </w:instrText>
      </w:r>
      <w:r>
        <w:rPr>
          <w:rFonts w:ascii="Times New Roman" w:hAnsi="Times New Roman" w:cs="Times New Roman" w:eastAsiaTheme="majorEastAsia"/>
          <w:sz w:val="28"/>
          <w:szCs w:val="28"/>
        </w:rPr>
        <w:fldChar w:fldCharType="separate"/>
      </w:r>
      <w:r>
        <w:rPr>
          <w:b/>
        </w:rPr>
        <w:t>错误！未定义书签。</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9"/>
        <w:tabs>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"_Toc5266757" </w:instrText>
      </w:r>
      <w:r>
        <w:fldChar w:fldCharType="separate"/>
      </w:r>
      <w:r>
        <w:rPr>
          <w:rStyle w:val="39"/>
          <w:rFonts w:ascii="Times New Roman" w:hAnsi="Times New Roman" w:cs="Times New Roman" w:eastAsiaTheme="majorEastAsia"/>
          <w:sz w:val="28"/>
          <w:szCs w:val="28"/>
        </w:rPr>
        <w:t>第四十三条 控制单元划分</w:t>
      </w:r>
      <w:r>
        <w:rPr>
          <w:rFonts w:ascii="Times New Roman" w:hAnsi="Times New Roman" w:cs="Times New Roman" w:eastAsiaTheme="majorEastAsia"/>
          <w:sz w:val="28"/>
          <w:szCs w:val="28"/>
        </w:rPr>
        <w:tab/>
      </w:r>
      <w:r>
        <w:rPr>
          <w:rFonts w:hint="eastAsia" w:ascii="Times New Roman" w:hAnsi="Times New Roman" w:cs="Times New Roman" w:eastAsiaTheme="majorEastAsia"/>
          <w:sz w:val="28"/>
          <w:szCs w:val="28"/>
        </w:rPr>
        <w:t>3</w:t>
      </w:r>
      <w:r>
        <w:rPr>
          <w:rFonts w:hint="eastAsia" w:ascii="Times New Roman" w:hAnsi="Times New Roman" w:cs="Times New Roman" w:eastAsiaTheme="majorEastAsia"/>
          <w:sz w:val="28"/>
          <w:szCs w:val="28"/>
        </w:rPr>
        <w:fldChar w:fldCharType="end"/>
      </w:r>
      <w:r>
        <w:rPr>
          <w:rFonts w:hint="eastAsia" w:ascii="Times New Roman" w:hAnsi="Times New Roman" w:cs="Times New Roman" w:eastAsiaTheme="majorEastAsia"/>
          <w:sz w:val="28"/>
          <w:szCs w:val="28"/>
        </w:rPr>
        <w:t>0</w:t>
      </w:r>
    </w:p>
    <w:p>
      <w:pPr>
        <w:pStyle w:val="29"/>
        <w:tabs>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"_Toc5266758" </w:instrText>
      </w:r>
      <w:r>
        <w:fldChar w:fldCharType="separate"/>
      </w:r>
      <w:r>
        <w:rPr>
          <w:rStyle w:val="39"/>
          <w:rFonts w:ascii="Times New Roman" w:hAnsi="Times New Roman" w:cs="Times New Roman" w:eastAsiaTheme="majorEastAsia"/>
          <w:sz w:val="28"/>
          <w:szCs w:val="28"/>
        </w:rPr>
        <w:t>第四十四条 永安市项目控规</w:t>
      </w:r>
      <w:r>
        <w:rPr>
          <w:rFonts w:ascii="Times New Roman" w:hAnsi="Times New Roman" w:cs="Times New Roman" w:eastAsiaTheme="majorEastAsia"/>
          <w:sz w:val="28"/>
          <w:szCs w:val="28"/>
        </w:rPr>
        <w:tab/>
      </w:r>
      <w:r>
        <w:rPr>
          <w:rFonts w:hint="eastAsia" w:ascii="Times New Roman" w:hAnsi="Times New Roman" w:cs="Times New Roman" w:eastAsiaTheme="majorEastAsia"/>
          <w:sz w:val="28"/>
          <w:szCs w:val="28"/>
        </w:rPr>
        <w:t>3</w:t>
      </w:r>
      <w:r>
        <w:rPr>
          <w:rFonts w:hint="eastAsia" w:ascii="Times New Roman" w:hAnsi="Times New Roman" w:cs="Times New Roman" w:eastAsiaTheme="majorEastAsia"/>
          <w:sz w:val="28"/>
          <w:szCs w:val="28"/>
        </w:rPr>
        <w:fldChar w:fldCharType="end"/>
      </w:r>
      <w:r>
        <w:rPr>
          <w:rFonts w:hint="eastAsia" w:ascii="Times New Roman" w:hAnsi="Times New Roman" w:cs="Times New Roman" w:eastAsiaTheme="majorEastAsia"/>
          <w:sz w:val="28"/>
          <w:szCs w:val="28"/>
        </w:rPr>
        <w:t>0</w:t>
      </w:r>
    </w:p>
    <w:p>
      <w:pPr>
        <w:pStyle w:val="24"/>
        <w:tabs>
          <w:tab w:val="right" w:leader="dot" w:pos="8296"/>
        </w:tabs>
        <w:spacing w:line="440" w:lineRule="exact"/>
        <w:ind w:left="283" w:leftChars="135"/>
        <w:rPr>
          <w:rFonts w:ascii="Times New Roman" w:hAnsi="Times New Roman" w:cs="Times New Roman" w:eastAsiaTheme="majorEastAsia"/>
          <w:b/>
          <w:sz w:val="28"/>
          <w:szCs w:val="28"/>
        </w:rPr>
      </w:pPr>
      <w:r>
        <w:fldChar w:fldCharType="begin"/>
      </w:r>
      <w:r>
        <w:instrText xml:space="preserve"> HYPERLINK \l "_Toc5266759" </w:instrText>
      </w:r>
      <w:r>
        <w:fldChar w:fldCharType="separate"/>
      </w:r>
      <w:r>
        <w:rPr>
          <w:rStyle w:val="39"/>
          <w:rFonts w:ascii="Times New Roman" w:hAnsi="Times New Roman" w:cs="Times New Roman" w:eastAsiaTheme="majorEastAsia"/>
          <w:b/>
          <w:sz w:val="28"/>
          <w:szCs w:val="28"/>
        </w:rPr>
        <w:t>第十四章 沙溪流域清流县控制性详细规划</w:t>
      </w:r>
      <w:r>
        <w:rPr>
          <w:rFonts w:ascii="Times New Roman" w:hAnsi="Times New Roman" w:cs="Times New Roman" w:eastAsiaTheme="majorEastAsia"/>
          <w:b/>
          <w:sz w:val="28"/>
          <w:szCs w:val="28"/>
        </w:rPr>
        <w:tab/>
      </w:r>
      <w:r>
        <w:rPr>
          <w:rFonts w:hint="eastAsia" w:ascii="Times New Roman" w:hAnsi="Times New Roman" w:cs="Times New Roman" w:eastAsiaTheme="majorEastAsia"/>
          <w:b/>
          <w:sz w:val="28"/>
          <w:szCs w:val="28"/>
        </w:rPr>
        <w:t>3</w:t>
      </w:r>
      <w:r>
        <w:rPr>
          <w:rFonts w:hint="eastAsia" w:ascii="Times New Roman" w:hAnsi="Times New Roman" w:cs="Times New Roman" w:eastAsiaTheme="majorEastAsia"/>
          <w:b/>
          <w:sz w:val="28"/>
          <w:szCs w:val="28"/>
        </w:rPr>
        <w:fldChar w:fldCharType="end"/>
      </w:r>
      <w:r>
        <w:rPr>
          <w:rFonts w:hint="eastAsia" w:ascii="Times New Roman" w:hAnsi="Times New Roman" w:cs="Times New Roman" w:eastAsiaTheme="majorEastAsia"/>
          <w:b/>
          <w:sz w:val="28"/>
          <w:szCs w:val="28"/>
        </w:rPr>
        <w:t>2</w:t>
      </w:r>
    </w:p>
    <w:p>
      <w:pPr>
        <w:pStyle w:val="29"/>
        <w:tabs>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"_Toc5266760" </w:instrText>
      </w:r>
      <w:r>
        <w:fldChar w:fldCharType="separate"/>
      </w:r>
      <w:r>
        <w:rPr>
          <w:rStyle w:val="39"/>
          <w:rFonts w:ascii="Times New Roman" w:hAnsi="Times New Roman" w:cs="Times New Roman" w:eastAsiaTheme="majorEastAsia"/>
          <w:sz w:val="28"/>
          <w:szCs w:val="28"/>
        </w:rPr>
        <w:t>第四十五条 规划范围</w:t>
      </w:r>
      <w:r>
        <w:rPr>
          <w:rFonts w:ascii="Times New Roman" w:hAnsi="Times New Roman" w:cs="Times New Roman" w:eastAsiaTheme="majorEastAsia"/>
          <w:sz w:val="28"/>
          <w:szCs w:val="28"/>
        </w:rPr>
        <w:tab/>
      </w:r>
      <w:r>
        <w:rPr>
          <w:rFonts w:hint="eastAsia" w:ascii="Times New Roman" w:hAnsi="Times New Roman" w:cs="Times New Roman" w:eastAsiaTheme="majorEastAsia"/>
          <w:sz w:val="28"/>
          <w:szCs w:val="28"/>
        </w:rPr>
        <w:t>3</w:t>
      </w:r>
      <w:r>
        <w:rPr>
          <w:rFonts w:hint="eastAsia" w:ascii="Times New Roman" w:hAnsi="Times New Roman" w:cs="Times New Roman" w:eastAsiaTheme="majorEastAsia"/>
          <w:sz w:val="28"/>
          <w:szCs w:val="28"/>
        </w:rPr>
        <w:fldChar w:fldCharType="end"/>
      </w:r>
      <w:r>
        <w:rPr>
          <w:rFonts w:hint="eastAsia" w:ascii="Times New Roman" w:hAnsi="Times New Roman" w:cs="Times New Roman" w:eastAsiaTheme="majorEastAsia"/>
          <w:sz w:val="28"/>
          <w:szCs w:val="28"/>
        </w:rPr>
        <w:t>2</w:t>
      </w:r>
    </w:p>
    <w:p>
      <w:pPr>
        <w:pStyle w:val="29"/>
        <w:tabs>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"_Toc5266761" </w:instrText>
      </w:r>
      <w:r>
        <w:fldChar w:fldCharType="separate"/>
      </w:r>
      <w:r>
        <w:rPr>
          <w:rStyle w:val="39"/>
          <w:rFonts w:ascii="Times New Roman" w:hAnsi="Times New Roman" w:cs="Times New Roman" w:eastAsiaTheme="majorEastAsia"/>
          <w:sz w:val="28"/>
          <w:szCs w:val="28"/>
        </w:rPr>
        <w:t>第四十六条 控制单元划分</w:t>
      </w:r>
      <w:r>
        <w:rPr>
          <w:rFonts w:ascii="Times New Roman" w:hAnsi="Times New Roman" w:cs="Times New Roman" w:eastAsiaTheme="majorEastAsia"/>
          <w:sz w:val="28"/>
          <w:szCs w:val="28"/>
        </w:rPr>
        <w:tab/>
      </w:r>
      <w:r>
        <w:rPr>
          <w:rFonts w:hint="eastAsia" w:ascii="Times New Roman" w:hAnsi="Times New Roman" w:cs="Times New Roman" w:eastAsiaTheme="majorEastAsia"/>
          <w:sz w:val="28"/>
          <w:szCs w:val="28"/>
        </w:rPr>
        <w:t>3</w:t>
      </w:r>
      <w:r>
        <w:rPr>
          <w:rFonts w:hint="eastAsia" w:ascii="Times New Roman" w:hAnsi="Times New Roman" w:cs="Times New Roman" w:eastAsiaTheme="majorEastAsia"/>
          <w:sz w:val="28"/>
          <w:szCs w:val="28"/>
        </w:rPr>
        <w:fldChar w:fldCharType="end"/>
      </w:r>
      <w:r>
        <w:rPr>
          <w:rFonts w:hint="eastAsia" w:ascii="Times New Roman" w:hAnsi="Times New Roman" w:cs="Times New Roman" w:eastAsiaTheme="majorEastAsia"/>
          <w:sz w:val="28"/>
          <w:szCs w:val="28"/>
        </w:rPr>
        <w:t>2</w:t>
      </w:r>
    </w:p>
    <w:p>
      <w:pPr>
        <w:pStyle w:val="29"/>
        <w:tabs>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"_Toc5266762" </w:instrText>
      </w:r>
      <w:r>
        <w:fldChar w:fldCharType="separate"/>
      </w:r>
      <w:r>
        <w:rPr>
          <w:rStyle w:val="39"/>
          <w:rFonts w:ascii="Times New Roman" w:hAnsi="Times New Roman" w:cs="Times New Roman" w:eastAsiaTheme="majorEastAsia"/>
          <w:sz w:val="28"/>
          <w:szCs w:val="28"/>
        </w:rPr>
        <w:t>第四十七条 清流县项目控规</w:t>
      </w:r>
      <w:r>
        <w:rPr>
          <w:rFonts w:ascii="Times New Roman" w:hAnsi="Times New Roman" w:cs="Times New Roman" w:eastAsiaTheme="majorEastAsia"/>
          <w:sz w:val="28"/>
          <w:szCs w:val="28"/>
        </w:rPr>
        <w:tab/>
      </w:r>
      <w:r>
        <w:rPr>
          <w:rFonts w:hint="eastAsia" w:ascii="Times New Roman" w:hAnsi="Times New Roman" w:cs="Times New Roman" w:eastAsiaTheme="majorEastAsia"/>
          <w:sz w:val="28"/>
          <w:szCs w:val="28"/>
        </w:rPr>
        <w:t>3</w:t>
      </w:r>
      <w:r>
        <w:rPr>
          <w:rFonts w:hint="eastAsia" w:ascii="Times New Roman" w:hAnsi="Times New Roman" w:cs="Times New Roman" w:eastAsiaTheme="majorEastAsia"/>
          <w:sz w:val="28"/>
          <w:szCs w:val="28"/>
        </w:rPr>
        <w:fldChar w:fldCharType="end"/>
      </w:r>
      <w:r>
        <w:rPr>
          <w:rFonts w:hint="eastAsia" w:ascii="Times New Roman" w:hAnsi="Times New Roman" w:cs="Times New Roman" w:eastAsiaTheme="majorEastAsia"/>
          <w:sz w:val="28"/>
          <w:szCs w:val="28"/>
        </w:rPr>
        <w:t>2</w:t>
      </w:r>
    </w:p>
    <w:p>
      <w:pPr>
        <w:pStyle w:val="24"/>
        <w:tabs>
          <w:tab w:val="right" w:leader="dot" w:pos="8296"/>
        </w:tabs>
        <w:spacing w:line="440" w:lineRule="exact"/>
        <w:ind w:left="283" w:leftChars="135"/>
        <w:rPr>
          <w:rFonts w:ascii="Times New Roman" w:hAnsi="Times New Roman" w:cs="Times New Roman" w:eastAsiaTheme="majorEastAsia"/>
          <w:b/>
          <w:sz w:val="28"/>
          <w:szCs w:val="28"/>
        </w:rPr>
      </w:pPr>
      <w:r>
        <w:fldChar w:fldCharType="begin"/>
      </w:r>
      <w:r>
        <w:instrText xml:space="preserve"> HYPERLINK \l "_Toc5266763" </w:instrText>
      </w:r>
      <w:r>
        <w:fldChar w:fldCharType="separate"/>
      </w:r>
      <w:r>
        <w:rPr>
          <w:rStyle w:val="39"/>
          <w:rFonts w:ascii="Times New Roman" w:hAnsi="Times New Roman" w:cs="Times New Roman" w:eastAsiaTheme="majorEastAsia"/>
          <w:b/>
          <w:sz w:val="28"/>
          <w:szCs w:val="28"/>
        </w:rPr>
        <w:t>第十五章 尤溪流域尤溪县控制性详细规划</w:t>
      </w:r>
      <w:r>
        <w:rPr>
          <w:rFonts w:ascii="Times New Roman" w:hAnsi="Times New Roman" w:cs="Times New Roman" w:eastAsiaTheme="majorEastAsia"/>
          <w:b/>
          <w:sz w:val="28"/>
          <w:szCs w:val="28"/>
        </w:rPr>
        <w:tab/>
      </w:r>
      <w:r>
        <w:rPr>
          <w:rFonts w:hint="eastAsia" w:ascii="Times New Roman" w:hAnsi="Times New Roman" w:cs="Times New Roman" w:eastAsiaTheme="majorEastAsia"/>
          <w:b/>
          <w:sz w:val="28"/>
          <w:szCs w:val="28"/>
        </w:rPr>
        <w:t>3</w:t>
      </w:r>
      <w:r>
        <w:rPr>
          <w:rFonts w:hint="eastAsia" w:ascii="Times New Roman" w:hAnsi="Times New Roman" w:cs="Times New Roman" w:eastAsiaTheme="majorEastAsia"/>
          <w:b/>
          <w:sz w:val="28"/>
          <w:szCs w:val="28"/>
        </w:rPr>
        <w:fldChar w:fldCharType="end"/>
      </w:r>
      <w:r>
        <w:rPr>
          <w:rFonts w:hint="eastAsia" w:ascii="Times New Roman" w:hAnsi="Times New Roman" w:cs="Times New Roman" w:eastAsiaTheme="majorEastAsia"/>
          <w:b/>
          <w:sz w:val="28"/>
          <w:szCs w:val="28"/>
        </w:rPr>
        <w:t>4</w:t>
      </w:r>
    </w:p>
    <w:p>
      <w:pPr>
        <w:pStyle w:val="29"/>
        <w:tabs>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"_Toc5266764" </w:instrText>
      </w:r>
      <w:r>
        <w:fldChar w:fldCharType="separate"/>
      </w:r>
      <w:r>
        <w:rPr>
          <w:rStyle w:val="39"/>
          <w:rFonts w:ascii="Times New Roman" w:hAnsi="Times New Roman" w:cs="Times New Roman" w:eastAsiaTheme="majorEastAsia"/>
          <w:sz w:val="28"/>
          <w:szCs w:val="28"/>
        </w:rPr>
        <w:t>第四十八条 规划范围</w:t>
      </w:r>
      <w:r>
        <w:rPr>
          <w:rFonts w:ascii="Times New Roman" w:hAnsi="Times New Roman" w:cs="Times New Roman" w:eastAsiaTheme="majorEastAsia"/>
          <w:sz w:val="28"/>
          <w:szCs w:val="28"/>
        </w:rPr>
        <w:tab/>
      </w:r>
      <w:r>
        <w:rPr>
          <w:rFonts w:hint="eastAsia" w:ascii="Times New Roman" w:hAnsi="Times New Roman" w:cs="Times New Roman" w:eastAsiaTheme="majorEastAsia"/>
          <w:sz w:val="28"/>
          <w:szCs w:val="28"/>
        </w:rPr>
        <w:t>3</w:t>
      </w:r>
      <w:r>
        <w:rPr>
          <w:rFonts w:hint="eastAsia" w:ascii="Times New Roman" w:hAnsi="Times New Roman" w:cs="Times New Roman" w:eastAsiaTheme="majorEastAsia"/>
          <w:sz w:val="28"/>
          <w:szCs w:val="28"/>
        </w:rPr>
        <w:fldChar w:fldCharType="end"/>
      </w:r>
      <w:r>
        <w:rPr>
          <w:rFonts w:hint="eastAsia" w:ascii="Times New Roman" w:hAnsi="Times New Roman" w:cs="Times New Roman" w:eastAsiaTheme="majorEastAsia"/>
          <w:sz w:val="28"/>
          <w:szCs w:val="28"/>
        </w:rPr>
        <w:t>4</w:t>
      </w:r>
    </w:p>
    <w:p>
      <w:pPr>
        <w:pStyle w:val="29"/>
        <w:tabs>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"_Toc5266765" </w:instrText>
      </w:r>
      <w:r>
        <w:fldChar w:fldCharType="separate"/>
      </w:r>
      <w:r>
        <w:rPr>
          <w:rStyle w:val="39"/>
          <w:rFonts w:ascii="Times New Roman" w:hAnsi="Times New Roman" w:cs="Times New Roman" w:eastAsiaTheme="majorEastAsia"/>
          <w:sz w:val="28"/>
          <w:szCs w:val="28"/>
        </w:rPr>
        <w:t>第四十九条 控制单元划分</w:t>
      </w:r>
      <w:r>
        <w:rPr>
          <w:rFonts w:ascii="Times New Roman" w:hAnsi="Times New Roman" w:cs="Times New Roman" w:eastAsiaTheme="majorEastAsia"/>
          <w:sz w:val="28"/>
          <w:szCs w:val="28"/>
        </w:rPr>
        <w:tab/>
      </w:r>
      <w:r>
        <w:rPr>
          <w:rFonts w:hint="eastAsia" w:ascii="Times New Roman" w:hAnsi="Times New Roman" w:cs="Times New Roman" w:eastAsiaTheme="majorEastAsia"/>
          <w:sz w:val="28"/>
          <w:szCs w:val="28"/>
        </w:rPr>
        <w:t>3</w:t>
      </w:r>
      <w:r>
        <w:rPr>
          <w:rFonts w:hint="eastAsia" w:ascii="Times New Roman" w:hAnsi="Times New Roman" w:cs="Times New Roman" w:eastAsiaTheme="majorEastAsia"/>
          <w:sz w:val="28"/>
          <w:szCs w:val="28"/>
        </w:rPr>
        <w:fldChar w:fldCharType="end"/>
      </w:r>
      <w:r>
        <w:rPr>
          <w:rFonts w:hint="eastAsia" w:ascii="Times New Roman" w:hAnsi="Times New Roman" w:cs="Times New Roman" w:eastAsiaTheme="majorEastAsia"/>
          <w:sz w:val="28"/>
          <w:szCs w:val="28"/>
        </w:rPr>
        <w:t>4</w:t>
      </w:r>
    </w:p>
    <w:p>
      <w:pPr>
        <w:pStyle w:val="29"/>
        <w:tabs>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"_Toc5266766" </w:instrText>
      </w:r>
      <w:r>
        <w:fldChar w:fldCharType="separate"/>
      </w:r>
      <w:r>
        <w:rPr>
          <w:rStyle w:val="39"/>
          <w:rFonts w:ascii="Times New Roman" w:hAnsi="Times New Roman" w:cs="Times New Roman" w:eastAsiaTheme="majorEastAsia"/>
          <w:sz w:val="28"/>
          <w:szCs w:val="28"/>
        </w:rPr>
        <w:t>第五十条 尤溪县项目控规</w:t>
      </w:r>
      <w:r>
        <w:rPr>
          <w:rFonts w:ascii="Times New Roman" w:hAnsi="Times New Roman" w:cs="Times New Roman" w:eastAsiaTheme="majorEastAsia"/>
          <w:sz w:val="28"/>
          <w:szCs w:val="28"/>
        </w:rPr>
        <w:tab/>
      </w:r>
      <w:r>
        <w:rPr>
          <w:rFonts w:hint="eastAsia" w:ascii="Times New Roman" w:hAnsi="Times New Roman" w:cs="Times New Roman" w:eastAsiaTheme="majorEastAsia"/>
          <w:sz w:val="28"/>
          <w:szCs w:val="28"/>
        </w:rPr>
        <w:t>3</w:t>
      </w:r>
      <w:r>
        <w:rPr>
          <w:rFonts w:hint="eastAsia" w:ascii="Times New Roman" w:hAnsi="Times New Roman" w:cs="Times New Roman" w:eastAsiaTheme="majorEastAsia"/>
          <w:sz w:val="28"/>
          <w:szCs w:val="28"/>
        </w:rPr>
        <w:fldChar w:fldCharType="end"/>
      </w:r>
      <w:r>
        <w:rPr>
          <w:rFonts w:hint="eastAsia" w:ascii="Times New Roman" w:hAnsi="Times New Roman" w:cs="Times New Roman" w:eastAsiaTheme="majorEastAsia"/>
          <w:sz w:val="28"/>
          <w:szCs w:val="28"/>
        </w:rPr>
        <w:t>4</w:t>
      </w:r>
    </w:p>
    <w:p>
      <w:pPr>
        <w:pStyle w:val="24"/>
        <w:tabs>
          <w:tab w:val="right" w:leader="dot" w:pos="8296"/>
        </w:tabs>
        <w:spacing w:line="440" w:lineRule="exact"/>
        <w:ind w:left="283" w:leftChars="135"/>
        <w:rPr>
          <w:rFonts w:ascii="Times New Roman" w:hAnsi="Times New Roman" w:cs="Times New Roman" w:eastAsiaTheme="majorEastAsia"/>
          <w:b/>
          <w:sz w:val="28"/>
          <w:szCs w:val="28"/>
        </w:rPr>
      </w:pPr>
      <w:r>
        <w:fldChar w:fldCharType="begin"/>
      </w:r>
      <w:r>
        <w:instrText xml:space="preserve"> HYPERLINK \l "_Toc5266767" </w:instrText>
      </w:r>
      <w:r>
        <w:fldChar w:fldCharType="separate"/>
      </w:r>
      <w:r>
        <w:rPr>
          <w:rStyle w:val="39"/>
          <w:rFonts w:ascii="Times New Roman" w:hAnsi="Times New Roman" w:cs="Times New Roman" w:eastAsiaTheme="majorEastAsia"/>
          <w:b/>
          <w:sz w:val="28"/>
          <w:szCs w:val="28"/>
        </w:rPr>
        <w:t>第十六章 尤溪流域大田县控制性详细规划</w:t>
      </w:r>
      <w:r>
        <w:rPr>
          <w:rFonts w:ascii="Times New Roman" w:hAnsi="Times New Roman" w:cs="Times New Roman" w:eastAsiaTheme="majorEastAsia"/>
          <w:b/>
          <w:sz w:val="28"/>
          <w:szCs w:val="28"/>
        </w:rPr>
        <w:tab/>
      </w:r>
      <w:r>
        <w:rPr>
          <w:rFonts w:hint="eastAsia" w:ascii="Times New Roman" w:hAnsi="Times New Roman" w:cs="Times New Roman" w:eastAsiaTheme="majorEastAsia"/>
          <w:b/>
          <w:sz w:val="28"/>
          <w:szCs w:val="28"/>
        </w:rPr>
        <w:t>3</w:t>
      </w:r>
      <w:r>
        <w:rPr>
          <w:rFonts w:hint="eastAsia" w:ascii="Times New Roman" w:hAnsi="Times New Roman" w:cs="Times New Roman" w:eastAsiaTheme="majorEastAsia"/>
          <w:b/>
          <w:sz w:val="28"/>
          <w:szCs w:val="28"/>
        </w:rPr>
        <w:fldChar w:fldCharType="end"/>
      </w:r>
      <w:r>
        <w:rPr>
          <w:rFonts w:hint="eastAsia" w:ascii="Times New Roman" w:hAnsi="Times New Roman" w:cs="Times New Roman" w:eastAsiaTheme="majorEastAsia"/>
          <w:b/>
          <w:sz w:val="28"/>
          <w:szCs w:val="28"/>
        </w:rPr>
        <w:t>8</w:t>
      </w:r>
    </w:p>
    <w:p>
      <w:pPr>
        <w:pStyle w:val="29"/>
        <w:tabs>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"_Toc5266768" </w:instrText>
      </w:r>
      <w:r>
        <w:fldChar w:fldCharType="separate"/>
      </w:r>
      <w:r>
        <w:rPr>
          <w:rStyle w:val="39"/>
          <w:rFonts w:ascii="Times New Roman" w:hAnsi="Times New Roman" w:cs="Times New Roman" w:eastAsiaTheme="majorEastAsia"/>
          <w:sz w:val="28"/>
          <w:szCs w:val="28"/>
        </w:rPr>
        <w:t>第五十一条 规划范围</w:t>
      </w:r>
      <w:r>
        <w:rPr>
          <w:rFonts w:ascii="Times New Roman" w:hAnsi="Times New Roman" w:cs="Times New Roman" w:eastAsiaTheme="majorEastAsia"/>
          <w:sz w:val="28"/>
          <w:szCs w:val="28"/>
        </w:rPr>
        <w:tab/>
      </w:r>
      <w:r>
        <w:rPr>
          <w:rFonts w:hint="eastAsia" w:ascii="Times New Roman" w:hAnsi="Times New Roman" w:cs="Times New Roman" w:eastAsiaTheme="majorEastAsia"/>
          <w:sz w:val="28"/>
          <w:szCs w:val="28"/>
        </w:rPr>
        <w:t>3</w:t>
      </w:r>
      <w:r>
        <w:rPr>
          <w:rFonts w:hint="eastAsia" w:ascii="Times New Roman" w:hAnsi="Times New Roman" w:cs="Times New Roman" w:eastAsiaTheme="majorEastAsia"/>
          <w:sz w:val="28"/>
          <w:szCs w:val="28"/>
        </w:rPr>
        <w:fldChar w:fldCharType="end"/>
      </w:r>
      <w:r>
        <w:rPr>
          <w:rFonts w:hint="eastAsia" w:ascii="Times New Roman" w:hAnsi="Times New Roman" w:cs="Times New Roman" w:eastAsiaTheme="majorEastAsia"/>
          <w:sz w:val="28"/>
          <w:szCs w:val="28"/>
        </w:rPr>
        <w:t>8</w:t>
      </w:r>
    </w:p>
    <w:p>
      <w:pPr>
        <w:pStyle w:val="29"/>
        <w:tabs>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"_Toc5266769" </w:instrText>
      </w:r>
      <w:r>
        <w:fldChar w:fldCharType="separate"/>
      </w:r>
      <w:r>
        <w:rPr>
          <w:rStyle w:val="39"/>
          <w:rFonts w:ascii="Times New Roman" w:hAnsi="Times New Roman" w:cs="Times New Roman" w:eastAsiaTheme="majorEastAsia"/>
          <w:sz w:val="28"/>
          <w:szCs w:val="28"/>
        </w:rPr>
        <w:t>第五十二条 控制单元划分</w:t>
      </w:r>
      <w:r>
        <w:rPr>
          <w:rFonts w:ascii="Times New Roman" w:hAnsi="Times New Roman" w:cs="Times New Roman" w:eastAsiaTheme="majorEastAsia"/>
          <w:sz w:val="28"/>
          <w:szCs w:val="28"/>
        </w:rPr>
        <w:tab/>
      </w:r>
      <w:r>
        <w:rPr>
          <w:rFonts w:hint="eastAsia" w:ascii="Times New Roman" w:hAnsi="Times New Roman" w:cs="Times New Roman" w:eastAsiaTheme="majorEastAsia"/>
          <w:sz w:val="28"/>
          <w:szCs w:val="28"/>
        </w:rPr>
        <w:t>3</w:t>
      </w:r>
      <w:r>
        <w:rPr>
          <w:rFonts w:hint="eastAsia" w:ascii="Times New Roman" w:hAnsi="Times New Roman" w:cs="Times New Roman" w:eastAsiaTheme="majorEastAsia"/>
          <w:sz w:val="28"/>
          <w:szCs w:val="28"/>
        </w:rPr>
        <w:fldChar w:fldCharType="end"/>
      </w:r>
      <w:r>
        <w:rPr>
          <w:rFonts w:hint="eastAsia" w:ascii="Times New Roman" w:hAnsi="Times New Roman" w:cs="Times New Roman" w:eastAsiaTheme="majorEastAsia"/>
          <w:sz w:val="28"/>
          <w:szCs w:val="28"/>
        </w:rPr>
        <w:t>8</w:t>
      </w:r>
    </w:p>
    <w:p>
      <w:pPr>
        <w:pStyle w:val="29"/>
        <w:tabs>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"_Toc5266770" </w:instrText>
      </w:r>
      <w:r>
        <w:fldChar w:fldCharType="separate"/>
      </w:r>
      <w:r>
        <w:rPr>
          <w:rStyle w:val="39"/>
          <w:rFonts w:ascii="Times New Roman" w:hAnsi="Times New Roman" w:cs="Times New Roman" w:eastAsiaTheme="majorEastAsia"/>
          <w:sz w:val="28"/>
          <w:szCs w:val="28"/>
        </w:rPr>
        <w:t>第五十三条 大田县项目控规</w:t>
      </w:r>
      <w:r>
        <w:rPr>
          <w:rFonts w:ascii="Times New Roman" w:hAnsi="Times New Roman" w:cs="Times New Roman" w:eastAsiaTheme="majorEastAsia"/>
          <w:sz w:val="28"/>
          <w:szCs w:val="28"/>
        </w:rPr>
        <w:tab/>
      </w:r>
      <w:r>
        <w:rPr>
          <w:rFonts w:hint="eastAsia" w:ascii="Times New Roman" w:hAnsi="Times New Roman" w:cs="Times New Roman" w:eastAsiaTheme="majorEastAsia"/>
          <w:sz w:val="28"/>
          <w:szCs w:val="28"/>
        </w:rPr>
        <w:t>3</w:t>
      </w:r>
      <w:r>
        <w:rPr>
          <w:rFonts w:hint="eastAsia" w:ascii="Times New Roman" w:hAnsi="Times New Roman" w:cs="Times New Roman" w:eastAsiaTheme="majorEastAsia"/>
          <w:sz w:val="28"/>
          <w:szCs w:val="28"/>
        </w:rPr>
        <w:fldChar w:fldCharType="end"/>
      </w:r>
      <w:r>
        <w:rPr>
          <w:rFonts w:hint="eastAsia" w:ascii="Times New Roman" w:hAnsi="Times New Roman" w:cs="Times New Roman" w:eastAsiaTheme="majorEastAsia"/>
          <w:sz w:val="28"/>
          <w:szCs w:val="28"/>
        </w:rPr>
        <w:t>8</w:t>
      </w:r>
    </w:p>
    <w:p>
      <w:pPr>
        <w:pStyle w:val="24"/>
        <w:tabs>
          <w:tab w:val="right" w:leader="dot" w:pos="8296"/>
        </w:tabs>
        <w:spacing w:line="440" w:lineRule="exact"/>
        <w:ind w:left="283" w:leftChars="135"/>
        <w:rPr>
          <w:rFonts w:ascii="Times New Roman" w:hAnsi="Times New Roman" w:cs="Times New Roman" w:eastAsiaTheme="majorEastAsia"/>
          <w:b/>
          <w:sz w:val="28"/>
          <w:szCs w:val="28"/>
        </w:rPr>
      </w:pPr>
      <w:r>
        <w:fldChar w:fldCharType="begin"/>
      </w:r>
      <w:r>
        <w:instrText xml:space="preserve"> HYPERLINK \l "_Toc5266771" </w:instrText>
      </w:r>
      <w:r>
        <w:fldChar w:fldCharType="separate"/>
      </w:r>
      <w:r>
        <w:rPr>
          <w:rStyle w:val="39"/>
          <w:rFonts w:ascii="Times New Roman" w:hAnsi="Times New Roman" w:cs="Times New Roman" w:eastAsiaTheme="majorEastAsia"/>
          <w:b/>
          <w:sz w:val="28"/>
          <w:szCs w:val="28"/>
        </w:rPr>
        <w:t>第十七章 项目汇总与实施</w:t>
      </w:r>
      <w:r>
        <w:rPr>
          <w:rFonts w:ascii="Times New Roman" w:hAnsi="Times New Roman" w:cs="Times New Roman" w:eastAsiaTheme="majorEastAsia"/>
          <w:b/>
          <w:sz w:val="28"/>
          <w:szCs w:val="28"/>
        </w:rPr>
        <w:tab/>
      </w:r>
      <w:r>
        <w:rPr>
          <w:rFonts w:ascii="Times New Roman" w:hAnsi="Times New Roman" w:cs="Times New Roman" w:eastAsiaTheme="majorEastAsia"/>
          <w:b/>
          <w:sz w:val="28"/>
          <w:szCs w:val="28"/>
        </w:rPr>
        <w:fldChar w:fldCharType="begin"/>
      </w:r>
      <w:r>
        <w:rPr>
          <w:rFonts w:ascii="Times New Roman" w:hAnsi="Times New Roman" w:cs="Times New Roman" w:eastAsiaTheme="majorEastAsia"/>
          <w:b/>
          <w:sz w:val="28"/>
          <w:szCs w:val="28"/>
        </w:rPr>
        <w:instrText xml:space="preserve"> PAGEREF _Toc5266771 \h </w:instrText>
      </w:r>
      <w:r>
        <w:rPr>
          <w:rFonts w:ascii="Times New Roman" w:hAnsi="Times New Roman" w:cs="Times New Roman" w:eastAsiaTheme="majorEastAsia"/>
          <w:b/>
          <w:sz w:val="28"/>
          <w:szCs w:val="28"/>
        </w:rPr>
        <w:fldChar w:fldCharType="separate"/>
      </w:r>
      <w:r>
        <w:rPr>
          <w:rFonts w:ascii="Times New Roman" w:hAnsi="Times New Roman" w:cs="Times New Roman" w:eastAsiaTheme="majorEastAsia"/>
          <w:b/>
          <w:sz w:val="28"/>
          <w:szCs w:val="28"/>
        </w:rPr>
        <w:t>44</w:t>
      </w:r>
      <w:r>
        <w:rPr>
          <w:rFonts w:ascii="Times New Roman" w:hAnsi="Times New Roman" w:cs="Times New Roman" w:eastAsiaTheme="majorEastAsia"/>
          <w:b/>
          <w:sz w:val="28"/>
          <w:szCs w:val="28"/>
        </w:rPr>
        <w:fldChar w:fldCharType="end"/>
      </w:r>
      <w:r>
        <w:rPr>
          <w:rFonts w:ascii="Times New Roman" w:hAnsi="Times New Roman" w:cs="Times New Roman" w:eastAsiaTheme="majorEastAsia"/>
          <w:b/>
          <w:sz w:val="28"/>
          <w:szCs w:val="28"/>
        </w:rPr>
        <w:fldChar w:fldCharType="end"/>
      </w:r>
    </w:p>
    <w:p>
      <w:pPr>
        <w:pStyle w:val="29"/>
        <w:tabs>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"_Toc5266772" </w:instrText>
      </w:r>
      <w:r>
        <w:fldChar w:fldCharType="separate"/>
      </w:r>
      <w:r>
        <w:rPr>
          <w:rStyle w:val="39"/>
          <w:rFonts w:ascii="Times New Roman" w:hAnsi="Times New Roman" w:cs="Times New Roman" w:eastAsiaTheme="majorEastAsia"/>
          <w:sz w:val="28"/>
          <w:szCs w:val="28"/>
        </w:rPr>
        <w:t>第五十四条 项目汇总</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_Toc5266772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44</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9"/>
        <w:tabs>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"_Toc5266773" </w:instrText>
      </w:r>
      <w:r>
        <w:fldChar w:fldCharType="separate"/>
      </w:r>
      <w:r>
        <w:rPr>
          <w:rStyle w:val="39"/>
          <w:rFonts w:ascii="Times New Roman" w:hAnsi="Times New Roman" w:cs="Times New Roman" w:eastAsiaTheme="majorEastAsia"/>
          <w:sz w:val="28"/>
          <w:szCs w:val="28"/>
        </w:rPr>
        <w:t xml:space="preserve">第五十五条 </w:t>
      </w:r>
      <w:r>
        <w:rPr>
          <w:rStyle w:val="39"/>
          <w:rFonts w:hint="eastAsia" w:ascii="Times New Roman" w:hAnsi="Times New Roman" w:cs="Times New Roman" w:eastAsiaTheme="majorEastAsia"/>
          <w:sz w:val="28"/>
          <w:szCs w:val="28"/>
        </w:rPr>
        <w:t>资金筹措</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_Toc5266773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45</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9"/>
        <w:tabs>
          <w:tab w:val="right" w:leader="dot" w:pos="8296"/>
        </w:tabs>
        <w:spacing w:line="440" w:lineRule="exact"/>
        <w:ind w:left="283" w:leftChars="135"/>
        <w:rPr>
          <w:rFonts w:eastAsiaTheme="majorEastAsia"/>
        </w:rPr>
      </w:pPr>
      <w:r>
        <w:fldChar w:fldCharType="begin"/>
      </w:r>
      <w:r>
        <w:instrText xml:space="preserve"> HYPERLINK \l "_Toc5266773" </w:instrText>
      </w:r>
      <w:r>
        <w:fldChar w:fldCharType="separate"/>
      </w:r>
      <w:r>
        <w:rPr>
          <w:rStyle w:val="39"/>
          <w:rFonts w:ascii="Times New Roman" w:hAnsi="Times New Roman" w:cs="Times New Roman" w:eastAsiaTheme="majorEastAsia"/>
          <w:sz w:val="28"/>
          <w:szCs w:val="28"/>
        </w:rPr>
        <w:t>第五十</w:t>
      </w:r>
      <w:r>
        <w:rPr>
          <w:rStyle w:val="39"/>
          <w:rFonts w:hint="eastAsia" w:ascii="Times New Roman" w:hAnsi="Times New Roman" w:cs="Times New Roman" w:eastAsiaTheme="majorEastAsia"/>
          <w:sz w:val="28"/>
          <w:szCs w:val="28"/>
        </w:rPr>
        <w:t>六</w:t>
      </w:r>
      <w:r>
        <w:rPr>
          <w:rStyle w:val="39"/>
          <w:rFonts w:ascii="Times New Roman" w:hAnsi="Times New Roman" w:cs="Times New Roman" w:eastAsiaTheme="majorEastAsia"/>
          <w:sz w:val="28"/>
          <w:szCs w:val="28"/>
        </w:rPr>
        <w:t xml:space="preserve">条 </w:t>
      </w:r>
      <w:r>
        <w:rPr>
          <w:rStyle w:val="39"/>
          <w:rFonts w:hint="eastAsia" w:ascii="Times New Roman" w:hAnsi="Times New Roman" w:cs="Times New Roman" w:eastAsiaTheme="majorEastAsia"/>
          <w:sz w:val="28"/>
          <w:szCs w:val="28"/>
        </w:rPr>
        <w:t>三明市</w:t>
      </w:r>
      <w:r>
        <w:rPr>
          <w:rStyle w:val="39"/>
          <w:rFonts w:ascii="Times New Roman" w:hAnsi="Times New Roman" w:cs="Times New Roman" w:eastAsiaTheme="majorEastAsia"/>
          <w:sz w:val="28"/>
          <w:szCs w:val="28"/>
        </w:rPr>
        <w:t>绩效目标可达性</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_Toc5266773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45</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9"/>
        <w:tabs>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"_Toc5266773" </w:instrText>
      </w:r>
      <w:r>
        <w:fldChar w:fldCharType="separate"/>
      </w:r>
      <w:r>
        <w:rPr>
          <w:rStyle w:val="39"/>
          <w:rFonts w:ascii="Times New Roman" w:hAnsi="Times New Roman" w:cs="Times New Roman" w:eastAsiaTheme="majorEastAsia"/>
          <w:sz w:val="28"/>
          <w:szCs w:val="28"/>
        </w:rPr>
        <w:t>第五十</w:t>
      </w:r>
      <w:r>
        <w:rPr>
          <w:rStyle w:val="39"/>
          <w:rFonts w:hint="eastAsia" w:ascii="Times New Roman" w:hAnsi="Times New Roman" w:cs="Times New Roman" w:eastAsiaTheme="majorEastAsia"/>
          <w:sz w:val="28"/>
          <w:szCs w:val="28"/>
        </w:rPr>
        <w:t>七</w:t>
      </w:r>
      <w:r>
        <w:rPr>
          <w:rStyle w:val="39"/>
          <w:rFonts w:ascii="Times New Roman" w:hAnsi="Times New Roman" w:cs="Times New Roman" w:eastAsiaTheme="majorEastAsia"/>
          <w:sz w:val="28"/>
          <w:szCs w:val="28"/>
        </w:rPr>
        <w:t>条 各县（市、区）绩效目标可达性</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_Toc5266773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45</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4"/>
        <w:tabs>
          <w:tab w:val="right" w:leader="dot" w:pos="8296"/>
        </w:tabs>
        <w:spacing w:line="440" w:lineRule="exact"/>
        <w:ind w:left="283" w:leftChars="135"/>
        <w:rPr>
          <w:rFonts w:ascii="Times New Roman" w:hAnsi="Times New Roman" w:cs="Times New Roman" w:eastAsiaTheme="majorEastAsia"/>
          <w:b/>
          <w:sz w:val="28"/>
          <w:szCs w:val="28"/>
        </w:rPr>
      </w:pPr>
      <w:r>
        <w:fldChar w:fldCharType="begin"/>
      </w:r>
      <w:r>
        <w:instrText xml:space="preserve"> HYPERLINK \l "_Toc5266774" </w:instrText>
      </w:r>
      <w:r>
        <w:fldChar w:fldCharType="separate"/>
      </w:r>
      <w:r>
        <w:rPr>
          <w:rStyle w:val="39"/>
          <w:rFonts w:ascii="Times New Roman" w:hAnsi="Times New Roman" w:cs="Times New Roman" w:eastAsiaTheme="majorEastAsia"/>
          <w:b/>
          <w:sz w:val="28"/>
          <w:szCs w:val="28"/>
        </w:rPr>
        <w:t>第十八章 保障措施</w:t>
      </w:r>
      <w:r>
        <w:rPr>
          <w:rFonts w:ascii="Times New Roman" w:hAnsi="Times New Roman" w:cs="Times New Roman" w:eastAsiaTheme="majorEastAsia"/>
          <w:b/>
          <w:sz w:val="28"/>
          <w:szCs w:val="28"/>
        </w:rPr>
        <w:tab/>
      </w:r>
      <w:r>
        <w:rPr>
          <w:rFonts w:ascii="Times New Roman" w:hAnsi="Times New Roman" w:cs="Times New Roman" w:eastAsiaTheme="majorEastAsia"/>
          <w:b/>
          <w:sz w:val="28"/>
          <w:szCs w:val="28"/>
        </w:rPr>
        <w:fldChar w:fldCharType="begin"/>
      </w:r>
      <w:r>
        <w:rPr>
          <w:rFonts w:ascii="Times New Roman" w:hAnsi="Times New Roman" w:cs="Times New Roman" w:eastAsiaTheme="majorEastAsia"/>
          <w:b/>
          <w:sz w:val="28"/>
          <w:szCs w:val="28"/>
        </w:rPr>
        <w:instrText xml:space="preserve"> PAGEREF _Toc5266774 \h </w:instrText>
      </w:r>
      <w:r>
        <w:rPr>
          <w:rFonts w:ascii="Times New Roman" w:hAnsi="Times New Roman" w:cs="Times New Roman" w:eastAsiaTheme="majorEastAsia"/>
          <w:b/>
          <w:sz w:val="28"/>
          <w:szCs w:val="28"/>
        </w:rPr>
        <w:fldChar w:fldCharType="separate"/>
      </w:r>
      <w:r>
        <w:rPr>
          <w:rFonts w:ascii="Times New Roman" w:hAnsi="Times New Roman" w:cs="Times New Roman" w:eastAsiaTheme="majorEastAsia"/>
          <w:b/>
          <w:sz w:val="28"/>
          <w:szCs w:val="28"/>
        </w:rPr>
        <w:t>49</w:t>
      </w:r>
      <w:r>
        <w:rPr>
          <w:rFonts w:ascii="Times New Roman" w:hAnsi="Times New Roman" w:cs="Times New Roman" w:eastAsiaTheme="majorEastAsia"/>
          <w:b/>
          <w:sz w:val="28"/>
          <w:szCs w:val="28"/>
        </w:rPr>
        <w:fldChar w:fldCharType="end"/>
      </w:r>
      <w:r>
        <w:rPr>
          <w:rFonts w:ascii="Times New Roman" w:hAnsi="Times New Roman" w:cs="Times New Roman" w:eastAsiaTheme="majorEastAsia"/>
          <w:b/>
          <w:sz w:val="28"/>
          <w:szCs w:val="28"/>
        </w:rPr>
        <w:fldChar w:fldCharType="end"/>
      </w:r>
    </w:p>
    <w:p>
      <w:pPr>
        <w:pStyle w:val="29"/>
        <w:tabs>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"_Toc5266775" </w:instrText>
      </w:r>
      <w:r>
        <w:fldChar w:fldCharType="separate"/>
      </w:r>
      <w:r>
        <w:rPr>
          <w:rStyle w:val="39"/>
          <w:rFonts w:ascii="Times New Roman" w:hAnsi="Times New Roman" w:cs="Times New Roman" w:eastAsiaTheme="majorEastAsia"/>
          <w:sz w:val="28"/>
          <w:szCs w:val="28"/>
        </w:rPr>
        <w:t>第五十</w:t>
      </w:r>
      <w:r>
        <w:rPr>
          <w:rStyle w:val="39"/>
          <w:rFonts w:hint="eastAsia" w:ascii="Times New Roman" w:hAnsi="Times New Roman" w:cs="Times New Roman" w:eastAsiaTheme="majorEastAsia"/>
          <w:sz w:val="28"/>
          <w:szCs w:val="28"/>
        </w:rPr>
        <w:t>八</w:t>
      </w:r>
      <w:r>
        <w:rPr>
          <w:rStyle w:val="39"/>
          <w:rFonts w:ascii="Times New Roman" w:hAnsi="Times New Roman" w:cs="Times New Roman" w:eastAsiaTheme="majorEastAsia"/>
          <w:sz w:val="28"/>
          <w:szCs w:val="28"/>
        </w:rPr>
        <w:t>条 保障措施</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_Toc5266775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49</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pStyle w:val="24"/>
        <w:tabs>
          <w:tab w:val="right" w:leader="dot" w:pos="8296"/>
        </w:tabs>
        <w:spacing w:line="440" w:lineRule="exact"/>
        <w:ind w:left="283" w:leftChars="135"/>
        <w:rPr>
          <w:rFonts w:ascii="Times New Roman" w:hAnsi="Times New Roman" w:cs="Times New Roman" w:eastAsiaTheme="majorEastAsia"/>
          <w:b/>
          <w:sz w:val="28"/>
          <w:szCs w:val="28"/>
        </w:rPr>
      </w:pPr>
      <w:r>
        <w:fldChar w:fldCharType="begin"/>
      </w:r>
      <w:r>
        <w:instrText xml:space="preserve"> HYPERLINK \l "_Toc5266782" </w:instrText>
      </w:r>
      <w:r>
        <w:fldChar w:fldCharType="separate"/>
      </w:r>
      <w:r>
        <w:rPr>
          <w:rStyle w:val="39"/>
          <w:rFonts w:ascii="Times New Roman" w:hAnsi="Times New Roman" w:cs="Times New Roman" w:eastAsiaTheme="majorEastAsia"/>
          <w:b/>
          <w:sz w:val="28"/>
          <w:szCs w:val="28"/>
        </w:rPr>
        <w:t>第十九章 附则</w:t>
      </w:r>
      <w:r>
        <w:rPr>
          <w:rFonts w:ascii="Times New Roman" w:hAnsi="Times New Roman" w:cs="Times New Roman" w:eastAsiaTheme="majorEastAsia"/>
          <w:b/>
          <w:sz w:val="28"/>
          <w:szCs w:val="28"/>
        </w:rPr>
        <w:tab/>
      </w:r>
      <w:r>
        <w:rPr>
          <w:rFonts w:ascii="Times New Roman" w:hAnsi="Times New Roman" w:cs="Times New Roman" w:eastAsiaTheme="majorEastAsia"/>
          <w:b/>
          <w:sz w:val="28"/>
          <w:szCs w:val="28"/>
        </w:rPr>
        <w:fldChar w:fldCharType="begin"/>
      </w:r>
      <w:r>
        <w:rPr>
          <w:rFonts w:ascii="Times New Roman" w:hAnsi="Times New Roman" w:cs="Times New Roman" w:eastAsiaTheme="majorEastAsia"/>
          <w:b/>
          <w:sz w:val="28"/>
          <w:szCs w:val="28"/>
        </w:rPr>
        <w:instrText xml:space="preserve"> PAGEREF _Toc5266782 \h </w:instrText>
      </w:r>
      <w:r>
        <w:rPr>
          <w:rFonts w:ascii="Times New Roman" w:hAnsi="Times New Roman" w:cs="Times New Roman" w:eastAsiaTheme="majorEastAsia"/>
          <w:b/>
          <w:sz w:val="28"/>
          <w:szCs w:val="28"/>
        </w:rPr>
        <w:fldChar w:fldCharType="separate"/>
      </w:r>
      <w:r>
        <w:rPr>
          <w:rFonts w:ascii="Times New Roman" w:hAnsi="Times New Roman" w:cs="Times New Roman" w:eastAsiaTheme="majorEastAsia"/>
          <w:b/>
          <w:sz w:val="28"/>
          <w:szCs w:val="28"/>
        </w:rPr>
        <w:t>53</w:t>
      </w:r>
      <w:r>
        <w:rPr>
          <w:rFonts w:ascii="Times New Roman" w:hAnsi="Times New Roman" w:cs="Times New Roman" w:eastAsiaTheme="majorEastAsia"/>
          <w:b/>
          <w:sz w:val="28"/>
          <w:szCs w:val="28"/>
        </w:rPr>
        <w:fldChar w:fldCharType="end"/>
      </w:r>
      <w:r>
        <w:rPr>
          <w:rFonts w:ascii="Times New Roman" w:hAnsi="Times New Roman" w:cs="Times New Roman" w:eastAsiaTheme="majorEastAsia"/>
          <w:b/>
          <w:sz w:val="28"/>
          <w:szCs w:val="28"/>
        </w:rPr>
        <w:fldChar w:fldCharType="end"/>
      </w:r>
    </w:p>
    <w:p>
      <w:pPr>
        <w:pStyle w:val="29"/>
        <w:tabs>
          <w:tab w:val="right" w:leader="dot" w:pos="8296"/>
        </w:tabs>
        <w:spacing w:line="440" w:lineRule="exact"/>
        <w:ind w:left="283" w:leftChars="135"/>
        <w:rPr>
          <w:rFonts w:ascii="Times New Roman" w:hAnsi="Times New Roman" w:cs="Times New Roman" w:eastAsiaTheme="majorEastAsia"/>
          <w:sz w:val="28"/>
          <w:szCs w:val="28"/>
        </w:rPr>
      </w:pPr>
      <w:r>
        <w:fldChar w:fldCharType="begin"/>
      </w:r>
      <w:r>
        <w:instrText xml:space="preserve"> HYPERLINK \l "_Toc5266784" </w:instrText>
      </w:r>
      <w:r>
        <w:fldChar w:fldCharType="separate"/>
      </w:r>
      <w:r>
        <w:rPr>
          <w:rStyle w:val="39"/>
          <w:rFonts w:ascii="Times New Roman" w:hAnsi="Times New Roman" w:cs="Times New Roman" w:eastAsiaTheme="majorEastAsia"/>
          <w:bCs/>
          <w:kern w:val="0"/>
          <w:sz w:val="28"/>
          <w:szCs w:val="28"/>
        </w:rPr>
        <w:t>附表1 三明市山水林田湖草生态保护修复项目一览表</w:t>
      </w:r>
      <w:r>
        <w:rPr>
          <w:rFonts w:ascii="Times New Roman" w:hAnsi="Times New Roman" w:cs="Times New Roman" w:eastAsiaTheme="majorEastAsia"/>
          <w:sz w:val="28"/>
          <w:szCs w:val="28"/>
        </w:rPr>
        <w:tab/>
      </w:r>
      <w:r>
        <w:rPr>
          <w:rFonts w:ascii="Times New Roman" w:hAnsi="Times New Roman" w:cs="Times New Roman" w:eastAsiaTheme="majorEastAsia"/>
          <w:sz w:val="28"/>
          <w:szCs w:val="28"/>
        </w:rPr>
        <w:fldChar w:fldCharType="begin"/>
      </w:r>
      <w:r>
        <w:rPr>
          <w:rFonts w:ascii="Times New Roman" w:hAnsi="Times New Roman" w:cs="Times New Roman" w:eastAsiaTheme="majorEastAsia"/>
          <w:sz w:val="28"/>
          <w:szCs w:val="28"/>
        </w:rPr>
        <w:instrText xml:space="preserve"> PAGEREF _Toc5266784 \h </w:instrText>
      </w:r>
      <w:r>
        <w:rPr>
          <w:rFonts w:ascii="Times New Roman" w:hAnsi="Times New Roman" w:cs="Times New Roman" w:eastAsiaTheme="majorEastAsia"/>
          <w:sz w:val="28"/>
          <w:szCs w:val="28"/>
        </w:rPr>
        <w:fldChar w:fldCharType="separate"/>
      </w:r>
      <w:r>
        <w:rPr>
          <w:rFonts w:ascii="Times New Roman" w:hAnsi="Times New Roman" w:cs="Times New Roman" w:eastAsiaTheme="majorEastAsia"/>
          <w:sz w:val="28"/>
          <w:szCs w:val="28"/>
        </w:rPr>
        <w:t>54</w:t>
      </w:r>
      <w:r>
        <w:rPr>
          <w:rFonts w:ascii="Times New Roman" w:hAnsi="Times New Roman" w:cs="Times New Roman" w:eastAsiaTheme="majorEastAsia"/>
          <w:sz w:val="28"/>
          <w:szCs w:val="28"/>
        </w:rPr>
        <w:fldChar w:fldCharType="end"/>
      </w:r>
      <w:r>
        <w:rPr>
          <w:rFonts w:ascii="Times New Roman" w:hAnsi="Times New Roman" w:cs="Times New Roman" w:eastAsiaTheme="majorEastAsia"/>
          <w:sz w:val="28"/>
          <w:szCs w:val="28"/>
        </w:rPr>
        <w:fldChar w:fldCharType="end"/>
      </w:r>
    </w:p>
    <w:p>
      <w:pPr>
        <w:widowControl/>
        <w:ind w:left="283" w:leftChars="135"/>
        <w:jc w:val="left"/>
        <w:rPr>
          <w:rFonts w:ascii="Times New Roman" w:hAnsi="Times New Roman" w:cs="Times New Roman" w:eastAsiaTheme="majorEastAsia"/>
          <w:sz w:val="28"/>
          <w:szCs w:val="28"/>
        </w:rPr>
        <w:sectPr>
          <w:type w:val="continuous"/>
          <w:pgSz w:w="23814" w:h="16839" w:orient="landscape"/>
          <w:pgMar w:top="1800" w:right="1440" w:bottom="1800" w:left="1440" w:header="851" w:footer="992" w:gutter="0"/>
          <w:cols w:space="840" w:num="2"/>
          <w:docGrid w:type="lines" w:linePitch="312" w:charSpace="0"/>
        </w:sectPr>
      </w:pPr>
      <w:r>
        <w:rPr>
          <w:rFonts w:ascii="Times New Roman" w:hAnsi="Times New Roman" w:cs="Times New Roman" w:eastAsiaTheme="majorEastAsia"/>
          <w:sz w:val="28"/>
          <w:szCs w:val="28"/>
        </w:rPr>
        <w:br w:type="page"/>
      </w:r>
    </w:p>
    <w:p>
      <w:pPr>
        <w:pStyle w:val="5"/>
        <w:jc w:val="left"/>
        <w:rPr>
          <w:rFonts w:ascii="Times New Roman" w:hAnsi="Times New Roman" w:eastAsia="宋体" w:cs="Times New Roman"/>
        </w:rPr>
      </w:pPr>
      <w:r>
        <w:rPr>
          <w:rFonts w:ascii="Times New Roman" w:hAnsi="Times New Roman" w:cs="Times New Roman" w:eastAsiaTheme="majorEastAsia"/>
          <w:sz w:val="28"/>
          <w:szCs w:val="28"/>
          <w:lang w:val="zh-CN"/>
        </w:rPr>
        <w:fldChar w:fldCharType="end"/>
      </w:r>
      <w:bookmarkStart w:id="2" w:name="_Toc5266702"/>
      <w:r>
        <w:rPr>
          <w:rFonts w:ascii="Times New Roman" w:hAnsi="Times New Roman" w:eastAsia="宋体" w:cs="Times New Roman"/>
        </w:rPr>
        <w:t>第一章 总则</w:t>
      </w:r>
      <w:bookmarkEnd w:id="2"/>
    </w:p>
    <w:p>
      <w:pPr>
        <w:pStyle w:val="46"/>
        <w:numPr>
          <w:ilvl w:val="0"/>
          <w:numId w:val="4"/>
        </w:numPr>
        <w:ind w:firstLineChars="0"/>
        <w:outlineLvl w:val="1"/>
        <w:rPr>
          <w:rFonts w:ascii="Times New Roman" w:hAnsi="Times New Roman" w:eastAsia="宋体" w:cs="Times New Roman"/>
          <w:b/>
          <w:sz w:val="32"/>
        </w:rPr>
      </w:pPr>
      <w:bookmarkStart w:id="3" w:name="_Toc5266703"/>
      <w:r>
        <w:rPr>
          <w:rFonts w:ascii="Times New Roman" w:hAnsi="Times New Roman" w:eastAsia="宋体" w:cs="Times New Roman"/>
          <w:b/>
          <w:sz w:val="32"/>
        </w:rPr>
        <w:t>指导思想</w:t>
      </w:r>
      <w:bookmarkEnd w:id="3"/>
    </w:p>
    <w:p>
      <w:pPr>
        <w:pStyle w:val="46"/>
        <w:ind w:firstLine="560"/>
        <w:rPr>
          <w:rFonts w:ascii="Times New Roman" w:hAnsi="Times New Roman" w:cs="Times New Roman"/>
          <w:sz w:val="28"/>
        </w:rPr>
      </w:pPr>
      <w:r>
        <w:rPr>
          <w:rFonts w:ascii="Times New Roman" w:hAnsi="Times New Roman" w:cs="Times New Roman"/>
          <w:sz w:val="28"/>
        </w:rPr>
        <w:t>以习近平新时代中国特色社会主义思想为指导，全面贯彻落实党的十九大精神，树立和践行绿水青山就是金山银山的理念，坚持山水林田湖草是一个生命共同体，立足于三明市特殊的生态区位，统筹全市山水林田湖草系统治理。</w:t>
      </w:r>
    </w:p>
    <w:p>
      <w:pPr>
        <w:pStyle w:val="46"/>
        <w:ind w:firstLine="560"/>
        <w:rPr>
          <w:rFonts w:ascii="Times New Roman" w:hAnsi="Times New Roman" w:cs="Times New Roman"/>
          <w:sz w:val="28"/>
        </w:rPr>
      </w:pPr>
      <w:r>
        <w:rPr>
          <w:rFonts w:ascii="Times New Roman" w:hAnsi="Times New Roman" w:cs="Times New Roman"/>
          <w:sz w:val="28"/>
        </w:rPr>
        <w:t>控规针对闽江流域三明段的关键性问题，按照“流域整体规划、系统保护、上下联动、要素协同、突出重点、分步实施”的思路，全力实施山水林田湖草整治，打造一个山青、水秀、林绿、田整、湖净、人美的三明。</w:t>
      </w:r>
    </w:p>
    <w:p>
      <w:pPr>
        <w:pStyle w:val="46"/>
        <w:numPr>
          <w:ilvl w:val="0"/>
          <w:numId w:val="4"/>
        </w:numPr>
        <w:ind w:firstLineChars="0"/>
        <w:outlineLvl w:val="1"/>
        <w:rPr>
          <w:rFonts w:ascii="Times New Roman" w:hAnsi="Times New Roman" w:eastAsia="宋体" w:cs="Times New Roman"/>
          <w:b/>
          <w:sz w:val="32"/>
        </w:rPr>
      </w:pPr>
      <w:bookmarkStart w:id="4" w:name="_Toc5266704"/>
      <w:r>
        <w:rPr>
          <w:rFonts w:ascii="Times New Roman" w:hAnsi="Times New Roman" w:eastAsia="宋体" w:cs="Times New Roman"/>
          <w:b/>
          <w:sz w:val="32"/>
        </w:rPr>
        <w:t>规划范围</w:t>
      </w:r>
      <w:bookmarkEnd w:id="4"/>
    </w:p>
    <w:p>
      <w:pPr>
        <w:pStyle w:val="46"/>
        <w:ind w:firstLine="560"/>
        <w:rPr>
          <w:rFonts w:ascii="Times New Roman" w:hAnsi="Times New Roman" w:eastAsia="宋体" w:cs="Times New Roman"/>
          <w:sz w:val="28"/>
        </w:rPr>
      </w:pPr>
      <w:r>
        <w:rPr>
          <w:rFonts w:ascii="Times New Roman" w:hAnsi="Times New Roman" w:eastAsia="宋体" w:cs="Times New Roman"/>
          <w:sz w:val="28"/>
        </w:rPr>
        <w:t>本规划主要范围包括：三明市境内涉及福建省闽江流域山水林田湖草试点的各个工程实施区及影响区，重点为金溪、沙溪和尤溪流域。</w:t>
      </w:r>
    </w:p>
    <w:p>
      <w:pPr>
        <w:pStyle w:val="46"/>
        <w:numPr>
          <w:ilvl w:val="0"/>
          <w:numId w:val="4"/>
        </w:numPr>
        <w:ind w:firstLineChars="0"/>
        <w:outlineLvl w:val="1"/>
        <w:rPr>
          <w:rFonts w:ascii="Times New Roman" w:hAnsi="Times New Roman" w:eastAsia="宋体" w:cs="Times New Roman"/>
          <w:b/>
          <w:sz w:val="32"/>
        </w:rPr>
      </w:pPr>
      <w:bookmarkStart w:id="5" w:name="_Toc5266705"/>
      <w:r>
        <w:rPr>
          <w:rFonts w:ascii="Times New Roman" w:hAnsi="Times New Roman" w:eastAsia="宋体" w:cs="Times New Roman"/>
          <w:b/>
          <w:sz w:val="32"/>
        </w:rPr>
        <w:t>规划期限</w:t>
      </w:r>
      <w:bookmarkEnd w:id="5"/>
    </w:p>
    <w:p>
      <w:pPr>
        <w:pStyle w:val="46"/>
        <w:ind w:firstLine="560"/>
        <w:rPr>
          <w:rFonts w:ascii="Times New Roman" w:hAnsi="Times New Roman" w:eastAsia="宋体" w:cs="Times New Roman"/>
          <w:sz w:val="28"/>
        </w:rPr>
      </w:pPr>
      <w:r>
        <w:rPr>
          <w:rFonts w:ascii="Times New Roman" w:hAnsi="Times New Roman" w:eastAsia="宋体" w:cs="Times New Roman"/>
          <w:sz w:val="28"/>
        </w:rPr>
        <w:t>规划目标为2018-2020年，规划基准年为2017年。</w:t>
      </w:r>
    </w:p>
    <w:p>
      <w:pPr>
        <w:pStyle w:val="46"/>
        <w:numPr>
          <w:ilvl w:val="0"/>
          <w:numId w:val="4"/>
        </w:numPr>
        <w:ind w:firstLineChars="0"/>
        <w:outlineLvl w:val="1"/>
        <w:rPr>
          <w:rFonts w:ascii="Times New Roman" w:hAnsi="Times New Roman" w:eastAsia="宋体" w:cs="Times New Roman"/>
          <w:b/>
          <w:sz w:val="32"/>
        </w:rPr>
      </w:pPr>
      <w:bookmarkStart w:id="6" w:name="_Toc5266706"/>
      <w:r>
        <w:rPr>
          <w:rFonts w:ascii="Times New Roman" w:hAnsi="Times New Roman" w:eastAsia="宋体" w:cs="Times New Roman"/>
          <w:b/>
          <w:sz w:val="32"/>
        </w:rPr>
        <w:t>规划依据</w:t>
      </w:r>
      <w:bookmarkEnd w:id="6"/>
    </w:p>
    <w:p>
      <w:pPr>
        <w:pStyle w:val="46"/>
        <w:numPr>
          <w:ilvl w:val="0"/>
          <w:numId w:val="5"/>
        </w:numPr>
        <w:ind w:firstLineChars="0"/>
        <w:rPr>
          <w:rFonts w:ascii="Times New Roman" w:hAnsi="Times New Roman" w:eastAsia="宋体" w:cs="Times New Roman"/>
          <w:b/>
          <w:bCs/>
          <w:sz w:val="28"/>
        </w:rPr>
      </w:pPr>
      <w:bookmarkStart w:id="7" w:name="_Toc3240412"/>
      <w:bookmarkStart w:id="8" w:name="_Toc536427333"/>
      <w:bookmarkStart w:id="9" w:name="_Toc529524132"/>
      <w:bookmarkStart w:id="10" w:name="_Toc535857369"/>
      <w:bookmarkStart w:id="11" w:name="_Toc3453244"/>
      <w:r>
        <w:rPr>
          <w:rFonts w:ascii="Times New Roman" w:hAnsi="Times New Roman" w:eastAsia="宋体" w:cs="Times New Roman"/>
          <w:b/>
          <w:bCs/>
          <w:sz w:val="28"/>
        </w:rPr>
        <w:t>法律依据</w:t>
      </w:r>
    </w:p>
    <w:p>
      <w:pPr>
        <w:ind w:firstLine="570"/>
        <w:rPr>
          <w:rFonts w:ascii="Times New Roman" w:hAnsi="Times New Roman" w:eastAsia="宋体" w:cs="Times New Roman"/>
          <w:sz w:val="28"/>
        </w:rPr>
      </w:pPr>
      <w:r>
        <w:rPr>
          <w:rFonts w:ascii="Times New Roman" w:hAnsi="Times New Roman" w:eastAsia="宋体" w:cs="Times New Roman"/>
          <w:sz w:val="28"/>
        </w:rPr>
        <w:t>（1）《中华人民共和国环境保护法》（2014年修订）</w:t>
      </w:r>
    </w:p>
    <w:p>
      <w:pPr>
        <w:ind w:firstLine="570"/>
        <w:rPr>
          <w:rFonts w:ascii="Times New Roman" w:hAnsi="Times New Roman" w:eastAsia="宋体" w:cs="Times New Roman"/>
          <w:sz w:val="28"/>
        </w:rPr>
      </w:pPr>
      <w:r>
        <w:rPr>
          <w:rFonts w:ascii="Times New Roman" w:hAnsi="Times New Roman" w:eastAsia="宋体" w:cs="Times New Roman"/>
          <w:sz w:val="28"/>
        </w:rPr>
        <w:t>（2）《中华人民共和国水污染防治法》（2017年修订）</w:t>
      </w:r>
    </w:p>
    <w:p>
      <w:pPr>
        <w:ind w:firstLine="570"/>
        <w:rPr>
          <w:rFonts w:ascii="Times New Roman" w:hAnsi="Times New Roman" w:eastAsia="宋体" w:cs="Times New Roman"/>
          <w:sz w:val="28"/>
        </w:rPr>
      </w:pPr>
      <w:r>
        <w:rPr>
          <w:rFonts w:ascii="Times New Roman" w:hAnsi="Times New Roman" w:eastAsia="宋体" w:cs="Times New Roman"/>
          <w:sz w:val="28"/>
        </w:rPr>
        <w:t>（3）《中华人民共和国水法》（2016年修订）</w:t>
      </w:r>
    </w:p>
    <w:p>
      <w:pPr>
        <w:ind w:firstLine="570"/>
        <w:rPr>
          <w:rFonts w:ascii="Times New Roman" w:hAnsi="Times New Roman" w:eastAsia="宋体" w:cs="Times New Roman"/>
          <w:sz w:val="28"/>
        </w:rPr>
      </w:pPr>
      <w:r>
        <w:rPr>
          <w:rFonts w:ascii="Times New Roman" w:hAnsi="Times New Roman" w:eastAsia="宋体" w:cs="Times New Roman"/>
          <w:sz w:val="28"/>
        </w:rPr>
        <w:t>（4）《中华人民共和国森林法》（2009年修订）</w:t>
      </w:r>
    </w:p>
    <w:p>
      <w:pPr>
        <w:ind w:firstLine="570"/>
        <w:rPr>
          <w:rFonts w:ascii="Times New Roman" w:hAnsi="Times New Roman" w:eastAsia="宋体" w:cs="Times New Roman"/>
          <w:sz w:val="28"/>
        </w:rPr>
      </w:pPr>
      <w:r>
        <w:rPr>
          <w:rFonts w:ascii="Times New Roman" w:hAnsi="Times New Roman" w:eastAsia="宋体" w:cs="Times New Roman"/>
          <w:sz w:val="28"/>
        </w:rPr>
        <w:t>（5）《中华人民共和国自然保护区条例》（2017年修订）</w:t>
      </w:r>
    </w:p>
    <w:p>
      <w:pPr>
        <w:ind w:firstLine="570"/>
        <w:rPr>
          <w:rFonts w:ascii="Times New Roman" w:hAnsi="Times New Roman" w:eastAsia="宋体" w:cs="Times New Roman"/>
          <w:sz w:val="28"/>
          <w:szCs w:val="28"/>
        </w:rPr>
      </w:pPr>
      <w:r>
        <w:rPr>
          <w:rFonts w:ascii="Times New Roman" w:hAnsi="Times New Roman" w:eastAsia="宋体" w:cs="Times New Roman"/>
          <w:sz w:val="28"/>
        </w:rPr>
        <w:t>（6）</w:t>
      </w:r>
      <w:r>
        <w:rPr>
          <w:rFonts w:ascii="Times New Roman" w:hAnsi="Times New Roman" w:eastAsia="宋体" w:cs="Times New Roman"/>
          <w:sz w:val="28"/>
          <w:szCs w:val="28"/>
        </w:rPr>
        <w:t>《中华人民共和国水土保持法》（2010年修订）</w:t>
      </w:r>
    </w:p>
    <w:p>
      <w:pPr>
        <w:ind w:firstLine="570"/>
        <w:rPr>
          <w:rFonts w:ascii="Times New Roman" w:hAnsi="Times New Roman" w:eastAsia="宋体" w:cs="Times New Roman"/>
          <w:sz w:val="28"/>
        </w:rPr>
      </w:pPr>
      <w:r>
        <w:rPr>
          <w:rFonts w:ascii="Times New Roman" w:hAnsi="Times New Roman" w:eastAsia="宋体" w:cs="Times New Roman"/>
          <w:sz w:val="28"/>
        </w:rPr>
        <w:t>其他相关法律法规</w:t>
      </w:r>
    </w:p>
    <w:p>
      <w:pPr>
        <w:pStyle w:val="46"/>
        <w:numPr>
          <w:ilvl w:val="0"/>
          <w:numId w:val="5"/>
        </w:numPr>
        <w:ind w:firstLineChars="0"/>
        <w:rPr>
          <w:rFonts w:ascii="Times New Roman" w:hAnsi="Times New Roman" w:eastAsia="宋体" w:cs="Times New Roman"/>
          <w:b/>
          <w:bCs/>
          <w:sz w:val="28"/>
        </w:rPr>
      </w:pPr>
      <w:r>
        <w:rPr>
          <w:rFonts w:ascii="Times New Roman" w:hAnsi="Times New Roman" w:eastAsia="宋体" w:cs="Times New Roman"/>
          <w:b/>
          <w:bCs/>
          <w:sz w:val="28"/>
        </w:rPr>
        <w:t>政策规章规范</w:t>
      </w:r>
    </w:p>
    <w:p>
      <w:pPr>
        <w:widowControl/>
        <w:spacing w:line="360" w:lineRule="auto"/>
        <w:ind w:firstLine="560" w:firstLineChars="200"/>
        <w:rPr>
          <w:rFonts w:ascii="Times New Roman" w:hAnsi="Times New Roman" w:eastAsia="宋体" w:cs="Times New Roman"/>
          <w:sz w:val="28"/>
        </w:rPr>
      </w:pPr>
      <w:r>
        <w:rPr>
          <w:rFonts w:ascii="Times New Roman" w:hAnsi="Times New Roman" w:eastAsia="宋体" w:cs="Times New Roman"/>
          <w:sz w:val="28"/>
        </w:rPr>
        <w:t>（1）《中共中央国务院关于加快推进生态文明建设的指导意见》（2015年）</w:t>
      </w:r>
    </w:p>
    <w:p>
      <w:pPr>
        <w:widowControl/>
        <w:spacing w:line="360" w:lineRule="auto"/>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lang w:bidi="ar"/>
        </w:rPr>
        <w:t>（2）《关于全面加强生态环境保护坚决打好污染防治攻坚战的意见》（2018年）</w:t>
      </w:r>
    </w:p>
    <w:p>
      <w:pPr>
        <w:pStyle w:val="46"/>
        <w:ind w:firstLine="560"/>
        <w:rPr>
          <w:rFonts w:ascii="Times New Roman" w:hAnsi="Times New Roman" w:eastAsia="宋体" w:cs="Times New Roman"/>
          <w:sz w:val="28"/>
        </w:rPr>
      </w:pPr>
      <w:r>
        <w:rPr>
          <w:rFonts w:ascii="Times New Roman" w:hAnsi="Times New Roman" w:eastAsia="宋体" w:cs="Times New Roman"/>
          <w:sz w:val="28"/>
        </w:rPr>
        <w:t>（3）《重点生态保护修复治理专项资金管理办法》（</w:t>
      </w:r>
      <w:r>
        <w:rPr>
          <w:rFonts w:hint="eastAsia" w:ascii="Times New Roman" w:hAnsi="Times New Roman" w:eastAsia="宋体" w:cs="Times New Roman"/>
          <w:sz w:val="28"/>
        </w:rPr>
        <w:t>财建〔2019〕29号</w:t>
      </w:r>
      <w:r>
        <w:rPr>
          <w:rFonts w:ascii="Times New Roman" w:hAnsi="Times New Roman" w:eastAsia="宋体" w:cs="Times New Roman"/>
          <w:sz w:val="28"/>
        </w:rPr>
        <w:t>）</w:t>
      </w:r>
    </w:p>
    <w:p>
      <w:pPr>
        <w:pStyle w:val="46"/>
        <w:ind w:firstLine="560"/>
        <w:rPr>
          <w:rFonts w:ascii="Times New Roman" w:hAnsi="Times New Roman" w:eastAsia="宋体" w:cs="Times New Roman"/>
          <w:sz w:val="28"/>
        </w:rPr>
      </w:pPr>
      <w:r>
        <w:rPr>
          <w:rFonts w:ascii="Times New Roman" w:hAnsi="Times New Roman" w:eastAsia="宋体" w:cs="Times New Roman"/>
          <w:sz w:val="28"/>
        </w:rPr>
        <w:t>（4）《水污染防治行动计划》（国发〔2015〕17号）</w:t>
      </w:r>
    </w:p>
    <w:p>
      <w:pPr>
        <w:pStyle w:val="46"/>
        <w:ind w:firstLine="560"/>
        <w:rPr>
          <w:rFonts w:ascii="Times New Roman" w:hAnsi="Times New Roman" w:eastAsia="宋体" w:cs="Times New Roman"/>
          <w:sz w:val="28"/>
        </w:rPr>
      </w:pPr>
      <w:r>
        <w:rPr>
          <w:rFonts w:ascii="Times New Roman" w:hAnsi="Times New Roman" w:eastAsia="宋体" w:cs="Times New Roman"/>
          <w:sz w:val="28"/>
        </w:rPr>
        <w:t>（5）《土壤污染防治行动计划》（国发〔2016〕31号）</w:t>
      </w:r>
    </w:p>
    <w:p>
      <w:pPr>
        <w:pStyle w:val="46"/>
        <w:ind w:firstLine="560"/>
        <w:rPr>
          <w:rFonts w:ascii="Times New Roman" w:hAnsi="Times New Roman" w:eastAsia="宋体" w:cs="Times New Roman"/>
          <w:sz w:val="28"/>
        </w:rPr>
      </w:pPr>
      <w:r>
        <w:rPr>
          <w:rFonts w:ascii="Times New Roman" w:hAnsi="Times New Roman" w:eastAsia="宋体" w:cs="Times New Roman"/>
          <w:sz w:val="28"/>
        </w:rPr>
        <w:t>（6）《关于划定并严守生态保护红线的若干意见》（2017年）</w:t>
      </w:r>
    </w:p>
    <w:p>
      <w:pPr>
        <w:pStyle w:val="46"/>
        <w:ind w:firstLine="560"/>
        <w:rPr>
          <w:rFonts w:ascii="Times New Roman" w:hAnsi="Times New Roman" w:eastAsia="宋体" w:cs="Times New Roman"/>
          <w:sz w:val="28"/>
          <w:szCs w:val="28"/>
        </w:rPr>
      </w:pPr>
      <w:r>
        <w:rPr>
          <w:rFonts w:ascii="Times New Roman" w:hAnsi="Times New Roman" w:eastAsia="宋体" w:cs="Times New Roman"/>
          <w:sz w:val="28"/>
        </w:rPr>
        <w:t>（7）</w:t>
      </w:r>
      <w:r>
        <w:rPr>
          <w:rFonts w:ascii="Times New Roman" w:hAnsi="Times New Roman" w:eastAsia="宋体" w:cs="Times New Roman"/>
          <w:sz w:val="28"/>
          <w:szCs w:val="28"/>
        </w:rPr>
        <w:t>《闽江流域山水林田湖草生态修复试点项目管理暂行办法》（闽财建〔2018〕23号）</w:t>
      </w:r>
    </w:p>
    <w:p>
      <w:pPr>
        <w:pStyle w:val="46"/>
        <w:ind w:firstLine="560"/>
        <w:rPr>
          <w:rFonts w:ascii="Times New Roman" w:hAnsi="Times New Roman" w:eastAsia="宋体" w:cs="Times New Roman"/>
          <w:sz w:val="28"/>
          <w:szCs w:val="28"/>
        </w:rPr>
      </w:pPr>
      <w:r>
        <w:rPr>
          <w:rFonts w:ascii="Times New Roman" w:hAnsi="Times New Roman" w:eastAsia="宋体" w:cs="Times New Roman"/>
          <w:sz w:val="28"/>
          <w:szCs w:val="28"/>
        </w:rPr>
        <w:t>（8）《闽江流域山水林田湖草生态保护修复资金管理办法》（闽财建〔2018〕35号）</w:t>
      </w:r>
    </w:p>
    <w:p>
      <w:pPr>
        <w:widowControl/>
        <w:spacing w:line="360" w:lineRule="auto"/>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（9）《福建省安全生态水系建设指南》（2017年）</w:t>
      </w:r>
    </w:p>
    <w:p>
      <w:pPr>
        <w:widowControl/>
        <w:spacing w:line="360" w:lineRule="auto"/>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（10）</w:t>
      </w:r>
      <w:r>
        <w:rPr>
          <w:rFonts w:ascii="Times New Roman" w:hAnsi="Times New Roman" w:eastAsia="宋体" w:cs="Times New Roman"/>
          <w:sz w:val="28"/>
          <w:szCs w:val="28"/>
          <w:lang w:bidi="ar"/>
        </w:rPr>
        <w:t>《集中式饮用水水源地环境保护状况评估技术规范》（2015年）</w:t>
      </w:r>
    </w:p>
    <w:p>
      <w:pPr>
        <w:widowControl/>
        <w:spacing w:line="360" w:lineRule="auto"/>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（11）</w:t>
      </w:r>
      <w:r>
        <w:rPr>
          <w:rFonts w:ascii="Times New Roman" w:hAnsi="Times New Roman" w:eastAsia="宋体" w:cs="Times New Roman"/>
          <w:sz w:val="28"/>
          <w:szCs w:val="28"/>
          <w:lang w:bidi="ar"/>
        </w:rPr>
        <w:t>《矿山生态环境保护与恢复治理方案（规范）编制规范》（2013年）</w:t>
      </w:r>
    </w:p>
    <w:p>
      <w:pPr>
        <w:pStyle w:val="46"/>
        <w:ind w:firstLine="560"/>
        <w:rPr>
          <w:rFonts w:ascii="Times New Roman" w:hAnsi="Times New Roman" w:eastAsia="宋体" w:cs="Times New Roman"/>
          <w:sz w:val="28"/>
        </w:rPr>
      </w:pPr>
      <w:r>
        <w:rPr>
          <w:rFonts w:ascii="Times New Roman" w:hAnsi="Times New Roman" w:eastAsia="宋体" w:cs="Times New Roman"/>
          <w:sz w:val="28"/>
          <w:szCs w:val="28"/>
        </w:rPr>
        <w:t>其他相关政策规章文件</w:t>
      </w:r>
    </w:p>
    <w:p>
      <w:pPr>
        <w:pStyle w:val="46"/>
        <w:numPr>
          <w:ilvl w:val="0"/>
          <w:numId w:val="5"/>
        </w:numPr>
        <w:ind w:firstLineChars="0"/>
        <w:rPr>
          <w:rFonts w:ascii="Times New Roman" w:hAnsi="Times New Roman" w:eastAsia="宋体" w:cs="Times New Roman"/>
          <w:b/>
          <w:bCs/>
          <w:sz w:val="28"/>
        </w:rPr>
      </w:pPr>
      <w:r>
        <w:rPr>
          <w:rFonts w:ascii="Times New Roman" w:hAnsi="Times New Roman" w:eastAsia="宋体" w:cs="Times New Roman"/>
          <w:b/>
          <w:bCs/>
          <w:sz w:val="28"/>
        </w:rPr>
        <w:t>规划区划</w:t>
      </w:r>
    </w:p>
    <w:p>
      <w:pPr>
        <w:widowControl/>
        <w:spacing w:line="360" w:lineRule="auto"/>
        <w:ind w:firstLine="560" w:firstLineChars="200"/>
        <w:rPr>
          <w:rFonts w:ascii="Times New Roman" w:hAnsi="Times New Roman" w:eastAsia="宋体" w:cs="Times New Roman"/>
          <w:sz w:val="28"/>
          <w:szCs w:val="28"/>
          <w:lang w:bidi="ar"/>
        </w:rPr>
      </w:pPr>
      <w:r>
        <w:rPr>
          <w:rFonts w:ascii="Times New Roman" w:hAnsi="Times New Roman" w:eastAsia="宋体" w:cs="Times New Roman"/>
          <w:sz w:val="28"/>
          <w:szCs w:val="28"/>
          <w:lang w:bidi="ar"/>
        </w:rPr>
        <w:t>（1）《重点流域水污染防治规划（2011-2015年）》（环发〔2012〕58号）</w:t>
      </w:r>
    </w:p>
    <w:p>
      <w:pPr>
        <w:pStyle w:val="46"/>
        <w:ind w:firstLine="560"/>
        <w:rPr>
          <w:rFonts w:ascii="Times New Roman" w:hAnsi="Times New Roman" w:eastAsia="宋体" w:cs="Times New Roman"/>
          <w:sz w:val="28"/>
          <w:szCs w:val="28"/>
        </w:rPr>
      </w:pPr>
      <w:r>
        <w:rPr>
          <w:rFonts w:ascii="Times New Roman" w:hAnsi="Times New Roman" w:eastAsia="宋体" w:cs="Times New Roman"/>
          <w:sz w:val="28"/>
          <w:szCs w:val="28"/>
        </w:rPr>
        <w:t>（2）《福建省主体功能区划》（闽政〔2012〕61号）</w:t>
      </w:r>
    </w:p>
    <w:p>
      <w:pPr>
        <w:pStyle w:val="46"/>
        <w:ind w:firstLine="560"/>
        <w:rPr>
          <w:rFonts w:ascii="Times New Roman" w:hAnsi="Times New Roman" w:eastAsia="宋体" w:cs="Times New Roman"/>
          <w:sz w:val="28"/>
          <w:szCs w:val="28"/>
        </w:rPr>
      </w:pPr>
      <w:r>
        <w:rPr>
          <w:rFonts w:ascii="Times New Roman" w:hAnsi="Times New Roman" w:eastAsia="宋体" w:cs="Times New Roman"/>
          <w:sz w:val="28"/>
          <w:szCs w:val="28"/>
        </w:rPr>
        <w:t>（3）《三明市国民经济和社会发展第十三个五年规划纲要》（2016年）</w:t>
      </w:r>
    </w:p>
    <w:p>
      <w:pPr>
        <w:pStyle w:val="46"/>
        <w:ind w:firstLine="560"/>
        <w:rPr>
          <w:rFonts w:ascii="Times New Roman" w:hAnsi="Times New Roman" w:eastAsia="宋体" w:cs="Times New Roman"/>
          <w:sz w:val="28"/>
          <w:szCs w:val="28"/>
        </w:rPr>
      </w:pPr>
      <w:r>
        <w:rPr>
          <w:rFonts w:ascii="Times New Roman" w:hAnsi="Times New Roman" w:eastAsia="宋体" w:cs="Times New Roman"/>
          <w:sz w:val="28"/>
          <w:szCs w:val="28"/>
        </w:rPr>
        <w:t>（4）《三明市城市总体规划（2010-2030）》（2017年）</w:t>
      </w:r>
    </w:p>
    <w:p>
      <w:pPr>
        <w:pStyle w:val="46"/>
        <w:ind w:firstLine="560"/>
        <w:rPr>
          <w:rFonts w:ascii="Times New Roman" w:hAnsi="Times New Roman" w:eastAsia="宋体" w:cs="Times New Roman"/>
          <w:sz w:val="28"/>
          <w:szCs w:val="28"/>
        </w:rPr>
      </w:pPr>
      <w:r>
        <w:rPr>
          <w:rFonts w:ascii="Times New Roman" w:hAnsi="Times New Roman" w:eastAsia="宋体" w:cs="Times New Roman"/>
          <w:sz w:val="28"/>
          <w:szCs w:val="28"/>
        </w:rPr>
        <w:t>（5）《三明市土地利用总体规划（2006-2020年）》及其调整方案（2017年）</w:t>
      </w:r>
    </w:p>
    <w:p>
      <w:pPr>
        <w:pStyle w:val="46"/>
        <w:ind w:firstLine="560"/>
        <w:rPr>
          <w:rFonts w:ascii="Times New Roman" w:hAnsi="Times New Roman" w:eastAsia="宋体" w:cs="Times New Roman"/>
          <w:sz w:val="28"/>
          <w:szCs w:val="28"/>
        </w:rPr>
      </w:pPr>
      <w:r>
        <w:rPr>
          <w:rFonts w:ascii="Times New Roman" w:hAnsi="Times New Roman" w:eastAsia="宋体" w:cs="Times New Roman"/>
          <w:sz w:val="28"/>
          <w:szCs w:val="28"/>
        </w:rPr>
        <w:t>（6）《三明市“十三五”生态环境保护专项规划》（2017年）</w:t>
      </w:r>
    </w:p>
    <w:p>
      <w:pPr>
        <w:pStyle w:val="46"/>
        <w:ind w:firstLine="560"/>
        <w:rPr>
          <w:rFonts w:ascii="Times New Roman" w:hAnsi="Times New Roman" w:eastAsia="宋体" w:cs="Times New Roman"/>
          <w:sz w:val="28"/>
          <w:szCs w:val="28"/>
        </w:rPr>
      </w:pPr>
      <w:r>
        <w:rPr>
          <w:rFonts w:ascii="Times New Roman" w:hAnsi="Times New Roman" w:eastAsia="宋体" w:cs="Times New Roman"/>
          <w:sz w:val="28"/>
          <w:szCs w:val="28"/>
        </w:rPr>
        <w:t>（7）《三明市“十三五”林业发展专项规划》（2016年）</w:t>
      </w:r>
    </w:p>
    <w:p>
      <w:pPr>
        <w:widowControl/>
        <w:spacing w:line="360" w:lineRule="auto"/>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（8）《三明市水土保持规划（2016-2030年）》（2017年）</w:t>
      </w:r>
    </w:p>
    <w:p>
      <w:pPr>
        <w:pStyle w:val="46"/>
        <w:ind w:firstLine="560"/>
        <w:rPr>
          <w:rFonts w:ascii="Times New Roman" w:hAnsi="Times New Roman" w:eastAsia="宋体" w:cs="Times New Roman"/>
          <w:sz w:val="28"/>
          <w:szCs w:val="28"/>
        </w:rPr>
      </w:pPr>
      <w:r>
        <w:rPr>
          <w:rFonts w:ascii="Times New Roman" w:hAnsi="Times New Roman" w:eastAsia="宋体" w:cs="Times New Roman"/>
          <w:sz w:val="28"/>
          <w:szCs w:val="28"/>
        </w:rPr>
        <w:t>（9）《三明市矿产资源总体规划（2016-2020年）》（2017年）</w:t>
      </w:r>
    </w:p>
    <w:p>
      <w:pPr>
        <w:pStyle w:val="46"/>
        <w:ind w:firstLine="560"/>
        <w:rPr>
          <w:rFonts w:ascii="Times New Roman" w:hAnsi="Times New Roman" w:eastAsia="宋体" w:cs="Times New Roman"/>
          <w:sz w:val="28"/>
          <w:szCs w:val="28"/>
        </w:rPr>
      </w:pPr>
      <w:r>
        <w:rPr>
          <w:rFonts w:ascii="Times New Roman" w:hAnsi="Times New Roman" w:eastAsia="宋体" w:cs="Times New Roman"/>
          <w:sz w:val="28"/>
          <w:szCs w:val="28"/>
        </w:rPr>
        <w:t>（10）《三明市“十三五”城乡基础设施建设规划》（2017年）</w:t>
      </w:r>
    </w:p>
    <w:p>
      <w:pPr>
        <w:pStyle w:val="46"/>
        <w:ind w:firstLine="560"/>
        <w:rPr>
          <w:rFonts w:ascii="Times New Roman" w:hAnsi="Times New Roman" w:eastAsia="宋体" w:cs="Times New Roman"/>
          <w:bCs/>
          <w:sz w:val="28"/>
          <w:szCs w:val="32"/>
        </w:rPr>
      </w:pPr>
      <w:r>
        <w:rPr>
          <w:rFonts w:ascii="Times New Roman" w:hAnsi="Times New Roman" w:eastAsia="宋体" w:cs="Times New Roman"/>
          <w:sz w:val="28"/>
          <w:szCs w:val="28"/>
        </w:rPr>
        <w:t>其他相关规划区划</w:t>
      </w:r>
      <w:bookmarkEnd w:id="7"/>
      <w:bookmarkEnd w:id="8"/>
      <w:bookmarkEnd w:id="9"/>
      <w:bookmarkEnd w:id="10"/>
      <w:bookmarkEnd w:id="11"/>
      <w:bookmarkStart w:id="12" w:name="_Toc3453246"/>
      <w:bookmarkStart w:id="13" w:name="_Toc536427335"/>
      <w:bookmarkStart w:id="14" w:name="_Toc3240414"/>
      <w:bookmarkStart w:id="15" w:name="_Toc535857371"/>
      <w:bookmarkStart w:id="16" w:name="_Toc529524134"/>
    </w:p>
    <w:bookmarkEnd w:id="12"/>
    <w:bookmarkEnd w:id="13"/>
    <w:bookmarkEnd w:id="14"/>
    <w:bookmarkEnd w:id="15"/>
    <w:bookmarkEnd w:id="16"/>
    <w:p>
      <w:pPr>
        <w:pStyle w:val="46"/>
        <w:numPr>
          <w:ilvl w:val="0"/>
          <w:numId w:val="4"/>
        </w:numPr>
        <w:ind w:firstLineChars="0"/>
        <w:outlineLvl w:val="1"/>
        <w:rPr>
          <w:rFonts w:ascii="Times New Roman" w:hAnsi="Times New Roman" w:eastAsia="宋体" w:cs="Times New Roman"/>
          <w:b/>
          <w:sz w:val="32"/>
        </w:rPr>
      </w:pPr>
      <w:bookmarkStart w:id="17" w:name="_Toc5266707"/>
      <w:r>
        <w:rPr>
          <w:rFonts w:ascii="Times New Roman" w:hAnsi="Times New Roman" w:eastAsia="宋体" w:cs="Times New Roman"/>
          <w:b/>
          <w:sz w:val="32"/>
        </w:rPr>
        <w:t>基本原则</w:t>
      </w:r>
      <w:bookmarkEnd w:id="17"/>
    </w:p>
    <w:p>
      <w:pPr>
        <w:ind w:firstLine="560" w:firstLineChars="200"/>
        <w:rPr>
          <w:rFonts w:ascii="Times New Roman" w:hAnsi="Times New Roman" w:eastAsia="宋体" w:cs="Times New Roman"/>
          <w:b/>
          <w:sz w:val="32"/>
        </w:rPr>
      </w:pPr>
      <w:r>
        <w:rPr>
          <w:rFonts w:ascii="Times New Roman" w:hAnsi="Times New Roman" w:eastAsia="宋体" w:cs="Times New Roman"/>
          <w:sz w:val="28"/>
          <w:szCs w:val="28"/>
        </w:rPr>
        <w:t>根据生态系统完整性和协同性理论，为了贯彻生命共同体理念，统筹生态系统整体保护和系统修复，山水林田湖草生态保护修复过程中应遵循以下原则：整体保护，系统修复；综合治理，科学设计；连通耦合，互补协调；统筹力量，协同创新。</w:t>
      </w:r>
    </w:p>
    <w:p>
      <w:pPr>
        <w:pStyle w:val="5"/>
        <w:jc w:val="both"/>
        <w:rPr>
          <w:rFonts w:ascii="Times New Roman" w:hAnsi="Times New Roman" w:eastAsia="宋体" w:cs="Times New Roman"/>
        </w:rPr>
        <w:sectPr>
          <w:footerReference r:id="rId6" w:type="default"/>
          <w:type w:val="continuous"/>
          <w:pgSz w:w="23814" w:h="16839" w:orient="landscape"/>
          <w:pgMar w:top="1800" w:right="1440" w:bottom="1800" w:left="1440" w:header="851" w:footer="992" w:gutter="0"/>
          <w:pgNumType w:start="1"/>
          <w:cols w:space="840" w:num="2"/>
          <w:docGrid w:type="lines" w:linePitch="312" w:charSpace="0"/>
        </w:sectPr>
      </w:pPr>
      <w:bookmarkStart w:id="18" w:name="_Toc5266708"/>
    </w:p>
    <w:p>
      <w:pPr>
        <w:pStyle w:val="5"/>
        <w:jc w:val="both"/>
        <w:rPr>
          <w:rFonts w:ascii="Times New Roman" w:hAnsi="Times New Roman" w:eastAsia="宋体" w:cs="Times New Roman"/>
        </w:rPr>
      </w:pPr>
      <w:r>
        <w:rPr>
          <w:rFonts w:ascii="Times New Roman" w:hAnsi="Times New Roman" w:eastAsia="宋体" w:cs="Times New Roman"/>
        </w:rPr>
        <w:t>第二章 目标与思路</w:t>
      </w:r>
      <w:bookmarkEnd w:id="18"/>
    </w:p>
    <w:p>
      <w:pPr>
        <w:pStyle w:val="46"/>
        <w:numPr>
          <w:ilvl w:val="0"/>
          <w:numId w:val="4"/>
        </w:numPr>
        <w:ind w:firstLineChars="0"/>
        <w:outlineLvl w:val="1"/>
        <w:rPr>
          <w:rFonts w:ascii="Times New Roman" w:hAnsi="Times New Roman" w:eastAsia="宋体" w:cs="Times New Roman"/>
          <w:b/>
          <w:sz w:val="32"/>
        </w:rPr>
      </w:pPr>
      <w:bookmarkStart w:id="19" w:name="_Toc5266709"/>
      <w:r>
        <w:rPr>
          <w:rFonts w:ascii="Times New Roman" w:hAnsi="Times New Roman" w:eastAsia="宋体" w:cs="Times New Roman"/>
          <w:b/>
          <w:sz w:val="32"/>
        </w:rPr>
        <w:t>规划目标</w:t>
      </w:r>
      <w:bookmarkEnd w:id="19"/>
    </w:p>
    <w:p>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规划总体目标为以习近平总书记提出</w:t>
      </w:r>
      <w:r>
        <w:rPr>
          <w:rFonts w:ascii="Times New Roman" w:hAnsi="Times New Roman" w:cs="Times New Roman"/>
          <w:sz w:val="28"/>
          <w:szCs w:val="28"/>
        </w:rPr>
        <w:t>的“山水林田湖是一个生命共同体”的重要理念为主线，落实闽江流</w:t>
      </w:r>
      <w:r>
        <w:rPr>
          <w:rFonts w:ascii="Times New Roman" w:hAnsi="Times New Roman" w:eastAsia="宋体" w:cs="Times New Roman"/>
          <w:sz w:val="28"/>
          <w:szCs w:val="28"/>
        </w:rPr>
        <w:t>域山水林田湖草生态保护修复试点工程项目“集中连片、规模治理；保护优先，系统推进；分类实施、突出特色；打造亮点、注重成效”的总体要求，以硬性的工程措施和软性的管理措施相结合、人工治理修复与自然恢复相结合的方式，逐步恢复和提升三明市的整体生态系统功能。</w:t>
      </w:r>
    </w:p>
    <w:p>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规划具体目标包括构建科学合理的闽江上游地区生态安全格局，维护生态系统稳定、提升区域水源涵养功能，保护野生动植物资源、维护区域生物多样性，加快水土流失治理、提高水土保持功能，创新监管机制、推进生态系统治理体系与治理能力现代化。</w:t>
      </w:r>
    </w:p>
    <w:p>
      <w:pPr>
        <w:pStyle w:val="46"/>
        <w:numPr>
          <w:ilvl w:val="0"/>
          <w:numId w:val="4"/>
        </w:numPr>
        <w:ind w:firstLineChars="0"/>
        <w:outlineLvl w:val="1"/>
        <w:rPr>
          <w:rFonts w:ascii="Times New Roman" w:hAnsi="Times New Roman" w:eastAsia="宋体" w:cs="Times New Roman"/>
          <w:b/>
          <w:sz w:val="32"/>
        </w:rPr>
      </w:pPr>
      <w:bookmarkStart w:id="20" w:name="_Toc5266710"/>
      <w:r>
        <w:rPr>
          <w:rFonts w:ascii="Times New Roman" w:hAnsi="Times New Roman" w:eastAsia="宋体" w:cs="Times New Roman"/>
          <w:b/>
          <w:sz w:val="32"/>
        </w:rPr>
        <w:t>规划思路</w:t>
      </w:r>
      <w:bookmarkEnd w:id="20"/>
    </w:p>
    <w:p>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本规划坚持问题导向、目标导向、生态经济社会复合效益导向，根据三明市资源环境承载能力现状、生态环境现状，根据《闽江流域山水林田湖草生态保护修复试点项目管理暂行办法》有关要求设计布局了三明市山水林田湖草试点项目控制性详细规划，体现了以下四点特色：</w:t>
      </w:r>
    </w:p>
    <w:p>
      <w:pPr>
        <w:ind w:firstLine="562" w:firstLineChars="200"/>
        <w:rPr>
          <w:rFonts w:ascii="Times New Roman" w:hAnsi="Times New Roman" w:eastAsia="宋体" w:cs="Times New Roman"/>
          <w:sz w:val="28"/>
          <w:szCs w:val="28"/>
        </w:rPr>
      </w:pPr>
      <w:r>
        <w:rPr>
          <w:rFonts w:ascii="Times New Roman" w:hAnsi="Times New Roman" w:eastAsia="宋体" w:cs="Times New Roman"/>
          <w:b/>
          <w:sz w:val="28"/>
          <w:szCs w:val="28"/>
        </w:rPr>
        <w:t>遵循1个理念</w:t>
      </w:r>
      <w:r>
        <w:rPr>
          <w:rFonts w:ascii="Times New Roman" w:hAnsi="Times New Roman" w:eastAsia="宋体" w:cs="Times New Roman"/>
          <w:sz w:val="28"/>
          <w:szCs w:val="28"/>
        </w:rPr>
        <w:t>——</w:t>
      </w:r>
      <w:r>
        <w:rPr>
          <w:rFonts w:ascii="Times New Roman" w:hAnsi="Times New Roman" w:cs="Times New Roman"/>
          <w:sz w:val="28"/>
          <w:szCs w:val="28"/>
        </w:rPr>
        <w:t>“山水林田湖草生命共同体”理念；</w:t>
      </w:r>
    </w:p>
    <w:p>
      <w:pPr>
        <w:ind w:firstLine="562" w:firstLineChars="200"/>
        <w:rPr>
          <w:rFonts w:ascii="Times New Roman" w:hAnsi="Times New Roman" w:eastAsia="宋体" w:cs="Times New Roman"/>
          <w:sz w:val="28"/>
          <w:szCs w:val="28"/>
        </w:rPr>
      </w:pPr>
      <w:r>
        <w:rPr>
          <w:rFonts w:ascii="Times New Roman" w:hAnsi="Times New Roman" w:eastAsia="宋体" w:cs="Times New Roman"/>
          <w:b/>
          <w:sz w:val="28"/>
          <w:szCs w:val="28"/>
        </w:rPr>
        <w:t>聚焦3个目标</w:t>
      </w:r>
      <w:r>
        <w:rPr>
          <w:rFonts w:ascii="Times New Roman" w:hAnsi="Times New Roman" w:eastAsia="宋体" w:cs="Times New Roman"/>
          <w:sz w:val="28"/>
          <w:szCs w:val="28"/>
        </w:rPr>
        <w:t>——</w:t>
      </w:r>
      <w:r>
        <w:rPr>
          <w:rFonts w:ascii="Times New Roman" w:hAnsi="Times New Roman" w:cs="Times New Roman"/>
          <w:sz w:val="28"/>
          <w:szCs w:val="28"/>
        </w:rPr>
        <w:t>“整体保护、系统修复、综合治理”；</w:t>
      </w:r>
    </w:p>
    <w:p>
      <w:pPr>
        <w:ind w:firstLine="562" w:firstLineChars="200"/>
        <w:rPr>
          <w:rFonts w:ascii="Times New Roman" w:hAnsi="Times New Roman" w:cs="Times New Roman"/>
          <w:sz w:val="28"/>
          <w:szCs w:val="28"/>
        </w:rPr>
      </w:pPr>
      <w:r>
        <w:rPr>
          <w:rFonts w:ascii="Times New Roman" w:hAnsi="Times New Roman" w:eastAsia="宋体" w:cs="Times New Roman"/>
          <w:b/>
          <w:sz w:val="28"/>
          <w:szCs w:val="28"/>
        </w:rPr>
        <w:t>推进5大任务</w:t>
      </w:r>
      <w:r>
        <w:rPr>
          <w:rFonts w:ascii="Times New Roman" w:hAnsi="Times New Roman" w:eastAsia="宋体" w:cs="Times New Roman"/>
          <w:sz w:val="28"/>
          <w:szCs w:val="28"/>
        </w:rPr>
        <w:t>——</w:t>
      </w:r>
      <w:r>
        <w:rPr>
          <w:rFonts w:ascii="Times New Roman" w:hAnsi="Times New Roman" w:cs="Times New Roman"/>
          <w:sz w:val="28"/>
          <w:szCs w:val="28"/>
        </w:rPr>
        <w:t>“水环境综合治理、生物多样性保护、水土流失治理、废弃矿山和地质灾害综合治理、机制创新与能力建设工程”；</w:t>
      </w:r>
    </w:p>
    <w:p>
      <w:pPr>
        <w:ind w:firstLine="562" w:firstLineChars="200"/>
        <w:rPr>
          <w:rFonts w:ascii="Times New Roman" w:hAnsi="Times New Roman" w:eastAsia="宋体" w:cs="Times New Roman"/>
          <w:sz w:val="28"/>
          <w:szCs w:val="28"/>
        </w:rPr>
      </w:pPr>
      <w:r>
        <w:rPr>
          <w:rFonts w:ascii="Times New Roman" w:hAnsi="Times New Roman" w:eastAsia="宋体" w:cs="Times New Roman"/>
          <w:b/>
          <w:sz w:val="28"/>
          <w:szCs w:val="28"/>
        </w:rPr>
        <w:t>实现5项成效</w:t>
      </w:r>
      <w:r>
        <w:rPr>
          <w:rFonts w:ascii="Times New Roman" w:hAnsi="Times New Roman" w:eastAsia="宋体" w:cs="Times New Roman"/>
          <w:sz w:val="28"/>
          <w:szCs w:val="28"/>
        </w:rPr>
        <w:t>——针对项目区山、水、林、田、湖、草存在的主要问题，通过5大重点工程实施及配套保障制度建设，实现</w:t>
      </w:r>
      <w:r>
        <w:rPr>
          <w:rFonts w:ascii="Times New Roman" w:hAnsi="Times New Roman" w:cs="Times New Roman"/>
          <w:sz w:val="28"/>
          <w:szCs w:val="28"/>
        </w:rPr>
        <w:t>“治山、理水、育林、肥田、保湖” 5成效，实现重塑“山水林田湖草”</w:t>
      </w:r>
      <w:r>
        <w:rPr>
          <w:rFonts w:ascii="Times New Roman" w:hAnsi="Times New Roman" w:eastAsia="宋体" w:cs="Times New Roman"/>
          <w:sz w:val="28"/>
          <w:szCs w:val="28"/>
        </w:rPr>
        <w:t>生命共同体、稳定和提升区域生态系统服务和生态屏障功能的成效，促进绿色发展及人与自然和谐统一。</w:t>
      </w:r>
    </w:p>
    <w:p>
      <w:pPr>
        <w:pStyle w:val="46"/>
        <w:numPr>
          <w:ilvl w:val="0"/>
          <w:numId w:val="4"/>
        </w:numPr>
        <w:ind w:firstLineChars="0"/>
        <w:outlineLvl w:val="1"/>
        <w:rPr>
          <w:rFonts w:ascii="Times New Roman" w:hAnsi="Times New Roman" w:eastAsia="宋体" w:cs="Times New Roman"/>
          <w:b/>
          <w:sz w:val="32"/>
        </w:rPr>
      </w:pPr>
      <w:bookmarkStart w:id="21" w:name="_Toc5266711"/>
      <w:r>
        <w:rPr>
          <w:rFonts w:ascii="Times New Roman" w:hAnsi="Times New Roman" w:eastAsia="宋体" w:cs="Times New Roman"/>
          <w:b/>
          <w:sz w:val="32"/>
        </w:rPr>
        <w:t>控规单元划分</w:t>
      </w:r>
      <w:bookmarkEnd w:id="21"/>
    </w:p>
    <w:p>
      <w:pPr>
        <w:pStyle w:val="46"/>
        <w:widowControl/>
        <w:ind w:left="279" w:leftChars="133" w:firstLine="560"/>
        <w:rPr>
          <w:rFonts w:ascii="Times New Roman" w:hAnsi="Times New Roman" w:eastAsia="宋体" w:cs="Times New Roman"/>
          <w:sz w:val="28"/>
          <w:szCs w:val="28"/>
        </w:rPr>
      </w:pPr>
      <w:r>
        <w:rPr>
          <w:rFonts w:ascii="Times New Roman" w:hAnsi="Times New Roman" w:eastAsia="宋体" w:cs="Times New Roman"/>
          <w:sz w:val="28"/>
          <w:szCs w:val="28"/>
        </w:rPr>
        <w:t>控规单元分为金溪流域、沙溪流域、尤溪流域三大片区，以县区行政区划为管理单元，按流域控制单元为基本单元，从宏观到微观共分三个层次形成编制体系，编写项目控规。</w:t>
      </w:r>
    </w:p>
    <w:p>
      <w:pPr>
        <w:pStyle w:val="46"/>
        <w:numPr>
          <w:ilvl w:val="0"/>
          <w:numId w:val="4"/>
        </w:numPr>
        <w:ind w:firstLineChars="0"/>
        <w:outlineLvl w:val="1"/>
        <w:rPr>
          <w:rFonts w:ascii="Times New Roman" w:hAnsi="Times New Roman" w:eastAsia="宋体" w:cs="Times New Roman"/>
          <w:b/>
          <w:sz w:val="32"/>
        </w:rPr>
      </w:pPr>
      <w:bookmarkStart w:id="22" w:name="_Toc5266712"/>
      <w:r>
        <w:rPr>
          <w:rFonts w:ascii="Times New Roman" w:hAnsi="Times New Roman" w:eastAsia="宋体" w:cs="Times New Roman"/>
          <w:b/>
          <w:sz w:val="32"/>
        </w:rPr>
        <w:t>编制技术路线</w:t>
      </w:r>
      <w:bookmarkEnd w:id="22"/>
    </w:p>
    <w:p>
      <w:pPr>
        <w:jc w:val="center"/>
        <w:rPr>
          <w:rFonts w:ascii="Times New Roman" w:hAnsi="Times New Roman" w:eastAsia="宋体" w:cs="Times New Roman"/>
          <w:sz w:val="28"/>
          <w:szCs w:val="28"/>
        </w:rPr>
      </w:pPr>
      <w:r>
        <w:rPr>
          <w:rFonts w:ascii="Times New Roman" w:hAnsi="Times New Roman" w:cs="Times New Roman"/>
        </w:rPr>
        <w:drawing>
          <wp:inline distT="0" distB="0" distL="0" distR="0">
            <wp:extent cx="5403215" cy="6101715"/>
            <wp:effectExtent l="0" t="0" r="6985" b="13335"/>
            <wp:docPr id="916" name="图片 916" descr="C:\Users\Lenovo\Desktop\技术路线图.png技术路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 name="图片 916" descr="C:\Users\Lenovo\Desktop\技术路线图.png技术路线图"/>
                    <pic:cNvPicPr>
                      <a:picLocks noChangeAspect="1"/>
                    </pic:cNvPicPr>
                  </pic:nvPicPr>
                  <pic:blipFill>
                    <a:blip r:embed="rId34"/>
                    <a:srcRect/>
                    <a:stretch>
                      <a:fillRect/>
                    </a:stretch>
                  </pic:blipFill>
                  <pic:spPr>
                    <a:xfrm>
                      <a:off x="0" y="0"/>
                      <a:ext cx="5403215" cy="6101715"/>
                    </a:xfrm>
                    <a:prstGeom prst="rect">
                      <a:avLst/>
                    </a:prstGeom>
                    <a:ln>
                      <a:noFill/>
                    </a:ln>
                  </pic:spPr>
                </pic:pic>
              </a:graphicData>
            </a:graphic>
          </wp:inline>
        </w:drawing>
      </w:r>
    </w:p>
    <w:p>
      <w:pPr>
        <w:adjustRightInd w:val="0"/>
        <w:snapToGrid w:val="0"/>
        <w:spacing w:line="360" w:lineRule="auto"/>
        <w:ind w:firstLine="1072" w:firstLineChars="445"/>
        <w:jc w:val="center"/>
        <w:rPr>
          <w:rFonts w:ascii="Times New Roman" w:hAnsi="Times New Roman" w:eastAsia="宋体" w:cs="Times New Roman"/>
          <w:b/>
          <w:color w:val="000000"/>
          <w:sz w:val="24"/>
          <w:szCs w:val="24"/>
        </w:rPr>
      </w:pPr>
      <w:r>
        <w:rPr>
          <w:rFonts w:ascii="Times New Roman" w:hAnsi="Times New Roman" w:eastAsia="宋体" w:cs="Times New Roman"/>
          <w:b/>
          <w:color w:val="000000"/>
          <w:sz w:val="24"/>
          <w:szCs w:val="24"/>
        </w:rPr>
        <w:t>图2-1 山水林田湖草生态保护修复工作思路</w:t>
      </w:r>
    </w:p>
    <w:p>
      <w:pPr>
        <w:pStyle w:val="5"/>
        <w:spacing w:after="300"/>
        <w:jc w:val="both"/>
        <w:rPr>
          <w:rFonts w:ascii="Times New Roman" w:hAnsi="Times New Roman" w:eastAsia="宋体" w:cs="Times New Roman"/>
        </w:rPr>
      </w:pPr>
      <w:bookmarkStart w:id="23" w:name="_Toc5266713"/>
      <w:r>
        <w:rPr>
          <w:rFonts w:ascii="Times New Roman" w:hAnsi="Times New Roman" w:eastAsia="宋体" w:cs="Times New Roman"/>
        </w:rPr>
        <w:t>第三章 项目布局与项目策划</w:t>
      </w:r>
      <w:bookmarkEnd w:id="23"/>
    </w:p>
    <w:p>
      <w:pPr>
        <w:pStyle w:val="46"/>
        <w:numPr>
          <w:ilvl w:val="0"/>
          <w:numId w:val="4"/>
        </w:numPr>
        <w:ind w:left="0" w:firstLine="0" w:firstLineChars="0"/>
        <w:outlineLvl w:val="1"/>
        <w:rPr>
          <w:rFonts w:ascii="Times New Roman" w:hAnsi="Times New Roman" w:eastAsia="宋体" w:cs="Times New Roman"/>
          <w:b/>
          <w:sz w:val="32"/>
        </w:rPr>
      </w:pPr>
      <w:bookmarkStart w:id="24" w:name="_Toc5266714"/>
      <w:r>
        <w:rPr>
          <w:rFonts w:ascii="Times New Roman" w:hAnsi="Times New Roman" w:eastAsia="宋体" w:cs="Times New Roman"/>
          <w:b/>
          <w:sz w:val="32"/>
        </w:rPr>
        <w:t>总体布局</w:t>
      </w:r>
      <w:bookmarkEnd w:id="24"/>
    </w:p>
    <w:p>
      <w:pPr>
        <w:ind w:firstLine="560" w:firstLineChars="200"/>
        <w:rPr>
          <w:rFonts w:ascii="Times New Roman" w:hAnsi="Times New Roman" w:eastAsia="宋体" w:cs="Times New Roman"/>
          <w:b/>
          <w:sz w:val="28"/>
          <w:szCs w:val="28"/>
        </w:rPr>
      </w:pPr>
      <w:r>
        <w:rPr>
          <w:rFonts w:ascii="Times New Roman" w:hAnsi="Times New Roman" w:eastAsia="宋体" w:cs="Times New Roman"/>
          <w:sz w:val="28"/>
          <w:szCs w:val="28"/>
        </w:rPr>
        <w:t>坚持贯彻“突出重点、集中连片、树立典型、打造亮点”的理念，按照山水林田湖草生态系统的整体性、系统性及其内在规律，统筹考虑自然生态各要素，</w:t>
      </w:r>
      <w:r>
        <w:rPr>
          <w:rFonts w:ascii="Times New Roman" w:hAnsi="Times New Roman" w:eastAsia="宋体" w:cs="Times New Roman"/>
          <w:sz w:val="28"/>
          <w:szCs w:val="28"/>
          <w:lang w:bidi="ar"/>
        </w:rPr>
        <w:t>进行整体保护、系统修复、综合治理，形成多目标、多功能、高效益的项目防治体系</w:t>
      </w:r>
      <w:r>
        <w:rPr>
          <w:rFonts w:ascii="Times New Roman" w:hAnsi="Times New Roman" w:eastAsia="宋体" w:cs="Times New Roman"/>
          <w:sz w:val="28"/>
          <w:szCs w:val="28"/>
        </w:rPr>
        <w:t>。在充分考虑各地开展生态保护与修复实际需求、土地利用现状、生态功能分区的基础上，</w:t>
      </w:r>
      <w:r>
        <w:rPr>
          <w:rFonts w:ascii="Times New Roman" w:hAnsi="Times New Roman" w:eastAsia="宋体" w:cs="Times New Roman"/>
          <w:b/>
          <w:sz w:val="28"/>
          <w:szCs w:val="28"/>
        </w:rPr>
        <w:t>重点工程部署按照闽江及其支流为骨架，流域为单元，主要针对金溪、沙溪、尤溪流域进行项目部署。</w:t>
      </w:r>
    </w:p>
    <w:p>
      <w:pPr>
        <w:pStyle w:val="46"/>
        <w:numPr>
          <w:ilvl w:val="0"/>
          <w:numId w:val="4"/>
        </w:numPr>
        <w:ind w:firstLineChars="0"/>
        <w:outlineLvl w:val="1"/>
        <w:rPr>
          <w:rFonts w:ascii="Times New Roman" w:hAnsi="Times New Roman" w:eastAsia="宋体" w:cs="Times New Roman"/>
          <w:b/>
          <w:sz w:val="32"/>
        </w:rPr>
      </w:pPr>
      <w:bookmarkStart w:id="25" w:name="_Toc5266715"/>
      <w:r>
        <w:rPr>
          <w:rFonts w:ascii="Times New Roman" w:hAnsi="Times New Roman" w:eastAsia="宋体" w:cs="Times New Roman"/>
          <w:b/>
          <w:sz w:val="32"/>
        </w:rPr>
        <w:t>项目分区</w:t>
      </w:r>
      <w:bookmarkEnd w:id="25"/>
    </w:p>
    <w:p>
      <w:pPr>
        <w:ind w:firstLine="560" w:firstLineChars="200"/>
        <w:rPr>
          <w:sz w:val="28"/>
          <w:szCs w:val="28"/>
        </w:rPr>
      </w:pPr>
      <w:r>
        <w:rPr>
          <w:rFonts w:hint="eastAsia"/>
          <w:sz w:val="28"/>
          <w:szCs w:val="28"/>
        </w:rPr>
        <w:t>规划</w:t>
      </w:r>
      <w:r>
        <w:rPr>
          <w:sz w:val="28"/>
          <w:szCs w:val="28"/>
        </w:rPr>
        <w:t>按照“全流域整体规划、系统保护、上下联动、要素协同、突出重点、分步实施、关键突破、持续共享”的</w:t>
      </w:r>
      <w:r>
        <w:rPr>
          <w:rFonts w:hint="eastAsia"/>
          <w:sz w:val="28"/>
          <w:szCs w:val="28"/>
        </w:rPr>
        <w:t>思路</w:t>
      </w:r>
      <w:r>
        <w:rPr>
          <w:sz w:val="28"/>
          <w:szCs w:val="28"/>
        </w:rPr>
        <w:t>，形成“三大流域、多片控制单元”，全力实施闽江流域山水林田湖草生态修复“五大类工程”，为山地丘陵类型山水林田湖草系统治理提供三明方案。</w:t>
      </w:r>
    </w:p>
    <w:p>
      <w:pPr>
        <w:ind w:firstLine="560" w:firstLineChars="200"/>
        <w:rPr>
          <w:sz w:val="28"/>
          <w:szCs w:val="28"/>
        </w:rPr>
      </w:pPr>
      <w:r>
        <w:rPr>
          <w:sz w:val="28"/>
          <w:szCs w:val="28"/>
        </w:rPr>
        <w:t>“三大流域”即闽江流域三明境内的金溪、沙溪、尤溪等三条主要河流及其支流形成的三大流域。 金溪流域包括将乐县、泰宁县和建宁县，主要涉及闽江源—大金湖综合生态保育区、金溪下游生物多样性维护区；沙溪流域包括宁化县、清流县、永安市、明溪县、三元区、梅列区、沙县，主要涉及九龙溪上游、东牙溪两片以水源涵养为主的生态控制区，九龙溪下游综合生态保育区，沙溪上游以矿山修复治理为主的生态控制区，沙溪下游以水环境综合治理为主的生态控制区；尤溪流域包括大田县、尤溪县，主要涉及尤溪上游以地灾综合防治功能为主的生态控制区，尤溪下游以水土保持功能为主的生态控制区。</w:t>
      </w:r>
    </w:p>
    <w:p>
      <w:pPr>
        <w:ind w:firstLine="560" w:firstLineChars="200"/>
        <w:rPr>
          <w:rFonts w:ascii="Times New Roman" w:hAnsi="Times New Roman" w:eastAsia="宋体" w:cs="Times New Roman"/>
          <w:sz w:val="28"/>
          <w:szCs w:val="28"/>
        </w:rPr>
      </w:pPr>
      <w:r>
        <w:rPr>
          <w:sz w:val="28"/>
          <w:szCs w:val="28"/>
        </w:rPr>
        <w:t>“多片控制单元”即包括将乐县（3个）、泰宁县（2个）、建宁县（3个）、三元区和梅列区（1个）、沙县（2个）、明溪县（3个）、宁化县（5个）、永安市（4个）、清流县（3个）、尤溪县（4个）、大田县（3个），共12个区县33个片区控制单元。</w:t>
      </w:r>
    </w:p>
    <w:p>
      <w:pPr>
        <w:pStyle w:val="46"/>
        <w:numPr>
          <w:ilvl w:val="0"/>
          <w:numId w:val="4"/>
        </w:numPr>
        <w:ind w:firstLineChars="0"/>
        <w:outlineLvl w:val="1"/>
        <w:rPr>
          <w:rFonts w:ascii="Times New Roman" w:hAnsi="Times New Roman" w:eastAsia="宋体" w:cs="Times New Roman"/>
          <w:b/>
          <w:sz w:val="32"/>
        </w:rPr>
      </w:pPr>
      <w:bookmarkStart w:id="26" w:name="_Toc5266716"/>
      <w:r>
        <w:rPr>
          <w:rFonts w:ascii="Times New Roman" w:hAnsi="Times New Roman" w:eastAsia="宋体" w:cs="Times New Roman"/>
          <w:b/>
          <w:sz w:val="32"/>
        </w:rPr>
        <w:t>项目分类</w:t>
      </w:r>
      <w:bookmarkEnd w:id="26"/>
    </w:p>
    <w:p>
      <w:pPr>
        <w:ind w:firstLine="560" w:firstLineChars="200"/>
        <w:rPr>
          <w:rFonts w:ascii="Times New Roman" w:hAnsi="Times New Roman" w:eastAsia="宋体" w:cs="Times New Roman"/>
          <w:b/>
          <w:sz w:val="28"/>
          <w:szCs w:val="28"/>
        </w:rPr>
      </w:pPr>
      <w:r>
        <w:rPr>
          <w:rFonts w:ascii="Times New Roman" w:hAnsi="Times New Roman" w:eastAsia="宋体" w:cs="Times New Roman"/>
          <w:sz w:val="28"/>
          <w:szCs w:val="28"/>
        </w:rPr>
        <w:t>依据《福建省闽江流域山水林田湖生态保护修复实施方案》，坚持问题导向，充分考虑项目合理性和可行性，拟策划</w:t>
      </w:r>
      <w:r>
        <w:rPr>
          <w:rFonts w:ascii="Times New Roman" w:hAnsi="Times New Roman" w:eastAsia="宋体" w:cs="Times New Roman"/>
          <w:b/>
          <w:sz w:val="28"/>
          <w:szCs w:val="28"/>
        </w:rPr>
        <w:t>水环境治理与生态修复、生物多样性保护、水土流失综合治理与农地生态功能提升、废弃矿山综合整治与地质灾害防治、机制创新与能力建设5大类项目。</w:t>
      </w:r>
    </w:p>
    <w:p>
      <w:pPr>
        <w:pStyle w:val="46"/>
        <w:numPr>
          <w:ilvl w:val="0"/>
          <w:numId w:val="4"/>
        </w:numPr>
        <w:ind w:firstLineChars="0"/>
        <w:outlineLvl w:val="1"/>
        <w:rPr>
          <w:rFonts w:ascii="Times New Roman" w:hAnsi="Times New Roman" w:eastAsia="宋体" w:cs="Times New Roman"/>
          <w:b/>
          <w:sz w:val="32"/>
        </w:rPr>
      </w:pPr>
      <w:bookmarkStart w:id="27" w:name="_Toc5266717"/>
      <w:r>
        <w:rPr>
          <w:rFonts w:ascii="Times New Roman" w:hAnsi="Times New Roman" w:eastAsia="宋体" w:cs="Times New Roman"/>
          <w:b/>
          <w:sz w:val="32"/>
        </w:rPr>
        <w:t>项目策划</w:t>
      </w:r>
      <w:bookmarkEnd w:id="27"/>
    </w:p>
    <w:p>
      <w:pPr>
        <w:spacing w:line="360" w:lineRule="auto"/>
        <w:ind w:firstLine="560" w:firstLineChars="200"/>
        <w:rPr>
          <w:rFonts w:ascii="Times New Roman" w:hAnsi="Times New Roman" w:eastAsia="宋体" w:cs="Times New Roman"/>
          <w:kern w:val="0"/>
          <w:sz w:val="28"/>
          <w:szCs w:val="28"/>
        </w:rPr>
      </w:pPr>
      <w:r>
        <w:rPr>
          <w:rFonts w:ascii="Times New Roman" w:hAnsi="Times New Roman" w:eastAsia="宋体" w:cs="Times New Roman"/>
          <w:sz w:val="28"/>
          <w:szCs w:val="28"/>
        </w:rPr>
        <w:t>三明市拟实</w:t>
      </w:r>
      <w:r>
        <w:rPr>
          <w:rFonts w:ascii="Times New Roman" w:hAnsi="Times New Roman" w:eastAsia="宋体" w:cs="Times New Roman"/>
          <w:kern w:val="0"/>
          <w:sz w:val="28"/>
          <w:szCs w:val="28"/>
          <w:lang w:bidi="ar"/>
        </w:rPr>
        <w:t>施项目共1</w:t>
      </w:r>
      <w:r>
        <w:rPr>
          <w:rFonts w:hint="eastAsia" w:ascii="Times New Roman" w:hAnsi="Times New Roman" w:eastAsia="宋体" w:cs="Times New Roman"/>
          <w:kern w:val="0"/>
          <w:sz w:val="28"/>
          <w:szCs w:val="28"/>
          <w:lang w:bidi="ar"/>
        </w:rPr>
        <w:t>10</w:t>
      </w:r>
      <w:r>
        <w:rPr>
          <w:rFonts w:ascii="Times New Roman" w:hAnsi="Times New Roman" w:eastAsia="宋体" w:cs="Times New Roman"/>
          <w:kern w:val="0"/>
          <w:sz w:val="28"/>
          <w:szCs w:val="28"/>
          <w:lang w:bidi="ar"/>
        </w:rPr>
        <w:t>个，其中各县（市、区）10</w:t>
      </w:r>
      <w:r>
        <w:rPr>
          <w:rFonts w:hint="eastAsia" w:ascii="Times New Roman" w:hAnsi="Times New Roman" w:eastAsia="宋体" w:cs="Times New Roman"/>
          <w:kern w:val="0"/>
          <w:sz w:val="28"/>
          <w:szCs w:val="28"/>
          <w:lang w:val="en-US" w:eastAsia="zh-CN" w:bidi="ar"/>
        </w:rPr>
        <w:t>5</w:t>
      </w:r>
      <w:r>
        <w:rPr>
          <w:rFonts w:ascii="Times New Roman" w:hAnsi="Times New Roman" w:eastAsia="宋体" w:cs="Times New Roman"/>
          <w:kern w:val="0"/>
          <w:sz w:val="28"/>
          <w:szCs w:val="28"/>
          <w:lang w:bidi="ar"/>
        </w:rPr>
        <w:t>个。金溪流域重点围绕生物多样性保护、水土流失综合治理、农村环境整治、地质灾害防治、生态环境监管等领域，拟实施项目</w:t>
      </w:r>
      <w:r>
        <w:rPr>
          <w:rFonts w:hint="eastAsia" w:ascii="Times New Roman" w:hAnsi="Times New Roman" w:eastAsia="宋体" w:cs="Times New Roman"/>
          <w:kern w:val="0"/>
          <w:sz w:val="28"/>
          <w:szCs w:val="28"/>
          <w:lang w:bidi="ar"/>
        </w:rPr>
        <w:t>33</w:t>
      </w:r>
      <w:r>
        <w:rPr>
          <w:rFonts w:ascii="Times New Roman" w:hAnsi="Times New Roman" w:eastAsia="宋体" w:cs="Times New Roman"/>
          <w:kern w:val="0"/>
          <w:sz w:val="28"/>
          <w:szCs w:val="28"/>
          <w:lang w:bidi="ar"/>
        </w:rPr>
        <w:t>个，主要目标是保持闽江源水质良好和维护重要栖息地生物多样性。沙溪流域重点围绕小流域治理、饮用水源水质提升、水环境综合整治、生物多样性保护、地质灾害防治等领域，拟实施项目</w:t>
      </w:r>
      <w:r>
        <w:rPr>
          <w:rFonts w:hint="eastAsia" w:ascii="Times New Roman" w:hAnsi="Times New Roman" w:eastAsia="宋体" w:cs="Times New Roman"/>
          <w:kern w:val="0"/>
          <w:sz w:val="28"/>
          <w:szCs w:val="28"/>
          <w:lang w:bidi="ar"/>
        </w:rPr>
        <w:t>57</w:t>
      </w:r>
      <w:r>
        <w:rPr>
          <w:rFonts w:ascii="Times New Roman" w:hAnsi="Times New Roman" w:eastAsia="宋体" w:cs="Times New Roman"/>
          <w:kern w:val="0"/>
          <w:sz w:val="28"/>
          <w:szCs w:val="28"/>
          <w:lang w:bidi="ar"/>
        </w:rPr>
        <w:t>个，主要目标是减少水污染物排放量、提升部分小流域和饮用水源水质、修复部分水体水生态系统和保护重要栖息地生物多样性。尤溪流域重点围绕小流域综合治理、废弃矿山修复、水环境综合整治、生物多样性保护、地质灾害防治等领域，拟实施项目2</w:t>
      </w:r>
      <w:r>
        <w:rPr>
          <w:rFonts w:hint="eastAsia" w:ascii="Times New Roman" w:hAnsi="Times New Roman" w:eastAsia="宋体" w:cs="Times New Roman"/>
          <w:kern w:val="0"/>
          <w:sz w:val="28"/>
          <w:szCs w:val="28"/>
          <w:lang w:bidi="ar"/>
        </w:rPr>
        <w:t>0</w:t>
      </w:r>
      <w:r>
        <w:rPr>
          <w:rFonts w:ascii="Times New Roman" w:hAnsi="Times New Roman" w:eastAsia="宋体" w:cs="Times New Roman"/>
          <w:kern w:val="0"/>
          <w:sz w:val="28"/>
          <w:szCs w:val="28"/>
          <w:lang w:bidi="ar"/>
        </w:rPr>
        <w:t xml:space="preserve">个，主要目标是修复废弃矿山、减少水污染物排放量、提升部分小流域和饮用水源水质。 </w:t>
      </w:r>
    </w:p>
    <w:p>
      <w:pPr>
        <w:pStyle w:val="5"/>
        <w:jc w:val="both"/>
        <w:rPr>
          <w:rFonts w:ascii="Times New Roman" w:hAnsi="Times New Roman" w:eastAsia="宋体" w:cs="Times New Roman"/>
        </w:rPr>
      </w:pPr>
      <w:bookmarkStart w:id="28" w:name="_Toc5266718"/>
      <w:r>
        <w:rPr>
          <w:rFonts w:ascii="Times New Roman" w:hAnsi="Times New Roman" w:eastAsia="宋体" w:cs="Times New Roman"/>
        </w:rPr>
        <w:t>第四章 管控要求与治理措施</w:t>
      </w:r>
      <w:bookmarkEnd w:id="28"/>
    </w:p>
    <w:p>
      <w:pPr>
        <w:pStyle w:val="46"/>
        <w:numPr>
          <w:ilvl w:val="0"/>
          <w:numId w:val="4"/>
        </w:numPr>
        <w:ind w:firstLineChars="0"/>
        <w:outlineLvl w:val="1"/>
        <w:rPr>
          <w:rFonts w:ascii="Times New Roman" w:hAnsi="Times New Roman" w:eastAsia="宋体" w:cs="Times New Roman"/>
          <w:sz w:val="28"/>
          <w:szCs w:val="28"/>
        </w:rPr>
      </w:pPr>
      <w:bookmarkStart w:id="29" w:name="_Toc5266719"/>
      <w:r>
        <w:rPr>
          <w:rFonts w:ascii="Times New Roman" w:hAnsi="Times New Roman" w:eastAsia="宋体" w:cs="Times New Roman"/>
          <w:b/>
          <w:sz w:val="32"/>
        </w:rPr>
        <w:t>基本要求</w:t>
      </w:r>
      <w:bookmarkEnd w:id="29"/>
    </w:p>
    <w:p>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按照“定边、定界、定量、定效”的要求对项目进行管控，管控类型分为指标管控与项目管控。</w:t>
      </w:r>
    </w:p>
    <w:p>
      <w:pPr>
        <w:outlineLvl w:val="1"/>
        <w:rPr>
          <w:rFonts w:ascii="Times New Roman" w:hAnsi="Times New Roman" w:eastAsia="宋体" w:cs="Times New Roman"/>
          <w:b/>
          <w:sz w:val="32"/>
        </w:rPr>
        <w:sectPr>
          <w:pgSz w:w="23814" w:h="16839" w:orient="landscape"/>
          <w:pgMar w:top="1800" w:right="1440" w:bottom="1800" w:left="1440" w:header="851" w:footer="992" w:gutter="0"/>
          <w:cols w:space="840" w:num="2"/>
          <w:docGrid w:type="lines" w:linePitch="312" w:charSpace="0"/>
        </w:sectPr>
      </w:pPr>
      <w:bookmarkStart w:id="30" w:name="_Toc5266720"/>
    </w:p>
    <w:p>
      <w:pPr>
        <w:widowControl/>
        <w:jc w:val="left"/>
        <w:rPr>
          <w:rFonts w:ascii="Times New Roman" w:hAnsi="Times New Roman" w:eastAsia="宋体" w:cs="Times New Roman"/>
          <w:b/>
          <w:sz w:val="32"/>
        </w:rPr>
      </w:pPr>
      <w:r>
        <w:rPr>
          <w:rFonts w:ascii="Times New Roman" w:hAnsi="Times New Roman" w:eastAsia="宋体" w:cs="Times New Roman"/>
          <w:b/>
          <w:sz w:val="32"/>
        </w:rPr>
        <w:br w:type="page"/>
      </w:r>
    </w:p>
    <w:p>
      <w:pPr>
        <w:pStyle w:val="46"/>
        <w:numPr>
          <w:ilvl w:val="0"/>
          <w:numId w:val="4"/>
        </w:numPr>
        <w:ind w:firstLineChars="0"/>
        <w:outlineLvl w:val="1"/>
        <w:rPr>
          <w:rFonts w:ascii="Times New Roman" w:hAnsi="Times New Roman" w:eastAsia="宋体" w:cs="Times New Roman"/>
          <w:b/>
          <w:sz w:val="32"/>
        </w:rPr>
      </w:pPr>
      <w:r>
        <w:rPr>
          <w:rFonts w:ascii="Times New Roman" w:hAnsi="Times New Roman" w:eastAsia="宋体" w:cs="Times New Roman"/>
          <w:b/>
          <w:sz w:val="32"/>
        </w:rPr>
        <w:t>指标管控</w:t>
      </w:r>
      <w:bookmarkEnd w:id="30"/>
    </w:p>
    <w:p>
      <w:pPr>
        <w:ind w:firstLine="562" w:firstLineChars="200"/>
        <w:rPr>
          <w:rFonts w:ascii="Times New Roman" w:hAnsi="Times New Roman" w:eastAsia="宋体" w:cs="Times New Roman"/>
          <w:b/>
          <w:bCs/>
          <w:sz w:val="28"/>
          <w:szCs w:val="28"/>
        </w:rPr>
      </w:pPr>
      <w:r>
        <w:rPr>
          <w:rFonts w:ascii="Times New Roman" w:hAnsi="Times New Roman" w:eastAsia="宋体" w:cs="Times New Roman"/>
          <w:b/>
          <w:bCs/>
          <w:sz w:val="28"/>
          <w:szCs w:val="28"/>
        </w:rPr>
        <w:t>1、绩效考核指标</w:t>
      </w:r>
    </w:p>
    <w:p>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指标分为水环境综合治理、环境质量改善和生境修复3大类，具体情况详见表4-1。</w:t>
      </w:r>
    </w:p>
    <w:p>
      <w:pPr>
        <w:ind w:firstLine="560" w:firstLineChars="200"/>
        <w:rPr>
          <w:rFonts w:ascii="Times New Roman" w:hAnsi="Times New Roman" w:eastAsia="宋体" w:cs="Times New Roman"/>
          <w:sz w:val="28"/>
          <w:szCs w:val="28"/>
        </w:rPr>
        <w:sectPr>
          <w:type w:val="continuous"/>
          <w:pgSz w:w="23814" w:h="16839" w:orient="landscape"/>
          <w:pgMar w:top="1800" w:right="1440" w:bottom="1800" w:left="1440" w:header="851" w:footer="992" w:gutter="0"/>
          <w:cols w:space="425" w:num="1"/>
          <w:docGrid w:type="lines" w:linePitch="312" w:charSpace="0"/>
        </w:sectPr>
      </w:pPr>
    </w:p>
    <w:p>
      <w:pPr>
        <w:adjustRightInd w:val="0"/>
        <w:snapToGrid w:val="0"/>
        <w:spacing w:line="360" w:lineRule="auto"/>
        <w:jc w:val="center"/>
        <w:rPr>
          <w:rFonts w:ascii="Times New Roman" w:hAnsi="Times New Roman" w:eastAsia="宋体" w:cs="Times New Roman"/>
          <w:b/>
          <w:color w:val="000000"/>
          <w:sz w:val="24"/>
          <w:szCs w:val="24"/>
        </w:rPr>
      </w:pPr>
      <w:r>
        <w:rPr>
          <w:rFonts w:ascii="Times New Roman" w:hAnsi="Times New Roman" w:eastAsia="宋体" w:cs="Times New Roman"/>
          <w:b/>
          <w:color w:val="000000"/>
          <w:sz w:val="24"/>
          <w:szCs w:val="24"/>
        </w:rPr>
        <w:t>表4-1 福建省下达给三明市闽江流域山水林田湖草生态保护修复绩效目标</w:t>
      </w:r>
    </w:p>
    <w:tbl>
      <w:tblPr>
        <w:tblStyle w:val="41"/>
        <w:tblW w:w="20858" w:type="dxa"/>
        <w:tblInd w:w="108" w:type="dxa"/>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
      <w:tblGrid>
        <w:gridCol w:w="4567"/>
        <w:gridCol w:w="1064"/>
        <w:gridCol w:w="1707"/>
        <w:gridCol w:w="3198"/>
        <w:gridCol w:w="4692"/>
        <w:gridCol w:w="2773"/>
        <w:gridCol w:w="2857"/>
      </w:tblGrid>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474" w:hRule="atLeast"/>
        </w:trPr>
        <w:tc>
          <w:tcPr>
            <w:tcW w:w="5631" w:type="dxa"/>
            <w:gridSpan w:val="2"/>
            <w:vAlign w:val="center"/>
          </w:tcPr>
          <w:p>
            <w:pPr>
              <w:widowControl/>
              <w:rPr>
                <w:rFonts w:ascii="Times New Roman" w:hAnsi="Times New Roman" w:eastAsia="宋体" w:cs="Times New Roman"/>
                <w:b/>
                <w:bCs/>
                <w:color w:val="000000"/>
                <w:kern w:val="0"/>
                <w:szCs w:val="21"/>
              </w:rPr>
            </w:pPr>
            <w:r>
              <w:rPr>
                <w:rFonts w:ascii="Times New Roman" w:hAnsi="Times New Roman" w:eastAsia="宋体" w:cs="Times New Roman"/>
                <w:b/>
                <w:bCs/>
                <w:color w:val="000000"/>
                <w:kern w:val="0"/>
                <w:szCs w:val="21"/>
              </w:rPr>
              <w:t>水环境综合治理</w:t>
            </w:r>
          </w:p>
        </w:tc>
        <w:tc>
          <w:tcPr>
            <w:tcW w:w="9597" w:type="dxa"/>
            <w:gridSpan w:val="3"/>
            <w:vAlign w:val="center"/>
          </w:tcPr>
          <w:p>
            <w:pPr>
              <w:widowControl/>
              <w:rPr>
                <w:rFonts w:ascii="Times New Roman" w:hAnsi="Times New Roman" w:eastAsia="宋体" w:cs="Times New Roman"/>
                <w:b/>
                <w:bCs/>
                <w:color w:val="000000"/>
                <w:kern w:val="0"/>
                <w:szCs w:val="21"/>
              </w:rPr>
            </w:pPr>
            <w:r>
              <w:rPr>
                <w:rFonts w:ascii="Times New Roman" w:hAnsi="Times New Roman" w:eastAsia="宋体" w:cs="Times New Roman"/>
                <w:b/>
                <w:bCs/>
                <w:color w:val="000000"/>
                <w:kern w:val="0"/>
                <w:szCs w:val="21"/>
              </w:rPr>
              <w:t>环境质量改善</w:t>
            </w:r>
          </w:p>
        </w:tc>
        <w:tc>
          <w:tcPr>
            <w:tcW w:w="5630" w:type="dxa"/>
            <w:gridSpan w:val="2"/>
            <w:vAlign w:val="center"/>
          </w:tcPr>
          <w:p>
            <w:pPr>
              <w:widowControl/>
              <w:rPr>
                <w:rFonts w:ascii="Times New Roman" w:hAnsi="Times New Roman" w:eastAsia="宋体" w:cs="Times New Roman"/>
                <w:b/>
                <w:bCs/>
                <w:color w:val="000000"/>
                <w:kern w:val="0"/>
                <w:szCs w:val="21"/>
              </w:rPr>
            </w:pPr>
            <w:r>
              <w:rPr>
                <w:rFonts w:ascii="Times New Roman" w:hAnsi="Times New Roman" w:eastAsia="宋体" w:cs="Times New Roman"/>
                <w:b/>
                <w:bCs/>
                <w:color w:val="000000"/>
                <w:kern w:val="0"/>
                <w:szCs w:val="21"/>
              </w:rPr>
              <w:t>生境修复</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441" w:hRule="atLeast"/>
        </w:trPr>
        <w:tc>
          <w:tcPr>
            <w:tcW w:w="4567" w:type="dxa"/>
            <w:vAlign w:val="center"/>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指标名称</w:t>
            </w:r>
          </w:p>
        </w:tc>
        <w:tc>
          <w:tcPr>
            <w:tcW w:w="1064" w:type="dxa"/>
            <w:vAlign w:val="center"/>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数值</w:t>
            </w:r>
          </w:p>
        </w:tc>
        <w:tc>
          <w:tcPr>
            <w:tcW w:w="4905" w:type="dxa"/>
            <w:gridSpan w:val="2"/>
            <w:vAlign w:val="center"/>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指标名称</w:t>
            </w:r>
          </w:p>
        </w:tc>
        <w:tc>
          <w:tcPr>
            <w:tcW w:w="4692" w:type="dxa"/>
            <w:vAlign w:val="center"/>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数值</w:t>
            </w:r>
          </w:p>
        </w:tc>
        <w:tc>
          <w:tcPr>
            <w:tcW w:w="2773" w:type="dxa"/>
            <w:vAlign w:val="center"/>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指标名称</w:t>
            </w:r>
          </w:p>
        </w:tc>
        <w:tc>
          <w:tcPr>
            <w:tcW w:w="2857" w:type="dxa"/>
            <w:vAlign w:val="center"/>
          </w:tcPr>
          <w:p>
            <w:pPr>
              <w:widowControl/>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数值</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08" w:hRule="atLeast"/>
        </w:trPr>
        <w:tc>
          <w:tcPr>
            <w:tcW w:w="4567" w:type="dxa"/>
            <w:vMerge w:val="restart"/>
            <w:vAlign w:val="center"/>
          </w:tcPr>
          <w:p>
            <w:pPr>
              <w:widowControl/>
              <w:spacing w:line="360" w:lineRule="auto"/>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闽江干流和二级以上支流水质优良比例（%）</w:t>
            </w:r>
          </w:p>
        </w:tc>
        <w:tc>
          <w:tcPr>
            <w:tcW w:w="1064" w:type="dxa"/>
            <w:vMerge w:val="restart"/>
            <w:vAlign w:val="center"/>
          </w:tcPr>
          <w:p>
            <w:pPr>
              <w:widowControl/>
              <w:spacing w:line="360" w:lineRule="auto"/>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95</w:t>
            </w:r>
          </w:p>
        </w:tc>
        <w:tc>
          <w:tcPr>
            <w:tcW w:w="1707" w:type="dxa"/>
            <w:vMerge w:val="restart"/>
            <w:vAlign w:val="center"/>
          </w:tcPr>
          <w:p>
            <w:pPr>
              <w:widowControl/>
              <w:spacing w:line="360" w:lineRule="auto"/>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城镇污水处理率（%）</w:t>
            </w:r>
          </w:p>
        </w:tc>
        <w:tc>
          <w:tcPr>
            <w:tcW w:w="3198" w:type="dxa"/>
            <w:vAlign w:val="center"/>
          </w:tcPr>
          <w:p>
            <w:pPr>
              <w:widowControl/>
              <w:spacing w:line="360" w:lineRule="auto"/>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市县污水处理率（ %）</w:t>
            </w:r>
          </w:p>
        </w:tc>
        <w:tc>
          <w:tcPr>
            <w:tcW w:w="4692" w:type="dxa"/>
            <w:vAlign w:val="center"/>
          </w:tcPr>
          <w:p>
            <w:pPr>
              <w:widowControl/>
              <w:spacing w:line="360" w:lineRule="auto"/>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2018年、2019年、2020年分别达到90%、 92%、 94%以上</w:t>
            </w:r>
          </w:p>
        </w:tc>
        <w:tc>
          <w:tcPr>
            <w:tcW w:w="2773" w:type="dxa"/>
            <w:vMerge w:val="restart"/>
            <w:vAlign w:val="center"/>
          </w:tcPr>
          <w:p>
            <w:pPr>
              <w:widowControl/>
              <w:spacing w:line="360" w:lineRule="auto"/>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水土流失治理面积（km²）</w:t>
            </w:r>
          </w:p>
        </w:tc>
        <w:tc>
          <w:tcPr>
            <w:tcW w:w="2857" w:type="dxa"/>
            <w:vMerge w:val="restart"/>
            <w:vAlign w:val="center"/>
          </w:tcPr>
          <w:p>
            <w:pPr>
              <w:widowControl/>
              <w:spacing w:line="360" w:lineRule="auto"/>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总量1040，其中水利部门 520，林业国土等其他部门 520</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59" w:hRule="atLeast"/>
        </w:trPr>
        <w:tc>
          <w:tcPr>
            <w:tcW w:w="4567" w:type="dxa"/>
            <w:vMerge w:val="continue"/>
            <w:vAlign w:val="center"/>
          </w:tcPr>
          <w:p>
            <w:pPr>
              <w:widowControl/>
              <w:spacing w:line="360" w:lineRule="auto"/>
              <w:rPr>
                <w:rFonts w:ascii="Times New Roman" w:hAnsi="Times New Roman" w:eastAsia="宋体" w:cs="Times New Roman"/>
                <w:color w:val="000000"/>
                <w:kern w:val="0"/>
                <w:szCs w:val="21"/>
              </w:rPr>
            </w:pPr>
          </w:p>
        </w:tc>
        <w:tc>
          <w:tcPr>
            <w:tcW w:w="1064" w:type="dxa"/>
            <w:vMerge w:val="continue"/>
            <w:vAlign w:val="center"/>
          </w:tcPr>
          <w:p>
            <w:pPr>
              <w:widowControl/>
              <w:spacing w:line="360" w:lineRule="auto"/>
              <w:jc w:val="center"/>
              <w:rPr>
                <w:rFonts w:ascii="Times New Roman" w:hAnsi="Times New Roman" w:eastAsia="宋体" w:cs="Times New Roman"/>
                <w:kern w:val="0"/>
                <w:szCs w:val="21"/>
              </w:rPr>
            </w:pPr>
          </w:p>
        </w:tc>
        <w:tc>
          <w:tcPr>
            <w:tcW w:w="1707" w:type="dxa"/>
            <w:vMerge w:val="continue"/>
            <w:vAlign w:val="center"/>
          </w:tcPr>
          <w:p>
            <w:pPr>
              <w:widowControl/>
              <w:spacing w:line="360" w:lineRule="auto"/>
              <w:rPr>
                <w:rFonts w:ascii="Times New Roman" w:hAnsi="Times New Roman" w:eastAsia="宋体" w:cs="Times New Roman"/>
                <w:color w:val="000000"/>
                <w:kern w:val="0"/>
                <w:szCs w:val="21"/>
              </w:rPr>
            </w:pPr>
          </w:p>
        </w:tc>
        <w:tc>
          <w:tcPr>
            <w:tcW w:w="3198" w:type="dxa"/>
            <w:vAlign w:val="center"/>
          </w:tcPr>
          <w:p>
            <w:pPr>
              <w:widowControl/>
              <w:spacing w:line="360" w:lineRule="auto"/>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建制镇污水处理率（%）</w:t>
            </w:r>
          </w:p>
        </w:tc>
        <w:tc>
          <w:tcPr>
            <w:tcW w:w="4692" w:type="dxa"/>
            <w:vAlign w:val="center"/>
          </w:tcPr>
          <w:p>
            <w:pPr>
              <w:widowControl/>
              <w:spacing w:line="360" w:lineRule="auto"/>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2018年、2019年、2020年分别达到 58%、 64%、70%</w:t>
            </w:r>
          </w:p>
        </w:tc>
        <w:tc>
          <w:tcPr>
            <w:tcW w:w="2773" w:type="dxa"/>
            <w:vMerge w:val="continue"/>
            <w:vAlign w:val="center"/>
          </w:tcPr>
          <w:p>
            <w:pPr>
              <w:widowControl/>
              <w:spacing w:line="360" w:lineRule="auto"/>
              <w:rPr>
                <w:rFonts w:ascii="Times New Roman" w:hAnsi="Times New Roman" w:eastAsia="宋体" w:cs="Times New Roman"/>
                <w:color w:val="000000"/>
                <w:kern w:val="0"/>
                <w:szCs w:val="21"/>
              </w:rPr>
            </w:pPr>
          </w:p>
        </w:tc>
        <w:tc>
          <w:tcPr>
            <w:tcW w:w="2857" w:type="dxa"/>
            <w:vMerge w:val="continue"/>
            <w:vAlign w:val="center"/>
          </w:tcPr>
          <w:p>
            <w:pPr>
              <w:widowControl/>
              <w:spacing w:line="360" w:lineRule="auto"/>
              <w:rPr>
                <w:rFonts w:ascii="Times New Roman" w:hAnsi="Times New Roman" w:eastAsia="宋体" w:cs="Times New Roman"/>
                <w:color w:val="000000"/>
                <w:kern w:val="0"/>
                <w:szCs w:val="21"/>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621" w:hRule="atLeast"/>
        </w:trPr>
        <w:tc>
          <w:tcPr>
            <w:tcW w:w="4567" w:type="dxa"/>
            <w:vMerge w:val="restart"/>
            <w:vAlign w:val="center"/>
          </w:tcPr>
          <w:p>
            <w:pPr>
              <w:widowControl/>
              <w:spacing w:line="360" w:lineRule="auto"/>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国家和省级监测断面地表水功能区III类以上水质比例（%）</w:t>
            </w:r>
          </w:p>
        </w:tc>
        <w:tc>
          <w:tcPr>
            <w:tcW w:w="1064" w:type="dxa"/>
            <w:vMerge w:val="restart"/>
            <w:vAlign w:val="center"/>
          </w:tcPr>
          <w:p>
            <w:pPr>
              <w:widowControl/>
              <w:spacing w:line="360" w:lineRule="auto"/>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95</w:t>
            </w:r>
          </w:p>
        </w:tc>
        <w:tc>
          <w:tcPr>
            <w:tcW w:w="1707" w:type="dxa"/>
            <w:vMerge w:val="restart"/>
            <w:tcBorders>
              <w:right w:val="single" w:color="auto" w:sz="8" w:space="0"/>
            </w:tcBorders>
            <w:vAlign w:val="center"/>
          </w:tcPr>
          <w:p>
            <w:pPr>
              <w:widowControl/>
              <w:spacing w:line="360" w:lineRule="auto"/>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村镇垃圾收集处置率（%）</w:t>
            </w:r>
          </w:p>
        </w:tc>
        <w:tc>
          <w:tcPr>
            <w:tcW w:w="3198" w:type="dxa"/>
            <w:tcBorders>
              <w:left w:val="single" w:color="auto" w:sz="8" w:space="0"/>
            </w:tcBorders>
            <w:vAlign w:val="center"/>
          </w:tcPr>
          <w:p>
            <w:pPr>
              <w:widowControl/>
              <w:spacing w:line="360" w:lineRule="auto"/>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建制镇生活垃圾无害化处理（%）</w:t>
            </w:r>
          </w:p>
        </w:tc>
        <w:tc>
          <w:tcPr>
            <w:tcW w:w="4692" w:type="dxa"/>
            <w:vAlign w:val="center"/>
          </w:tcPr>
          <w:p>
            <w:pPr>
              <w:widowControl/>
              <w:spacing w:line="360" w:lineRule="auto"/>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2018年、2019年、2020年分别达到 75%、 82%、90%</w:t>
            </w:r>
          </w:p>
        </w:tc>
        <w:tc>
          <w:tcPr>
            <w:tcW w:w="2773" w:type="dxa"/>
            <w:tcBorders>
              <w:bottom w:val="single" w:color="auto" w:sz="4" w:space="0"/>
            </w:tcBorders>
            <w:vAlign w:val="center"/>
          </w:tcPr>
          <w:p>
            <w:pPr>
              <w:widowControl/>
              <w:spacing w:line="360" w:lineRule="auto"/>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林分改造面积（万亩）</w:t>
            </w:r>
          </w:p>
        </w:tc>
        <w:tc>
          <w:tcPr>
            <w:tcW w:w="2857" w:type="dxa"/>
            <w:vAlign w:val="center"/>
          </w:tcPr>
          <w:p>
            <w:pPr>
              <w:widowControl/>
              <w:spacing w:line="360" w:lineRule="auto"/>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6.52</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468" w:hRule="atLeast"/>
        </w:trPr>
        <w:tc>
          <w:tcPr>
            <w:tcW w:w="4567" w:type="dxa"/>
            <w:vMerge w:val="continue"/>
            <w:vAlign w:val="center"/>
          </w:tcPr>
          <w:p>
            <w:pPr>
              <w:widowControl/>
              <w:spacing w:line="360" w:lineRule="auto"/>
              <w:rPr>
                <w:rFonts w:ascii="Times New Roman" w:hAnsi="Times New Roman" w:eastAsia="宋体" w:cs="Times New Roman"/>
                <w:color w:val="000000"/>
                <w:kern w:val="0"/>
                <w:szCs w:val="21"/>
              </w:rPr>
            </w:pPr>
          </w:p>
        </w:tc>
        <w:tc>
          <w:tcPr>
            <w:tcW w:w="1064" w:type="dxa"/>
            <w:vMerge w:val="continue"/>
            <w:vAlign w:val="center"/>
          </w:tcPr>
          <w:p>
            <w:pPr>
              <w:widowControl/>
              <w:spacing w:line="360" w:lineRule="auto"/>
              <w:jc w:val="center"/>
              <w:rPr>
                <w:rFonts w:ascii="Times New Roman" w:hAnsi="Times New Roman" w:eastAsia="宋体" w:cs="Times New Roman"/>
                <w:kern w:val="0"/>
                <w:szCs w:val="21"/>
              </w:rPr>
            </w:pPr>
          </w:p>
        </w:tc>
        <w:tc>
          <w:tcPr>
            <w:tcW w:w="1707" w:type="dxa"/>
            <w:vMerge w:val="continue"/>
            <w:tcBorders>
              <w:right w:val="single" w:color="auto" w:sz="8" w:space="0"/>
            </w:tcBorders>
            <w:vAlign w:val="center"/>
          </w:tcPr>
          <w:p>
            <w:pPr>
              <w:widowControl/>
              <w:spacing w:line="360" w:lineRule="auto"/>
              <w:rPr>
                <w:rFonts w:ascii="Times New Roman" w:hAnsi="Times New Roman" w:eastAsia="宋体" w:cs="Times New Roman"/>
                <w:kern w:val="0"/>
                <w:szCs w:val="21"/>
              </w:rPr>
            </w:pPr>
          </w:p>
        </w:tc>
        <w:tc>
          <w:tcPr>
            <w:tcW w:w="3198" w:type="dxa"/>
            <w:vMerge w:val="restart"/>
            <w:tcBorders>
              <w:left w:val="single" w:color="auto" w:sz="8" w:space="0"/>
            </w:tcBorders>
            <w:vAlign w:val="center"/>
          </w:tcPr>
          <w:p>
            <w:pPr>
              <w:spacing w:line="360" w:lineRule="auto"/>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建制乡生活垃圾无害化处理（%）</w:t>
            </w:r>
          </w:p>
        </w:tc>
        <w:tc>
          <w:tcPr>
            <w:tcW w:w="4692" w:type="dxa"/>
            <w:vMerge w:val="restart"/>
            <w:vAlign w:val="center"/>
          </w:tcPr>
          <w:p>
            <w:pPr>
              <w:spacing w:line="360" w:lineRule="auto"/>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2018年、2019年、2020年分别达到 75%、 82%、90%</w:t>
            </w:r>
          </w:p>
        </w:tc>
        <w:tc>
          <w:tcPr>
            <w:tcW w:w="2773" w:type="dxa"/>
            <w:vMerge w:val="restart"/>
            <w:tcBorders>
              <w:top w:val="single" w:color="auto" w:sz="4" w:space="0"/>
            </w:tcBorders>
            <w:vAlign w:val="center"/>
          </w:tcPr>
          <w:p>
            <w:pPr>
              <w:widowControl/>
              <w:spacing w:line="360" w:lineRule="auto"/>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茶园和竹林生态改造既有面积占比（%）</w:t>
            </w:r>
          </w:p>
        </w:tc>
        <w:tc>
          <w:tcPr>
            <w:tcW w:w="2857" w:type="dxa"/>
            <w:vMerge w:val="restart"/>
            <w:tcBorders>
              <w:top w:val="single" w:color="auto" w:sz="4" w:space="0"/>
            </w:tcBorders>
            <w:vAlign w:val="center"/>
          </w:tcPr>
          <w:p>
            <w:pPr>
              <w:widowControl/>
              <w:spacing w:line="360" w:lineRule="auto"/>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40</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90" w:hRule="atLeast"/>
        </w:trPr>
        <w:tc>
          <w:tcPr>
            <w:tcW w:w="4567" w:type="dxa"/>
            <w:vAlign w:val="center"/>
          </w:tcPr>
          <w:p>
            <w:pPr>
              <w:widowControl/>
              <w:spacing w:line="360" w:lineRule="auto"/>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市级集中式饮用水源水质II类水质的比例（%）</w:t>
            </w:r>
          </w:p>
        </w:tc>
        <w:tc>
          <w:tcPr>
            <w:tcW w:w="1064" w:type="dxa"/>
            <w:vAlign w:val="center"/>
          </w:tcPr>
          <w:p>
            <w:pPr>
              <w:widowControl/>
              <w:spacing w:line="360" w:lineRule="auto"/>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98</w:t>
            </w:r>
          </w:p>
        </w:tc>
        <w:tc>
          <w:tcPr>
            <w:tcW w:w="1707" w:type="dxa"/>
            <w:vMerge w:val="continue"/>
            <w:tcBorders>
              <w:right w:val="single" w:color="auto" w:sz="8" w:space="0"/>
            </w:tcBorders>
            <w:vAlign w:val="center"/>
          </w:tcPr>
          <w:p>
            <w:pPr>
              <w:widowControl/>
              <w:spacing w:line="360" w:lineRule="auto"/>
              <w:rPr>
                <w:rFonts w:ascii="Times New Roman" w:hAnsi="Times New Roman" w:eastAsia="宋体" w:cs="Times New Roman"/>
                <w:color w:val="000000"/>
                <w:kern w:val="0"/>
                <w:szCs w:val="21"/>
              </w:rPr>
            </w:pPr>
          </w:p>
        </w:tc>
        <w:tc>
          <w:tcPr>
            <w:tcW w:w="3198" w:type="dxa"/>
            <w:vMerge w:val="continue"/>
            <w:tcBorders>
              <w:left w:val="single" w:color="auto" w:sz="8" w:space="0"/>
              <w:bottom w:val="single" w:color="auto" w:sz="8" w:space="0"/>
            </w:tcBorders>
            <w:vAlign w:val="center"/>
          </w:tcPr>
          <w:p>
            <w:pPr>
              <w:widowControl/>
              <w:spacing w:line="360" w:lineRule="auto"/>
              <w:rPr>
                <w:rFonts w:ascii="Times New Roman" w:hAnsi="Times New Roman" w:eastAsia="宋体" w:cs="Times New Roman"/>
                <w:color w:val="000000"/>
                <w:kern w:val="0"/>
                <w:szCs w:val="21"/>
              </w:rPr>
            </w:pPr>
          </w:p>
        </w:tc>
        <w:tc>
          <w:tcPr>
            <w:tcW w:w="4692" w:type="dxa"/>
            <w:vMerge w:val="continue"/>
            <w:tcBorders>
              <w:bottom w:val="single" w:color="auto" w:sz="8" w:space="0"/>
            </w:tcBorders>
            <w:vAlign w:val="center"/>
          </w:tcPr>
          <w:p>
            <w:pPr>
              <w:widowControl/>
              <w:spacing w:line="360" w:lineRule="auto"/>
              <w:rPr>
                <w:rFonts w:ascii="Times New Roman" w:hAnsi="Times New Roman" w:eastAsia="宋体" w:cs="Times New Roman"/>
                <w:color w:val="000000"/>
                <w:kern w:val="0"/>
                <w:szCs w:val="21"/>
              </w:rPr>
            </w:pPr>
          </w:p>
        </w:tc>
        <w:tc>
          <w:tcPr>
            <w:tcW w:w="2773" w:type="dxa"/>
            <w:vMerge w:val="continue"/>
            <w:tcBorders>
              <w:bottom w:val="single" w:color="auto" w:sz="8" w:space="0"/>
            </w:tcBorders>
            <w:vAlign w:val="center"/>
          </w:tcPr>
          <w:p>
            <w:pPr>
              <w:spacing w:line="360" w:lineRule="auto"/>
              <w:rPr>
                <w:rFonts w:ascii="Times New Roman" w:hAnsi="Times New Roman" w:eastAsia="宋体" w:cs="Times New Roman"/>
                <w:color w:val="000000"/>
                <w:kern w:val="0"/>
                <w:szCs w:val="21"/>
              </w:rPr>
            </w:pPr>
          </w:p>
        </w:tc>
        <w:tc>
          <w:tcPr>
            <w:tcW w:w="2857" w:type="dxa"/>
            <w:vMerge w:val="continue"/>
            <w:tcBorders>
              <w:bottom w:val="single" w:color="auto" w:sz="8" w:space="0"/>
            </w:tcBorders>
            <w:vAlign w:val="center"/>
          </w:tcPr>
          <w:p>
            <w:pPr>
              <w:spacing w:line="360" w:lineRule="auto"/>
              <w:rPr>
                <w:rFonts w:ascii="Times New Roman" w:hAnsi="Times New Roman" w:eastAsia="宋体" w:cs="Times New Roman"/>
                <w:color w:val="000000"/>
                <w:kern w:val="0"/>
                <w:szCs w:val="21"/>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4567" w:type="dxa"/>
            <w:vAlign w:val="center"/>
          </w:tcPr>
          <w:p>
            <w:pPr>
              <w:widowControl/>
              <w:spacing w:line="360" w:lineRule="auto"/>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县级集中式饮用水源水质II类水质的比例（%）</w:t>
            </w:r>
          </w:p>
        </w:tc>
        <w:tc>
          <w:tcPr>
            <w:tcW w:w="1064" w:type="dxa"/>
            <w:vAlign w:val="center"/>
          </w:tcPr>
          <w:p>
            <w:pPr>
              <w:widowControl/>
              <w:spacing w:line="360" w:lineRule="auto"/>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96</w:t>
            </w:r>
          </w:p>
        </w:tc>
        <w:tc>
          <w:tcPr>
            <w:tcW w:w="1707" w:type="dxa"/>
            <w:vMerge w:val="continue"/>
            <w:tcBorders>
              <w:right w:val="single" w:color="auto" w:sz="8" w:space="0"/>
            </w:tcBorders>
            <w:vAlign w:val="center"/>
          </w:tcPr>
          <w:p>
            <w:pPr>
              <w:spacing w:line="360" w:lineRule="auto"/>
              <w:rPr>
                <w:rFonts w:ascii="Times New Roman" w:hAnsi="Times New Roman" w:eastAsia="宋体" w:cs="Times New Roman"/>
                <w:color w:val="000000"/>
                <w:kern w:val="0"/>
                <w:szCs w:val="21"/>
              </w:rPr>
            </w:pPr>
          </w:p>
        </w:tc>
        <w:tc>
          <w:tcPr>
            <w:tcW w:w="3198" w:type="dxa"/>
            <w:vMerge w:val="restart"/>
            <w:tcBorders>
              <w:top w:val="single" w:color="auto" w:sz="8" w:space="0"/>
              <w:left w:val="single" w:color="auto" w:sz="8" w:space="0"/>
            </w:tcBorders>
            <w:vAlign w:val="center"/>
          </w:tcPr>
          <w:p>
            <w:pPr>
              <w:spacing w:line="360" w:lineRule="auto"/>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对生活垃圾进行处理的行政村比例</w:t>
            </w:r>
          </w:p>
        </w:tc>
        <w:tc>
          <w:tcPr>
            <w:tcW w:w="4692" w:type="dxa"/>
            <w:vMerge w:val="restart"/>
            <w:tcBorders>
              <w:top w:val="single" w:color="auto" w:sz="8" w:space="0"/>
            </w:tcBorders>
            <w:vAlign w:val="center"/>
          </w:tcPr>
          <w:p>
            <w:pPr>
              <w:spacing w:line="360" w:lineRule="auto"/>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2018年底基本市县全覆盖</w:t>
            </w:r>
          </w:p>
        </w:tc>
        <w:tc>
          <w:tcPr>
            <w:tcW w:w="2773" w:type="dxa"/>
            <w:tcBorders>
              <w:top w:val="single" w:color="auto" w:sz="8" w:space="0"/>
            </w:tcBorders>
            <w:vAlign w:val="center"/>
          </w:tcPr>
          <w:p>
            <w:pPr>
              <w:spacing w:line="360" w:lineRule="auto"/>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生物多样性保护</w:t>
            </w:r>
          </w:p>
        </w:tc>
        <w:tc>
          <w:tcPr>
            <w:tcW w:w="2857" w:type="dxa"/>
            <w:tcBorders>
              <w:top w:val="single" w:color="auto" w:sz="8" w:space="0"/>
            </w:tcBorders>
            <w:vAlign w:val="center"/>
          </w:tcPr>
          <w:p>
            <w:pPr>
              <w:spacing w:line="360" w:lineRule="auto"/>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丧失与流失得到基本控制</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4567" w:type="dxa"/>
            <w:vAlign w:val="center"/>
          </w:tcPr>
          <w:p>
            <w:pPr>
              <w:widowControl/>
              <w:spacing w:line="360" w:lineRule="auto"/>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乡镇集中式饮用水源水质II类水质的比例（%）</w:t>
            </w:r>
          </w:p>
        </w:tc>
        <w:tc>
          <w:tcPr>
            <w:tcW w:w="1064" w:type="dxa"/>
            <w:vAlign w:val="center"/>
          </w:tcPr>
          <w:p>
            <w:pPr>
              <w:widowControl/>
              <w:spacing w:line="360" w:lineRule="auto"/>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93</w:t>
            </w:r>
          </w:p>
        </w:tc>
        <w:tc>
          <w:tcPr>
            <w:tcW w:w="1707" w:type="dxa"/>
            <w:vMerge w:val="continue"/>
            <w:tcBorders>
              <w:right w:val="single" w:color="auto" w:sz="8" w:space="0"/>
            </w:tcBorders>
            <w:vAlign w:val="center"/>
          </w:tcPr>
          <w:p>
            <w:pPr>
              <w:widowControl/>
              <w:spacing w:line="360" w:lineRule="auto"/>
              <w:rPr>
                <w:rFonts w:ascii="Times New Roman" w:hAnsi="Times New Roman" w:eastAsia="宋体" w:cs="Times New Roman"/>
                <w:color w:val="000000"/>
                <w:kern w:val="0"/>
                <w:szCs w:val="21"/>
              </w:rPr>
            </w:pPr>
          </w:p>
        </w:tc>
        <w:tc>
          <w:tcPr>
            <w:tcW w:w="3198" w:type="dxa"/>
            <w:vMerge w:val="continue"/>
            <w:tcBorders>
              <w:left w:val="single" w:color="auto" w:sz="8" w:space="0"/>
            </w:tcBorders>
            <w:vAlign w:val="center"/>
          </w:tcPr>
          <w:p>
            <w:pPr>
              <w:widowControl/>
              <w:spacing w:line="360" w:lineRule="auto"/>
              <w:rPr>
                <w:rFonts w:ascii="Times New Roman" w:hAnsi="Times New Roman" w:eastAsia="宋体" w:cs="Times New Roman"/>
                <w:color w:val="000000"/>
                <w:kern w:val="0"/>
                <w:szCs w:val="21"/>
              </w:rPr>
            </w:pPr>
          </w:p>
        </w:tc>
        <w:tc>
          <w:tcPr>
            <w:tcW w:w="4692" w:type="dxa"/>
            <w:vMerge w:val="continue"/>
            <w:vAlign w:val="center"/>
          </w:tcPr>
          <w:p>
            <w:pPr>
              <w:widowControl/>
              <w:spacing w:line="360" w:lineRule="auto"/>
              <w:rPr>
                <w:rFonts w:ascii="Times New Roman" w:hAnsi="Times New Roman" w:eastAsia="宋体" w:cs="Times New Roman"/>
                <w:color w:val="000000"/>
                <w:kern w:val="0"/>
                <w:szCs w:val="21"/>
              </w:rPr>
            </w:pPr>
          </w:p>
        </w:tc>
        <w:tc>
          <w:tcPr>
            <w:tcW w:w="2773" w:type="dxa"/>
            <w:vAlign w:val="center"/>
          </w:tcPr>
          <w:p>
            <w:pPr>
              <w:widowControl/>
              <w:spacing w:line="360" w:lineRule="auto"/>
              <w:rPr>
                <w:rFonts w:ascii="Times New Roman" w:hAnsi="Times New Roman" w:eastAsia="宋体" w:cs="Times New Roman"/>
                <w:kern w:val="0"/>
                <w:szCs w:val="21"/>
              </w:rPr>
            </w:pPr>
            <w:r>
              <w:rPr>
                <w:rFonts w:ascii="Times New Roman" w:hAnsi="Times New Roman" w:eastAsia="宋体" w:cs="Times New Roman"/>
                <w:color w:val="000000"/>
                <w:kern w:val="0"/>
                <w:szCs w:val="21"/>
              </w:rPr>
              <w:t>废弃矿山治理（处）</w:t>
            </w:r>
          </w:p>
        </w:tc>
        <w:tc>
          <w:tcPr>
            <w:tcW w:w="2857" w:type="dxa"/>
            <w:vAlign w:val="center"/>
          </w:tcPr>
          <w:p>
            <w:pPr>
              <w:widowControl/>
              <w:spacing w:line="360" w:lineRule="auto"/>
              <w:rPr>
                <w:rFonts w:ascii="Times New Roman" w:hAnsi="Times New Roman" w:eastAsia="宋体" w:cs="Times New Roman"/>
                <w:kern w:val="0"/>
                <w:szCs w:val="21"/>
              </w:rPr>
            </w:pPr>
            <w:r>
              <w:rPr>
                <w:rFonts w:ascii="Times New Roman" w:hAnsi="Times New Roman" w:eastAsia="宋体" w:cs="Times New Roman"/>
                <w:color w:val="000000"/>
                <w:kern w:val="0"/>
                <w:szCs w:val="21"/>
              </w:rPr>
              <w:t>2020年底前完成75处</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54" w:hRule="atLeast"/>
        </w:trPr>
        <w:tc>
          <w:tcPr>
            <w:tcW w:w="4567" w:type="dxa"/>
            <w:vAlign w:val="center"/>
          </w:tcPr>
          <w:p>
            <w:pPr>
              <w:widowControl/>
              <w:spacing w:line="360" w:lineRule="auto"/>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小流域优于且 III类水质比例（ %）</w:t>
            </w:r>
          </w:p>
        </w:tc>
        <w:tc>
          <w:tcPr>
            <w:tcW w:w="1064" w:type="dxa"/>
            <w:vAlign w:val="center"/>
          </w:tcPr>
          <w:p>
            <w:pPr>
              <w:widowControl/>
              <w:spacing w:line="360" w:lineRule="auto"/>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90</w:t>
            </w:r>
          </w:p>
        </w:tc>
        <w:tc>
          <w:tcPr>
            <w:tcW w:w="4905" w:type="dxa"/>
            <w:gridSpan w:val="2"/>
            <w:vMerge w:val="restart"/>
            <w:vAlign w:val="center"/>
          </w:tcPr>
          <w:p>
            <w:pPr>
              <w:widowControl/>
              <w:spacing w:line="360" w:lineRule="auto"/>
              <w:rPr>
                <w:rFonts w:ascii="Times New Roman" w:hAnsi="Times New Roman" w:eastAsia="宋体" w:cs="Times New Roman"/>
                <w:kern w:val="0"/>
                <w:szCs w:val="21"/>
              </w:rPr>
            </w:pPr>
            <w:r>
              <w:rPr>
                <w:rFonts w:ascii="Times New Roman" w:hAnsi="Times New Roman" w:eastAsia="宋体" w:cs="Times New Roman"/>
                <w:color w:val="000000"/>
                <w:kern w:val="0"/>
                <w:szCs w:val="21"/>
              </w:rPr>
              <w:t>规模化畜禽养殖粪污资源化利用率（ %）</w:t>
            </w:r>
          </w:p>
        </w:tc>
        <w:tc>
          <w:tcPr>
            <w:tcW w:w="4692" w:type="dxa"/>
            <w:vMerge w:val="restart"/>
            <w:vAlign w:val="center"/>
          </w:tcPr>
          <w:p>
            <w:pPr>
              <w:widowControl/>
              <w:spacing w:line="360" w:lineRule="auto"/>
              <w:rPr>
                <w:rFonts w:ascii="Times New Roman" w:hAnsi="Times New Roman" w:eastAsia="宋体" w:cs="Times New Roman"/>
                <w:kern w:val="0"/>
                <w:szCs w:val="21"/>
              </w:rPr>
            </w:pPr>
            <w:r>
              <w:rPr>
                <w:rFonts w:ascii="Times New Roman" w:hAnsi="Times New Roman" w:eastAsia="宋体" w:cs="Times New Roman"/>
                <w:color w:val="000000"/>
                <w:kern w:val="0"/>
                <w:szCs w:val="21"/>
              </w:rPr>
              <w:t>2018年、2019年、2020年分别达到70%、75%、80%以上。</w:t>
            </w:r>
          </w:p>
        </w:tc>
        <w:tc>
          <w:tcPr>
            <w:tcW w:w="2773" w:type="dxa"/>
            <w:vMerge w:val="restart"/>
            <w:vAlign w:val="center"/>
          </w:tcPr>
          <w:p>
            <w:pPr>
              <w:widowControl/>
              <w:spacing w:line="360" w:lineRule="auto"/>
              <w:rPr>
                <w:rFonts w:ascii="Times New Roman" w:hAnsi="Times New Roman" w:eastAsia="宋体" w:cs="Times New Roman"/>
                <w:kern w:val="0"/>
                <w:szCs w:val="21"/>
              </w:rPr>
            </w:pPr>
            <w:r>
              <w:rPr>
                <w:rFonts w:ascii="Times New Roman" w:hAnsi="Times New Roman" w:eastAsia="宋体" w:cs="Times New Roman"/>
                <w:color w:val="000000"/>
                <w:kern w:val="0"/>
                <w:szCs w:val="21"/>
              </w:rPr>
              <w:t>地灾治理（处）</w:t>
            </w:r>
          </w:p>
        </w:tc>
        <w:tc>
          <w:tcPr>
            <w:tcW w:w="2857" w:type="dxa"/>
            <w:vMerge w:val="restart"/>
            <w:vAlign w:val="center"/>
          </w:tcPr>
          <w:p>
            <w:pPr>
              <w:widowControl/>
              <w:spacing w:line="360" w:lineRule="auto"/>
              <w:rPr>
                <w:rFonts w:ascii="Times New Roman" w:hAnsi="Times New Roman" w:eastAsia="宋体" w:cs="Times New Roman"/>
                <w:kern w:val="0"/>
                <w:szCs w:val="21"/>
              </w:rPr>
            </w:pPr>
            <w:r>
              <w:rPr>
                <w:rFonts w:ascii="Times New Roman" w:hAnsi="Times New Roman" w:eastAsia="宋体" w:cs="Times New Roman"/>
                <w:color w:val="000000"/>
                <w:kern w:val="0"/>
                <w:szCs w:val="21"/>
              </w:rPr>
              <w:t>2020年底前完成50处</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79" w:hRule="atLeast"/>
        </w:trPr>
        <w:tc>
          <w:tcPr>
            <w:tcW w:w="4567" w:type="dxa"/>
            <w:vAlign w:val="center"/>
          </w:tcPr>
          <w:p>
            <w:pPr>
              <w:widowControl/>
              <w:spacing w:line="360" w:lineRule="auto"/>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劣V类水质</w:t>
            </w:r>
          </w:p>
        </w:tc>
        <w:tc>
          <w:tcPr>
            <w:tcW w:w="1064" w:type="dxa"/>
            <w:vAlign w:val="center"/>
          </w:tcPr>
          <w:p>
            <w:pPr>
              <w:widowControl/>
              <w:spacing w:line="360" w:lineRule="auto"/>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基本消除</w:t>
            </w:r>
          </w:p>
        </w:tc>
        <w:tc>
          <w:tcPr>
            <w:tcW w:w="4905" w:type="dxa"/>
            <w:gridSpan w:val="2"/>
            <w:vMerge w:val="continue"/>
            <w:vAlign w:val="center"/>
          </w:tcPr>
          <w:p>
            <w:pPr>
              <w:widowControl/>
              <w:spacing w:line="360" w:lineRule="auto"/>
              <w:rPr>
                <w:rFonts w:ascii="Times New Roman" w:hAnsi="Times New Roman" w:eastAsia="宋体" w:cs="Times New Roman"/>
                <w:kern w:val="0"/>
                <w:szCs w:val="21"/>
              </w:rPr>
            </w:pPr>
          </w:p>
        </w:tc>
        <w:tc>
          <w:tcPr>
            <w:tcW w:w="4692" w:type="dxa"/>
            <w:vMerge w:val="continue"/>
            <w:vAlign w:val="center"/>
          </w:tcPr>
          <w:p>
            <w:pPr>
              <w:widowControl/>
              <w:spacing w:line="360" w:lineRule="auto"/>
              <w:rPr>
                <w:rFonts w:ascii="Times New Roman" w:hAnsi="Times New Roman" w:eastAsia="宋体" w:cs="Times New Roman"/>
                <w:kern w:val="0"/>
                <w:szCs w:val="21"/>
              </w:rPr>
            </w:pPr>
          </w:p>
        </w:tc>
        <w:tc>
          <w:tcPr>
            <w:tcW w:w="2773" w:type="dxa"/>
            <w:vMerge w:val="continue"/>
            <w:vAlign w:val="center"/>
          </w:tcPr>
          <w:p>
            <w:pPr>
              <w:widowControl/>
              <w:spacing w:line="360" w:lineRule="auto"/>
              <w:rPr>
                <w:rFonts w:ascii="Times New Roman" w:hAnsi="Times New Roman" w:eastAsia="宋体" w:cs="Times New Roman"/>
                <w:kern w:val="0"/>
                <w:szCs w:val="21"/>
              </w:rPr>
            </w:pPr>
          </w:p>
        </w:tc>
        <w:tc>
          <w:tcPr>
            <w:tcW w:w="2857" w:type="dxa"/>
            <w:vMerge w:val="continue"/>
            <w:vAlign w:val="center"/>
          </w:tcPr>
          <w:p>
            <w:pPr>
              <w:widowControl/>
              <w:spacing w:line="360" w:lineRule="auto"/>
              <w:rPr>
                <w:rFonts w:ascii="Times New Roman" w:hAnsi="Times New Roman" w:eastAsia="宋体" w:cs="Times New Roman"/>
                <w:kern w:val="0"/>
                <w:szCs w:val="21"/>
              </w:rPr>
            </w:pPr>
          </w:p>
        </w:tc>
      </w:tr>
    </w:tbl>
    <w:p>
      <w:pPr>
        <w:adjustRightInd w:val="0"/>
        <w:snapToGrid w:val="0"/>
        <w:spacing w:line="360" w:lineRule="auto"/>
        <w:ind w:firstLine="360" w:firstLineChars="200"/>
        <w:rPr>
          <w:rFonts w:ascii="Times New Roman" w:hAnsi="Times New Roman" w:eastAsia="宋体" w:cs="Times New Roman"/>
          <w:sz w:val="18"/>
          <w:szCs w:val="20"/>
        </w:rPr>
      </w:pPr>
    </w:p>
    <w:p>
      <w:pPr>
        <w:adjustRightInd w:val="0"/>
        <w:snapToGrid w:val="0"/>
        <w:spacing w:line="360" w:lineRule="auto"/>
        <w:ind w:firstLine="360" w:firstLineChars="200"/>
        <w:rPr>
          <w:rFonts w:ascii="Times New Roman" w:hAnsi="Times New Roman" w:eastAsia="宋体" w:cs="Times New Roman"/>
          <w:sz w:val="18"/>
          <w:szCs w:val="20"/>
        </w:rPr>
      </w:pPr>
    </w:p>
    <w:p>
      <w:pPr>
        <w:ind w:firstLine="560" w:firstLineChars="200"/>
        <w:rPr>
          <w:rFonts w:ascii="Times New Roman" w:hAnsi="Times New Roman" w:eastAsia="宋体" w:cs="Times New Roman"/>
          <w:sz w:val="28"/>
          <w:szCs w:val="28"/>
        </w:rPr>
        <w:sectPr>
          <w:type w:val="continuous"/>
          <w:pgSz w:w="23814" w:h="16839" w:orient="landscape"/>
          <w:pgMar w:top="1800" w:right="1440" w:bottom="1800" w:left="1440" w:header="851" w:footer="992" w:gutter="0"/>
          <w:cols w:space="425" w:num="1"/>
          <w:docGrid w:type="lines" w:linePitch="312" w:charSpace="0"/>
        </w:sectPr>
      </w:pPr>
    </w:p>
    <w:p>
      <w:pPr>
        <w:widowControl/>
        <w:jc w:val="left"/>
        <w:rPr>
          <w:rFonts w:ascii="Times New Roman" w:hAnsi="Times New Roman" w:eastAsia="宋体" w:cs="Times New Roman"/>
          <w:b/>
          <w:bCs/>
          <w:sz w:val="28"/>
          <w:szCs w:val="28"/>
        </w:rPr>
      </w:pPr>
      <w:r>
        <w:rPr>
          <w:rFonts w:ascii="Times New Roman" w:hAnsi="Times New Roman" w:eastAsia="宋体" w:cs="Times New Roman"/>
          <w:b/>
          <w:bCs/>
          <w:sz w:val="28"/>
          <w:szCs w:val="28"/>
        </w:rPr>
        <w:br w:type="page"/>
      </w:r>
    </w:p>
    <w:p>
      <w:pPr>
        <w:numPr>
          <w:ilvl w:val="0"/>
          <w:numId w:val="6"/>
        </w:numPr>
        <w:ind w:firstLine="562" w:firstLineChars="200"/>
        <w:rPr>
          <w:rFonts w:ascii="Times New Roman" w:hAnsi="Times New Roman" w:eastAsia="宋体" w:cs="Times New Roman"/>
          <w:b/>
          <w:bCs/>
          <w:sz w:val="28"/>
          <w:szCs w:val="28"/>
        </w:rPr>
      </w:pPr>
      <w:r>
        <w:rPr>
          <w:rFonts w:ascii="Times New Roman" w:hAnsi="Times New Roman" w:eastAsia="宋体" w:cs="Times New Roman"/>
          <w:b/>
          <w:bCs/>
          <w:sz w:val="28"/>
          <w:szCs w:val="28"/>
        </w:rPr>
        <w:t>绩效考核指标分解</w:t>
      </w:r>
    </w:p>
    <w:p>
      <w:pPr>
        <w:ind w:firstLine="562" w:firstLineChars="200"/>
        <w:rPr>
          <w:rFonts w:ascii="Times New Roman" w:hAnsi="Times New Roman" w:eastAsia="宋体" w:cs="Times New Roman"/>
          <w:b/>
          <w:bCs/>
          <w:sz w:val="28"/>
          <w:szCs w:val="28"/>
        </w:rPr>
      </w:pPr>
      <w:r>
        <w:rPr>
          <w:rFonts w:ascii="Times New Roman" w:hAnsi="Times New Roman" w:eastAsia="宋体" w:cs="Times New Roman"/>
          <w:b/>
          <w:bCs/>
          <w:sz w:val="28"/>
          <w:szCs w:val="28"/>
        </w:rPr>
        <w:t>2.1 三明市绩效考核指标年度任务分解</w:t>
      </w:r>
    </w:p>
    <w:p>
      <w:pPr>
        <w:widowControl/>
        <w:spacing w:line="480" w:lineRule="auto"/>
        <w:ind w:firstLine="241" w:firstLineChars="100"/>
        <w:jc w:val="center"/>
        <w:rPr>
          <w:rFonts w:ascii="Times New Roman" w:hAnsi="Times New Roman" w:eastAsia="宋体" w:cs="Times New Roman"/>
          <w:b/>
          <w:kern w:val="0"/>
          <w:sz w:val="24"/>
          <w:szCs w:val="24"/>
          <w:lang w:bidi="ar"/>
        </w:rPr>
      </w:pPr>
      <w:r>
        <w:rPr>
          <w:rFonts w:ascii="Times New Roman" w:hAnsi="Times New Roman" w:eastAsia="宋体" w:cs="Times New Roman"/>
          <w:b/>
          <w:kern w:val="0"/>
          <w:sz w:val="24"/>
          <w:szCs w:val="24"/>
          <w:lang w:bidi="ar"/>
        </w:rPr>
        <w:t>表4-2三明市2018-2020年年度的绩效指标分解表</w:t>
      </w:r>
    </w:p>
    <w:tbl>
      <w:tblPr>
        <w:tblStyle w:val="41"/>
        <w:tblW w:w="20247" w:type="dxa"/>
        <w:jc w:val="center"/>
        <w:tblInd w:w="0" w:type="dxa"/>
        <w:tblLayout w:type="fixed"/>
        <w:tblCellMar>
          <w:top w:w="0" w:type="dxa"/>
          <w:left w:w="108" w:type="dxa"/>
          <w:bottom w:w="0" w:type="dxa"/>
          <w:right w:w="108" w:type="dxa"/>
        </w:tblCellMar>
      </w:tblPr>
      <w:tblGrid>
        <w:gridCol w:w="1097"/>
        <w:gridCol w:w="4480"/>
        <w:gridCol w:w="2934"/>
        <w:gridCol w:w="2934"/>
        <w:gridCol w:w="2934"/>
        <w:gridCol w:w="2934"/>
        <w:gridCol w:w="2934"/>
      </w:tblGrid>
      <w:tr>
        <w:tblPrEx>
          <w:tblLayout w:type="fixed"/>
          <w:tblCellMar>
            <w:top w:w="0" w:type="dxa"/>
            <w:left w:w="108" w:type="dxa"/>
            <w:bottom w:w="0" w:type="dxa"/>
            <w:right w:w="108" w:type="dxa"/>
          </w:tblCellMar>
        </w:tblPrEx>
        <w:trPr>
          <w:trHeight w:val="255" w:hRule="atLeast"/>
          <w:tblHeader/>
          <w:jc w:val="center"/>
        </w:trPr>
        <w:tc>
          <w:tcPr>
            <w:tcW w:w="1097"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b/>
                <w:bCs/>
                <w:kern w:val="0"/>
                <w:szCs w:val="21"/>
              </w:rPr>
            </w:pPr>
            <w:r>
              <w:rPr>
                <w:rFonts w:ascii="Times New Roman" w:hAnsi="Times New Roman" w:cs="Times New Roman"/>
                <w:b/>
                <w:bCs/>
                <w:kern w:val="0"/>
                <w:szCs w:val="21"/>
              </w:rPr>
              <w:t>类型</w:t>
            </w:r>
          </w:p>
        </w:tc>
        <w:tc>
          <w:tcPr>
            <w:tcW w:w="4480"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b/>
                <w:bCs/>
                <w:kern w:val="0"/>
                <w:szCs w:val="21"/>
              </w:rPr>
            </w:pPr>
            <w:r>
              <w:rPr>
                <w:rFonts w:ascii="Times New Roman" w:hAnsi="Times New Roman" w:cs="Times New Roman"/>
                <w:b/>
                <w:bCs/>
                <w:kern w:val="0"/>
                <w:szCs w:val="21"/>
              </w:rPr>
              <w:t>具体分类</w:t>
            </w:r>
          </w:p>
        </w:tc>
        <w:tc>
          <w:tcPr>
            <w:tcW w:w="2934"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b/>
                <w:bCs/>
                <w:kern w:val="0"/>
                <w:szCs w:val="21"/>
              </w:rPr>
            </w:pPr>
            <w:r>
              <w:rPr>
                <w:rFonts w:ascii="Times New Roman" w:hAnsi="Times New Roman" w:cs="Times New Roman"/>
                <w:b/>
                <w:bCs/>
                <w:kern w:val="0"/>
                <w:szCs w:val="21"/>
              </w:rPr>
              <w:t>现状值</w:t>
            </w:r>
          </w:p>
        </w:tc>
        <w:tc>
          <w:tcPr>
            <w:tcW w:w="2934"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b/>
                <w:bCs/>
                <w:kern w:val="0"/>
                <w:szCs w:val="21"/>
              </w:rPr>
            </w:pPr>
            <w:r>
              <w:rPr>
                <w:rFonts w:ascii="Times New Roman" w:hAnsi="Times New Roman" w:cs="Times New Roman"/>
                <w:b/>
                <w:bCs/>
                <w:kern w:val="0"/>
                <w:szCs w:val="21"/>
              </w:rPr>
              <w:t>2018年</w:t>
            </w:r>
          </w:p>
          <w:p>
            <w:pPr>
              <w:adjustRightInd w:val="0"/>
              <w:snapToGrid w:val="0"/>
              <w:jc w:val="center"/>
              <w:rPr>
                <w:rFonts w:ascii="Times New Roman" w:hAnsi="Times New Roman" w:cs="Times New Roman"/>
                <w:b/>
                <w:bCs/>
                <w:kern w:val="0"/>
                <w:szCs w:val="21"/>
              </w:rPr>
            </w:pPr>
            <w:r>
              <w:rPr>
                <w:rFonts w:ascii="Times New Roman" w:hAnsi="Times New Roman" w:cs="Times New Roman"/>
                <w:b/>
                <w:bCs/>
                <w:kern w:val="0"/>
                <w:szCs w:val="21"/>
              </w:rPr>
              <w:t>目标值</w:t>
            </w:r>
          </w:p>
        </w:tc>
        <w:tc>
          <w:tcPr>
            <w:tcW w:w="2934"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b/>
                <w:bCs/>
                <w:kern w:val="0"/>
                <w:szCs w:val="21"/>
              </w:rPr>
            </w:pPr>
            <w:r>
              <w:rPr>
                <w:rFonts w:ascii="Times New Roman" w:hAnsi="Times New Roman" w:cs="Times New Roman"/>
                <w:b/>
                <w:bCs/>
                <w:kern w:val="0"/>
                <w:szCs w:val="21"/>
              </w:rPr>
              <w:t>2019年</w:t>
            </w:r>
          </w:p>
          <w:p>
            <w:pPr>
              <w:adjustRightInd w:val="0"/>
              <w:snapToGrid w:val="0"/>
              <w:jc w:val="center"/>
              <w:rPr>
                <w:rFonts w:ascii="Times New Roman" w:hAnsi="Times New Roman" w:cs="Times New Roman"/>
                <w:b/>
                <w:bCs/>
                <w:kern w:val="0"/>
                <w:szCs w:val="21"/>
              </w:rPr>
            </w:pPr>
            <w:r>
              <w:rPr>
                <w:rFonts w:ascii="Times New Roman" w:hAnsi="Times New Roman" w:cs="Times New Roman"/>
                <w:b/>
                <w:bCs/>
                <w:kern w:val="0"/>
                <w:szCs w:val="21"/>
              </w:rPr>
              <w:t>目标值</w:t>
            </w:r>
          </w:p>
        </w:tc>
        <w:tc>
          <w:tcPr>
            <w:tcW w:w="2934"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b/>
                <w:bCs/>
                <w:kern w:val="0"/>
                <w:szCs w:val="21"/>
              </w:rPr>
            </w:pPr>
            <w:r>
              <w:rPr>
                <w:rFonts w:ascii="Times New Roman" w:hAnsi="Times New Roman" w:cs="Times New Roman"/>
                <w:b/>
                <w:bCs/>
                <w:kern w:val="0"/>
                <w:szCs w:val="21"/>
              </w:rPr>
              <w:t>2020年</w:t>
            </w:r>
          </w:p>
          <w:p>
            <w:pPr>
              <w:adjustRightInd w:val="0"/>
              <w:snapToGrid w:val="0"/>
              <w:jc w:val="center"/>
              <w:rPr>
                <w:rFonts w:ascii="Times New Roman" w:hAnsi="Times New Roman" w:cs="Times New Roman"/>
                <w:b/>
                <w:bCs/>
                <w:kern w:val="0"/>
                <w:szCs w:val="21"/>
              </w:rPr>
            </w:pPr>
            <w:r>
              <w:rPr>
                <w:rFonts w:ascii="Times New Roman" w:hAnsi="Times New Roman" w:cs="Times New Roman"/>
                <w:b/>
                <w:bCs/>
                <w:kern w:val="0"/>
                <w:szCs w:val="21"/>
              </w:rPr>
              <w:t>目标值</w:t>
            </w:r>
          </w:p>
        </w:tc>
        <w:tc>
          <w:tcPr>
            <w:tcW w:w="2934"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b/>
                <w:bCs/>
                <w:kern w:val="0"/>
                <w:szCs w:val="21"/>
              </w:rPr>
            </w:pPr>
            <w:r>
              <w:rPr>
                <w:rFonts w:ascii="Times New Roman" w:hAnsi="Times New Roman" w:cs="Times New Roman"/>
                <w:b/>
                <w:bCs/>
                <w:kern w:val="0"/>
                <w:szCs w:val="21"/>
              </w:rPr>
              <w:t>总目标值</w:t>
            </w:r>
          </w:p>
        </w:tc>
      </w:tr>
      <w:tr>
        <w:tblPrEx>
          <w:tblLayout w:type="fixed"/>
          <w:tblCellMar>
            <w:top w:w="0" w:type="dxa"/>
            <w:left w:w="108" w:type="dxa"/>
            <w:bottom w:w="0" w:type="dxa"/>
            <w:right w:w="108" w:type="dxa"/>
          </w:tblCellMar>
        </w:tblPrEx>
        <w:trPr>
          <w:trHeight w:val="765" w:hRule="atLeast"/>
          <w:jc w:val="center"/>
        </w:trPr>
        <w:tc>
          <w:tcPr>
            <w:tcW w:w="1097" w:type="dxa"/>
            <w:vMerge w:val="restart"/>
            <w:tcBorders>
              <w:top w:val="nil"/>
              <w:left w:val="single" w:color="auto" w:sz="4" w:space="0"/>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水环境综合整治</w:t>
            </w:r>
          </w:p>
        </w:tc>
        <w:tc>
          <w:tcPr>
            <w:tcW w:w="4480"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台湾海峡闽江口水质优良点位比例（第Ⅰ、Ⅱ类海水水质海域面积比例）</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w:t>
            </w:r>
          </w:p>
        </w:tc>
      </w:tr>
      <w:tr>
        <w:tblPrEx>
          <w:tblLayout w:type="fixed"/>
          <w:tblCellMar>
            <w:top w:w="0" w:type="dxa"/>
            <w:left w:w="108" w:type="dxa"/>
            <w:bottom w:w="0" w:type="dxa"/>
            <w:right w:w="108" w:type="dxa"/>
          </w:tblCellMar>
        </w:tblPrEx>
        <w:trPr>
          <w:trHeight w:val="510" w:hRule="atLeast"/>
          <w:jc w:val="center"/>
        </w:trPr>
        <w:tc>
          <w:tcPr>
            <w:tcW w:w="1097" w:type="dxa"/>
            <w:vMerge w:val="continue"/>
            <w:tcBorders>
              <w:top w:val="nil"/>
              <w:left w:val="single" w:color="auto" w:sz="4" w:space="0"/>
              <w:bottom w:val="single" w:color="auto" w:sz="4" w:space="0"/>
              <w:right w:val="single" w:color="auto" w:sz="4" w:space="0"/>
            </w:tcBorders>
            <w:shd w:val="clear" w:color="auto" w:fill="auto"/>
            <w:vAlign w:val="center"/>
          </w:tcPr>
          <w:p>
            <w:pPr>
              <w:adjustRightInd w:val="0"/>
              <w:snapToGrid w:val="0"/>
              <w:jc w:val="left"/>
              <w:rPr>
                <w:rFonts w:ascii="Times New Roman" w:hAnsi="Times New Roman" w:cs="Times New Roman"/>
                <w:kern w:val="0"/>
                <w:szCs w:val="21"/>
              </w:rPr>
            </w:pPr>
          </w:p>
        </w:tc>
        <w:tc>
          <w:tcPr>
            <w:tcW w:w="4480"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台湾海峡闽江口劣四类海水比例 ( % )</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w:t>
            </w:r>
          </w:p>
        </w:tc>
      </w:tr>
      <w:tr>
        <w:tblPrEx>
          <w:tblLayout w:type="fixed"/>
          <w:tblCellMar>
            <w:top w:w="0" w:type="dxa"/>
            <w:left w:w="108" w:type="dxa"/>
            <w:bottom w:w="0" w:type="dxa"/>
            <w:right w:w="108" w:type="dxa"/>
          </w:tblCellMar>
        </w:tblPrEx>
        <w:trPr>
          <w:trHeight w:val="480" w:hRule="atLeast"/>
          <w:jc w:val="center"/>
        </w:trPr>
        <w:tc>
          <w:tcPr>
            <w:tcW w:w="1097" w:type="dxa"/>
            <w:vMerge w:val="continue"/>
            <w:tcBorders>
              <w:top w:val="nil"/>
              <w:left w:val="single" w:color="auto" w:sz="4" w:space="0"/>
              <w:bottom w:val="single" w:color="auto" w:sz="4" w:space="0"/>
              <w:right w:val="single" w:color="auto" w:sz="4" w:space="0"/>
            </w:tcBorders>
            <w:shd w:val="clear" w:color="auto" w:fill="auto"/>
            <w:vAlign w:val="center"/>
          </w:tcPr>
          <w:p>
            <w:pPr>
              <w:adjustRightInd w:val="0"/>
              <w:snapToGrid w:val="0"/>
              <w:jc w:val="left"/>
              <w:rPr>
                <w:rFonts w:ascii="Times New Roman" w:hAnsi="Times New Roman" w:cs="Times New Roman"/>
                <w:kern w:val="0"/>
                <w:szCs w:val="21"/>
              </w:rPr>
            </w:pPr>
          </w:p>
        </w:tc>
        <w:tc>
          <w:tcPr>
            <w:tcW w:w="4480"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闽江干流和二级以上支流水质优良比例（ % )</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t>100</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t>100</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t>100</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t>100</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t>100</w:t>
            </w:r>
          </w:p>
        </w:tc>
      </w:tr>
      <w:tr>
        <w:tblPrEx>
          <w:tblLayout w:type="fixed"/>
          <w:tblCellMar>
            <w:top w:w="0" w:type="dxa"/>
            <w:left w:w="108" w:type="dxa"/>
            <w:bottom w:w="0" w:type="dxa"/>
            <w:right w:w="108" w:type="dxa"/>
          </w:tblCellMar>
        </w:tblPrEx>
        <w:trPr>
          <w:trHeight w:val="660" w:hRule="atLeast"/>
          <w:jc w:val="center"/>
        </w:trPr>
        <w:tc>
          <w:tcPr>
            <w:tcW w:w="1097" w:type="dxa"/>
            <w:vMerge w:val="continue"/>
            <w:tcBorders>
              <w:top w:val="nil"/>
              <w:left w:val="single" w:color="auto" w:sz="4" w:space="0"/>
              <w:bottom w:val="single" w:color="auto" w:sz="4" w:space="0"/>
              <w:right w:val="single" w:color="auto" w:sz="4" w:space="0"/>
            </w:tcBorders>
            <w:shd w:val="clear" w:color="auto" w:fill="auto"/>
            <w:vAlign w:val="center"/>
          </w:tcPr>
          <w:p>
            <w:pPr>
              <w:adjustRightInd w:val="0"/>
              <w:snapToGrid w:val="0"/>
              <w:jc w:val="left"/>
              <w:rPr>
                <w:rFonts w:ascii="Times New Roman" w:hAnsi="Times New Roman" w:cs="Times New Roman"/>
                <w:kern w:val="0"/>
                <w:szCs w:val="21"/>
              </w:rPr>
            </w:pPr>
          </w:p>
        </w:tc>
        <w:tc>
          <w:tcPr>
            <w:tcW w:w="4480"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国家和省级监测断面地表水功能区Ⅲ类以上水质比例（ % )</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t>100</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t>100</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t>100</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t>100</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t>100</w:t>
            </w:r>
          </w:p>
        </w:tc>
      </w:tr>
      <w:tr>
        <w:tblPrEx>
          <w:tblLayout w:type="fixed"/>
          <w:tblCellMar>
            <w:top w:w="0" w:type="dxa"/>
            <w:left w:w="108" w:type="dxa"/>
            <w:bottom w:w="0" w:type="dxa"/>
            <w:right w:w="108" w:type="dxa"/>
          </w:tblCellMar>
        </w:tblPrEx>
        <w:trPr>
          <w:trHeight w:val="510" w:hRule="atLeast"/>
          <w:jc w:val="center"/>
        </w:trPr>
        <w:tc>
          <w:tcPr>
            <w:tcW w:w="1097" w:type="dxa"/>
            <w:vMerge w:val="continue"/>
            <w:tcBorders>
              <w:top w:val="nil"/>
              <w:left w:val="single" w:color="auto" w:sz="4" w:space="0"/>
              <w:bottom w:val="single" w:color="auto" w:sz="4" w:space="0"/>
              <w:right w:val="single" w:color="auto" w:sz="4" w:space="0"/>
            </w:tcBorders>
            <w:shd w:val="clear" w:color="auto" w:fill="auto"/>
            <w:vAlign w:val="center"/>
          </w:tcPr>
          <w:p>
            <w:pPr>
              <w:adjustRightInd w:val="0"/>
              <w:snapToGrid w:val="0"/>
              <w:jc w:val="left"/>
              <w:rPr>
                <w:rFonts w:ascii="Times New Roman" w:hAnsi="Times New Roman" w:cs="Times New Roman"/>
                <w:kern w:val="0"/>
                <w:szCs w:val="21"/>
              </w:rPr>
            </w:pPr>
          </w:p>
        </w:tc>
        <w:tc>
          <w:tcPr>
            <w:tcW w:w="4480"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市级集中式饮用水源水质Ⅱ类水质的比例（ % )</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t>50</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t>50</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t>50</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t>98</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t>98</w:t>
            </w:r>
          </w:p>
        </w:tc>
      </w:tr>
      <w:tr>
        <w:tblPrEx>
          <w:tblLayout w:type="fixed"/>
          <w:tblCellMar>
            <w:top w:w="0" w:type="dxa"/>
            <w:left w:w="108" w:type="dxa"/>
            <w:bottom w:w="0" w:type="dxa"/>
            <w:right w:w="108" w:type="dxa"/>
          </w:tblCellMar>
        </w:tblPrEx>
        <w:trPr>
          <w:trHeight w:val="510" w:hRule="atLeast"/>
          <w:jc w:val="center"/>
        </w:trPr>
        <w:tc>
          <w:tcPr>
            <w:tcW w:w="1097" w:type="dxa"/>
            <w:vMerge w:val="continue"/>
            <w:tcBorders>
              <w:top w:val="nil"/>
              <w:left w:val="single" w:color="auto" w:sz="4" w:space="0"/>
              <w:bottom w:val="single" w:color="auto" w:sz="4" w:space="0"/>
              <w:right w:val="single" w:color="auto" w:sz="4" w:space="0"/>
            </w:tcBorders>
            <w:shd w:val="clear" w:color="auto" w:fill="auto"/>
            <w:vAlign w:val="center"/>
          </w:tcPr>
          <w:p>
            <w:pPr>
              <w:adjustRightInd w:val="0"/>
              <w:snapToGrid w:val="0"/>
              <w:jc w:val="left"/>
              <w:rPr>
                <w:rFonts w:ascii="Times New Roman" w:hAnsi="Times New Roman" w:cs="Times New Roman"/>
                <w:kern w:val="0"/>
                <w:szCs w:val="21"/>
              </w:rPr>
            </w:pPr>
          </w:p>
        </w:tc>
        <w:tc>
          <w:tcPr>
            <w:tcW w:w="4480"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县级集中式饮用水源水质Ⅱ类水质的比例（ % )</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t>86.67</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t>86.67</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t>86.67</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t>96</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t>96</w:t>
            </w:r>
          </w:p>
        </w:tc>
      </w:tr>
      <w:tr>
        <w:tblPrEx>
          <w:tblLayout w:type="fixed"/>
          <w:tblCellMar>
            <w:top w:w="0" w:type="dxa"/>
            <w:left w:w="108" w:type="dxa"/>
            <w:bottom w:w="0" w:type="dxa"/>
            <w:right w:w="108" w:type="dxa"/>
          </w:tblCellMar>
        </w:tblPrEx>
        <w:trPr>
          <w:trHeight w:val="510" w:hRule="atLeast"/>
          <w:jc w:val="center"/>
        </w:trPr>
        <w:tc>
          <w:tcPr>
            <w:tcW w:w="1097" w:type="dxa"/>
            <w:vMerge w:val="continue"/>
            <w:tcBorders>
              <w:top w:val="nil"/>
              <w:left w:val="single" w:color="auto" w:sz="4" w:space="0"/>
              <w:bottom w:val="single" w:color="auto" w:sz="4" w:space="0"/>
              <w:right w:val="single" w:color="auto" w:sz="4" w:space="0"/>
            </w:tcBorders>
            <w:shd w:val="clear" w:color="auto" w:fill="auto"/>
            <w:vAlign w:val="center"/>
          </w:tcPr>
          <w:p>
            <w:pPr>
              <w:adjustRightInd w:val="0"/>
              <w:snapToGrid w:val="0"/>
              <w:jc w:val="left"/>
              <w:rPr>
                <w:rFonts w:ascii="Times New Roman" w:hAnsi="Times New Roman" w:eastAsia="宋体" w:cs="Times New Roman"/>
                <w:kern w:val="0"/>
                <w:szCs w:val="21"/>
              </w:rPr>
            </w:pPr>
            <w:r>
              <w:rPr>
                <w:rFonts w:ascii="Times New Roman" w:hAnsi="Times New Roman" w:cs="Times New Roman"/>
                <w:kern w:val="0"/>
                <w:szCs w:val="21"/>
              </w:rPr>
              <w:t xml:space="preserve">  </w:t>
            </w:r>
          </w:p>
        </w:tc>
        <w:tc>
          <w:tcPr>
            <w:tcW w:w="4480"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乡镇集中式饮用水源水质Ⅱ类水质的比例（ % )</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t>93.93</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t>93.93</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t>93.93</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t>93.93</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t>93.93</w:t>
            </w:r>
          </w:p>
        </w:tc>
      </w:tr>
      <w:tr>
        <w:tblPrEx>
          <w:tblLayout w:type="fixed"/>
          <w:tblCellMar>
            <w:top w:w="0" w:type="dxa"/>
            <w:left w:w="108" w:type="dxa"/>
            <w:bottom w:w="0" w:type="dxa"/>
            <w:right w:w="108" w:type="dxa"/>
          </w:tblCellMar>
        </w:tblPrEx>
        <w:trPr>
          <w:trHeight w:val="510" w:hRule="atLeast"/>
          <w:jc w:val="center"/>
        </w:trPr>
        <w:tc>
          <w:tcPr>
            <w:tcW w:w="1097" w:type="dxa"/>
            <w:vMerge w:val="continue"/>
            <w:tcBorders>
              <w:top w:val="nil"/>
              <w:left w:val="single" w:color="auto" w:sz="4" w:space="0"/>
              <w:bottom w:val="single" w:color="auto" w:sz="4" w:space="0"/>
              <w:right w:val="single" w:color="auto" w:sz="4" w:space="0"/>
            </w:tcBorders>
            <w:shd w:val="clear" w:color="auto" w:fill="auto"/>
            <w:vAlign w:val="center"/>
          </w:tcPr>
          <w:p>
            <w:pPr>
              <w:adjustRightInd w:val="0"/>
              <w:snapToGrid w:val="0"/>
              <w:jc w:val="left"/>
              <w:rPr>
                <w:rFonts w:ascii="Times New Roman" w:hAnsi="Times New Roman" w:cs="Times New Roman"/>
                <w:kern w:val="0"/>
                <w:szCs w:val="21"/>
              </w:rPr>
            </w:pPr>
          </w:p>
        </w:tc>
        <w:tc>
          <w:tcPr>
            <w:tcW w:w="4480"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小流域优于且Ⅲ类水质比例（ % )</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eastAsia="宋体"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t>96.19</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eastAsia="宋体"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t>96.19</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eastAsia="宋体"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t>96.19</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eastAsia="宋体"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t>96.19</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eastAsia="宋体" w:cs="Times New Roman"/>
                <w:color w:val="000000" w:themeColor="text1"/>
                <w:kern w:val="0"/>
                <w:szCs w:val="21"/>
                <w14:textFill>
                  <w14:solidFill>
                    <w14:schemeClr w14:val="tx1"/>
                  </w14:solidFill>
                </w14:textFill>
              </w:rPr>
            </w:pPr>
            <w:r>
              <w:rPr>
                <w:rFonts w:ascii="Times New Roman" w:hAnsi="Times New Roman" w:cs="Times New Roman"/>
                <w:color w:val="000000" w:themeColor="text1"/>
                <w:kern w:val="0"/>
                <w:szCs w:val="21"/>
                <w14:textFill>
                  <w14:solidFill>
                    <w14:schemeClr w14:val="tx1"/>
                  </w14:solidFill>
                </w14:textFill>
              </w:rPr>
              <w:t>96.19</w:t>
            </w:r>
          </w:p>
        </w:tc>
      </w:tr>
      <w:tr>
        <w:tblPrEx>
          <w:tblLayout w:type="fixed"/>
          <w:tblCellMar>
            <w:top w:w="0" w:type="dxa"/>
            <w:left w:w="108" w:type="dxa"/>
            <w:bottom w:w="0" w:type="dxa"/>
            <w:right w:w="108" w:type="dxa"/>
          </w:tblCellMar>
        </w:tblPrEx>
        <w:trPr>
          <w:trHeight w:val="598" w:hRule="atLeast"/>
          <w:jc w:val="center"/>
        </w:trPr>
        <w:tc>
          <w:tcPr>
            <w:tcW w:w="1097" w:type="dxa"/>
            <w:vMerge w:val="continue"/>
            <w:tcBorders>
              <w:top w:val="nil"/>
              <w:left w:val="single" w:color="auto" w:sz="4" w:space="0"/>
              <w:bottom w:val="single" w:color="auto" w:sz="4" w:space="0"/>
              <w:right w:val="single" w:color="auto" w:sz="4" w:space="0"/>
            </w:tcBorders>
            <w:shd w:val="clear" w:color="auto" w:fill="auto"/>
            <w:vAlign w:val="center"/>
          </w:tcPr>
          <w:p>
            <w:pPr>
              <w:adjustRightInd w:val="0"/>
              <w:snapToGrid w:val="0"/>
              <w:jc w:val="left"/>
              <w:rPr>
                <w:rFonts w:ascii="Times New Roman" w:hAnsi="Times New Roman" w:cs="Times New Roman"/>
                <w:kern w:val="0"/>
                <w:szCs w:val="21"/>
              </w:rPr>
            </w:pPr>
          </w:p>
        </w:tc>
        <w:tc>
          <w:tcPr>
            <w:tcW w:w="4480"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劣五类水质</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基本消除</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基本消除</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基本消除</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基本消除</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基本消除</w:t>
            </w:r>
          </w:p>
        </w:tc>
      </w:tr>
      <w:tr>
        <w:tblPrEx>
          <w:tblLayout w:type="fixed"/>
          <w:tblCellMar>
            <w:top w:w="0" w:type="dxa"/>
            <w:left w:w="108" w:type="dxa"/>
            <w:bottom w:w="0" w:type="dxa"/>
            <w:right w:w="108" w:type="dxa"/>
          </w:tblCellMar>
        </w:tblPrEx>
        <w:trPr>
          <w:trHeight w:val="550" w:hRule="atLeast"/>
          <w:jc w:val="center"/>
        </w:trPr>
        <w:tc>
          <w:tcPr>
            <w:tcW w:w="1097" w:type="dxa"/>
            <w:vMerge w:val="restart"/>
            <w:tcBorders>
              <w:top w:val="nil"/>
              <w:left w:val="single" w:color="auto" w:sz="4" w:space="0"/>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环境质量改善</w:t>
            </w:r>
          </w:p>
        </w:tc>
        <w:tc>
          <w:tcPr>
            <w:tcW w:w="4480"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城镇污水处理率（ % )</w:t>
            </w:r>
          </w:p>
        </w:tc>
        <w:tc>
          <w:tcPr>
            <w:tcW w:w="2934" w:type="dxa"/>
            <w:tcBorders>
              <w:top w:val="nil"/>
              <w:left w:val="nil"/>
              <w:bottom w:val="single" w:color="auto" w:sz="4" w:space="0"/>
              <w:right w:val="single" w:color="auto" w:sz="4" w:space="0"/>
            </w:tcBorders>
            <w:shd w:val="clear" w:color="auto" w:fill="auto"/>
            <w:vAlign w:val="center"/>
          </w:tcPr>
          <w:p>
            <w:pPr>
              <w:spacing w:line="240" w:lineRule="exact"/>
              <w:jc w:val="center"/>
              <w:rPr>
                <w:rFonts w:ascii="Times New Roman" w:hAnsi="Times New Roman" w:cs="Times New Roman"/>
                <w:color w:val="000000" w:themeColor="text1"/>
                <w:kern w:val="0"/>
                <w:szCs w:val="21"/>
                <w14:textFill>
                  <w14:solidFill>
                    <w14:schemeClr w14:val="tx1"/>
                  </w14:solidFill>
                </w14:textFill>
              </w:rPr>
            </w:pPr>
            <w:r>
              <w:rPr>
                <w:rFonts w:hint="eastAsia"/>
                <w:kern w:val="0"/>
                <w:szCs w:val="24"/>
              </w:rPr>
              <w:t>89.7</w:t>
            </w:r>
          </w:p>
        </w:tc>
        <w:tc>
          <w:tcPr>
            <w:tcW w:w="2934" w:type="dxa"/>
            <w:tcBorders>
              <w:top w:val="nil"/>
              <w:left w:val="nil"/>
              <w:bottom w:val="single" w:color="auto" w:sz="4" w:space="0"/>
              <w:right w:val="single" w:color="auto" w:sz="4" w:space="0"/>
            </w:tcBorders>
            <w:shd w:val="clear" w:color="auto" w:fill="auto"/>
            <w:vAlign w:val="center"/>
          </w:tcPr>
          <w:p>
            <w:pPr>
              <w:spacing w:line="240" w:lineRule="exact"/>
              <w:jc w:val="center"/>
              <w:rPr>
                <w:rFonts w:ascii="Times New Roman" w:hAnsi="Times New Roman" w:cs="Times New Roman"/>
                <w:color w:val="000000" w:themeColor="text1"/>
                <w:kern w:val="0"/>
                <w:szCs w:val="21"/>
                <w14:textFill>
                  <w14:solidFill>
                    <w14:schemeClr w14:val="tx1"/>
                  </w14:solidFill>
                </w14:textFill>
              </w:rPr>
            </w:pPr>
            <w:r>
              <w:rPr>
                <w:rFonts w:hint="eastAsia"/>
                <w:kern w:val="0"/>
                <w:szCs w:val="24"/>
              </w:rPr>
              <w:t>89.7</w:t>
            </w:r>
            <w:r>
              <w:rPr>
                <w:kern w:val="0"/>
                <w:szCs w:val="24"/>
              </w:rPr>
              <w:t>，其中</w:t>
            </w:r>
            <w:r>
              <w:rPr>
                <w:kern w:val="0"/>
                <w:szCs w:val="21"/>
              </w:rPr>
              <w:t>县90%、建制镇58%</w:t>
            </w:r>
          </w:p>
        </w:tc>
        <w:tc>
          <w:tcPr>
            <w:tcW w:w="2934" w:type="dxa"/>
            <w:tcBorders>
              <w:top w:val="nil"/>
              <w:left w:val="nil"/>
              <w:bottom w:val="single" w:color="auto" w:sz="4" w:space="0"/>
              <w:right w:val="single" w:color="auto" w:sz="4" w:space="0"/>
            </w:tcBorders>
            <w:shd w:val="clear" w:color="auto" w:fill="auto"/>
            <w:vAlign w:val="center"/>
          </w:tcPr>
          <w:p>
            <w:pPr>
              <w:spacing w:line="240" w:lineRule="exact"/>
              <w:jc w:val="center"/>
              <w:rPr>
                <w:rFonts w:ascii="Times New Roman" w:hAnsi="Times New Roman" w:cs="Times New Roman"/>
                <w:color w:val="000000" w:themeColor="text1"/>
                <w:kern w:val="0"/>
                <w:szCs w:val="21"/>
                <w14:textFill>
                  <w14:solidFill>
                    <w14:schemeClr w14:val="tx1"/>
                  </w14:solidFill>
                </w14:textFill>
              </w:rPr>
            </w:pPr>
            <w:r>
              <w:rPr>
                <w:rFonts w:hint="eastAsia"/>
                <w:kern w:val="0"/>
                <w:szCs w:val="24"/>
              </w:rPr>
              <w:t>89.7</w:t>
            </w:r>
            <w:r>
              <w:rPr>
                <w:kern w:val="0"/>
                <w:szCs w:val="24"/>
              </w:rPr>
              <w:t>，其中</w:t>
            </w:r>
            <w:r>
              <w:rPr>
                <w:kern w:val="0"/>
                <w:szCs w:val="21"/>
              </w:rPr>
              <w:t>县92%、建制镇64%</w:t>
            </w:r>
          </w:p>
        </w:tc>
        <w:tc>
          <w:tcPr>
            <w:tcW w:w="2934" w:type="dxa"/>
            <w:tcBorders>
              <w:top w:val="nil"/>
              <w:left w:val="nil"/>
              <w:bottom w:val="single" w:color="auto" w:sz="4" w:space="0"/>
              <w:right w:val="single" w:color="auto" w:sz="4" w:space="0"/>
            </w:tcBorders>
            <w:shd w:val="clear" w:color="auto" w:fill="auto"/>
            <w:vAlign w:val="center"/>
          </w:tcPr>
          <w:p>
            <w:pPr>
              <w:spacing w:line="240" w:lineRule="exact"/>
              <w:jc w:val="center"/>
              <w:rPr>
                <w:rFonts w:ascii="Times New Roman" w:hAnsi="Times New Roman" w:cs="Times New Roman"/>
                <w:color w:val="000000" w:themeColor="text1"/>
                <w:kern w:val="0"/>
                <w:szCs w:val="21"/>
                <w14:textFill>
                  <w14:solidFill>
                    <w14:schemeClr w14:val="tx1"/>
                  </w14:solidFill>
                </w14:textFill>
              </w:rPr>
            </w:pPr>
            <w:r>
              <w:rPr>
                <w:rFonts w:hint="eastAsia"/>
                <w:kern w:val="0"/>
                <w:szCs w:val="24"/>
              </w:rPr>
              <w:t>89.7</w:t>
            </w:r>
            <w:r>
              <w:rPr>
                <w:kern w:val="0"/>
                <w:szCs w:val="24"/>
              </w:rPr>
              <w:t>，其中</w:t>
            </w:r>
            <w:r>
              <w:rPr>
                <w:kern w:val="0"/>
                <w:szCs w:val="21"/>
              </w:rPr>
              <w:t>县94%</w:t>
            </w:r>
            <w:r>
              <w:rPr>
                <w:rFonts w:hint="eastAsia"/>
                <w:kern w:val="0"/>
                <w:szCs w:val="21"/>
              </w:rPr>
              <w:t>、</w:t>
            </w:r>
            <w:r>
              <w:rPr>
                <w:kern w:val="0"/>
                <w:szCs w:val="21"/>
              </w:rPr>
              <w:t>建制镇70%</w:t>
            </w:r>
          </w:p>
        </w:tc>
        <w:tc>
          <w:tcPr>
            <w:tcW w:w="2934" w:type="dxa"/>
            <w:tcBorders>
              <w:top w:val="nil"/>
              <w:left w:val="nil"/>
              <w:bottom w:val="single" w:color="auto" w:sz="4" w:space="0"/>
              <w:right w:val="single" w:color="auto" w:sz="4" w:space="0"/>
            </w:tcBorders>
            <w:shd w:val="clear" w:color="auto" w:fill="auto"/>
            <w:vAlign w:val="center"/>
          </w:tcPr>
          <w:p>
            <w:pPr>
              <w:spacing w:line="240" w:lineRule="exact"/>
              <w:jc w:val="center"/>
              <w:rPr>
                <w:rFonts w:ascii="Times New Roman" w:hAnsi="Times New Roman" w:cs="Times New Roman"/>
                <w:color w:val="000000" w:themeColor="text1"/>
                <w:kern w:val="0"/>
                <w:szCs w:val="21"/>
                <w14:textFill>
                  <w14:solidFill>
                    <w14:schemeClr w14:val="tx1"/>
                  </w14:solidFill>
                </w14:textFill>
              </w:rPr>
            </w:pPr>
            <w:r>
              <w:rPr>
                <w:rFonts w:hint="eastAsia"/>
                <w:kern w:val="0"/>
                <w:szCs w:val="24"/>
              </w:rPr>
              <w:t>89.7</w:t>
            </w:r>
            <w:r>
              <w:rPr>
                <w:kern w:val="0"/>
                <w:szCs w:val="24"/>
              </w:rPr>
              <w:t>，其中</w:t>
            </w:r>
            <w:r>
              <w:rPr>
                <w:kern w:val="0"/>
                <w:szCs w:val="21"/>
              </w:rPr>
              <w:t>县94%、建制镇70%</w:t>
            </w:r>
          </w:p>
        </w:tc>
      </w:tr>
      <w:tr>
        <w:tblPrEx>
          <w:tblLayout w:type="fixed"/>
          <w:tblCellMar>
            <w:top w:w="0" w:type="dxa"/>
            <w:left w:w="108" w:type="dxa"/>
            <w:bottom w:w="0" w:type="dxa"/>
            <w:right w:w="108" w:type="dxa"/>
          </w:tblCellMar>
        </w:tblPrEx>
        <w:trPr>
          <w:trHeight w:val="1020" w:hRule="atLeast"/>
          <w:jc w:val="center"/>
        </w:trPr>
        <w:tc>
          <w:tcPr>
            <w:tcW w:w="1097" w:type="dxa"/>
            <w:vMerge w:val="continue"/>
            <w:tcBorders>
              <w:top w:val="nil"/>
              <w:left w:val="single" w:color="auto" w:sz="4" w:space="0"/>
              <w:bottom w:val="single" w:color="auto" w:sz="4" w:space="0"/>
              <w:right w:val="single" w:color="auto" w:sz="4" w:space="0"/>
            </w:tcBorders>
            <w:shd w:val="clear" w:color="auto" w:fill="auto"/>
            <w:vAlign w:val="center"/>
          </w:tcPr>
          <w:p>
            <w:pPr>
              <w:adjustRightInd w:val="0"/>
              <w:snapToGrid w:val="0"/>
              <w:jc w:val="left"/>
              <w:rPr>
                <w:rFonts w:ascii="Times New Roman" w:hAnsi="Times New Roman" w:cs="Times New Roman"/>
                <w:kern w:val="0"/>
                <w:szCs w:val="21"/>
              </w:rPr>
            </w:pPr>
          </w:p>
        </w:tc>
        <w:tc>
          <w:tcPr>
            <w:tcW w:w="4480"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村镇垃圾收集处置率（ % )</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建制镇90、建制乡90、行政村基本实现全覆盖</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建制镇90、建制乡90、行政村基本实现全覆盖</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建制镇90、建制乡90、行政村基本实现全覆盖</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建制镇90、建制乡90、行政村基本实现全覆盖</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乡镇90、行政村基本实现全覆盖</w:t>
            </w:r>
          </w:p>
        </w:tc>
      </w:tr>
      <w:tr>
        <w:tblPrEx>
          <w:tblLayout w:type="fixed"/>
          <w:tblCellMar>
            <w:top w:w="0" w:type="dxa"/>
            <w:left w:w="108" w:type="dxa"/>
            <w:bottom w:w="0" w:type="dxa"/>
            <w:right w:w="108" w:type="dxa"/>
          </w:tblCellMar>
        </w:tblPrEx>
        <w:trPr>
          <w:trHeight w:val="510" w:hRule="atLeast"/>
          <w:jc w:val="center"/>
        </w:trPr>
        <w:tc>
          <w:tcPr>
            <w:tcW w:w="1097" w:type="dxa"/>
            <w:vMerge w:val="continue"/>
            <w:tcBorders>
              <w:top w:val="nil"/>
              <w:left w:val="single" w:color="auto" w:sz="4" w:space="0"/>
              <w:bottom w:val="single" w:color="auto" w:sz="4" w:space="0"/>
              <w:right w:val="single" w:color="auto" w:sz="4" w:space="0"/>
            </w:tcBorders>
            <w:shd w:val="clear" w:color="auto" w:fill="auto"/>
            <w:vAlign w:val="center"/>
          </w:tcPr>
          <w:p>
            <w:pPr>
              <w:adjustRightInd w:val="0"/>
              <w:snapToGrid w:val="0"/>
              <w:jc w:val="left"/>
              <w:rPr>
                <w:rFonts w:ascii="Times New Roman" w:hAnsi="Times New Roman" w:cs="Times New Roman"/>
                <w:kern w:val="0"/>
                <w:szCs w:val="21"/>
              </w:rPr>
            </w:pPr>
          </w:p>
        </w:tc>
        <w:tc>
          <w:tcPr>
            <w:tcW w:w="4480"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规模化畜禽养殖污水集中处理率（ % ）</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80</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80</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80</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80</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80</w:t>
            </w:r>
          </w:p>
        </w:tc>
      </w:tr>
      <w:tr>
        <w:tblPrEx>
          <w:tblLayout w:type="fixed"/>
          <w:tblCellMar>
            <w:top w:w="0" w:type="dxa"/>
            <w:left w:w="108" w:type="dxa"/>
            <w:bottom w:w="0" w:type="dxa"/>
            <w:right w:w="108" w:type="dxa"/>
          </w:tblCellMar>
        </w:tblPrEx>
        <w:trPr>
          <w:trHeight w:val="779" w:hRule="atLeast"/>
          <w:jc w:val="center"/>
        </w:trPr>
        <w:tc>
          <w:tcPr>
            <w:tcW w:w="1097" w:type="dxa"/>
            <w:vMerge w:val="restart"/>
            <w:tcBorders>
              <w:top w:val="nil"/>
              <w:left w:val="single" w:color="auto" w:sz="4" w:space="0"/>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生境修复</w:t>
            </w:r>
          </w:p>
        </w:tc>
        <w:tc>
          <w:tcPr>
            <w:tcW w:w="4480"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水土流失面积综合治理面积（km</w:t>
            </w:r>
            <w:r>
              <w:rPr>
                <w:rFonts w:ascii="Times New Roman" w:hAnsi="Times New Roman" w:cs="Times New Roman"/>
                <w:kern w:val="0"/>
                <w:szCs w:val="21"/>
                <w:vertAlign w:val="superscript"/>
              </w:rPr>
              <w:t>2</w:t>
            </w:r>
            <w:r>
              <w:rPr>
                <w:rFonts w:ascii="Times New Roman" w:hAnsi="Times New Roman" w:cs="Times New Roman"/>
                <w:kern w:val="0"/>
                <w:szCs w:val="21"/>
              </w:rPr>
              <w:t>）</w:t>
            </w:r>
          </w:p>
        </w:tc>
        <w:tc>
          <w:tcPr>
            <w:tcW w:w="2934" w:type="dxa"/>
            <w:tcBorders>
              <w:top w:val="nil"/>
              <w:left w:val="nil"/>
              <w:bottom w:val="single" w:color="auto" w:sz="4" w:space="0"/>
              <w:right w:val="single" w:color="auto" w:sz="4" w:space="0"/>
            </w:tcBorders>
            <w:shd w:val="clear" w:color="auto" w:fill="auto"/>
            <w:vAlign w:val="center"/>
          </w:tcPr>
          <w:p>
            <w:pPr>
              <w:jc w:val="center"/>
              <w:rPr>
                <w:rFonts w:ascii="Times New Roman" w:hAnsi="Times New Roman" w:cs="Times New Roman"/>
                <w:kern w:val="0"/>
                <w:szCs w:val="21"/>
              </w:rPr>
            </w:pPr>
            <w:r>
              <w:rPr>
                <w:kern w:val="0"/>
                <w:szCs w:val="21"/>
              </w:rPr>
              <w:t>-</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 xml:space="preserve">615.83 </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 xml:space="preserve">605.92 </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2</w:t>
            </w:r>
            <w:r>
              <w:rPr>
                <w:rFonts w:hint="eastAsia" w:ascii="Times New Roman" w:hAnsi="Times New Roman" w:cs="Times New Roman"/>
                <w:kern w:val="0"/>
                <w:szCs w:val="21"/>
              </w:rPr>
              <w:t>35</w:t>
            </w:r>
            <w:r>
              <w:rPr>
                <w:rFonts w:ascii="Times New Roman" w:hAnsi="Times New Roman" w:cs="Times New Roman"/>
                <w:kern w:val="0"/>
                <w:szCs w:val="21"/>
              </w:rPr>
              <w:t>.</w:t>
            </w:r>
            <w:r>
              <w:rPr>
                <w:rFonts w:hint="eastAsia" w:ascii="Times New Roman" w:hAnsi="Times New Roman" w:cs="Times New Roman"/>
                <w:kern w:val="0"/>
                <w:szCs w:val="21"/>
              </w:rPr>
              <w:t>57</w:t>
            </w:r>
            <w:r>
              <w:rPr>
                <w:rFonts w:ascii="Times New Roman" w:hAnsi="Times New Roman" w:cs="Times New Roman"/>
                <w:kern w:val="0"/>
                <w:szCs w:val="21"/>
              </w:rPr>
              <w:t xml:space="preserve"> </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总量1040，其中水利部门 520，林业国土等其他部门 520</w:t>
            </w:r>
          </w:p>
        </w:tc>
      </w:tr>
      <w:tr>
        <w:tblPrEx>
          <w:tblLayout w:type="fixed"/>
          <w:tblCellMar>
            <w:top w:w="0" w:type="dxa"/>
            <w:left w:w="108" w:type="dxa"/>
            <w:bottom w:w="0" w:type="dxa"/>
            <w:right w:w="108" w:type="dxa"/>
          </w:tblCellMar>
        </w:tblPrEx>
        <w:trPr>
          <w:trHeight w:val="255" w:hRule="atLeast"/>
          <w:jc w:val="center"/>
        </w:trPr>
        <w:tc>
          <w:tcPr>
            <w:tcW w:w="1097" w:type="dxa"/>
            <w:vMerge w:val="continue"/>
            <w:tcBorders>
              <w:top w:val="nil"/>
              <w:left w:val="single" w:color="auto" w:sz="4" w:space="0"/>
              <w:bottom w:val="single" w:color="auto" w:sz="4" w:space="0"/>
              <w:right w:val="single" w:color="auto" w:sz="4" w:space="0"/>
            </w:tcBorders>
            <w:shd w:val="clear" w:color="auto" w:fill="auto"/>
            <w:vAlign w:val="center"/>
          </w:tcPr>
          <w:p>
            <w:pPr>
              <w:adjustRightInd w:val="0"/>
              <w:snapToGrid w:val="0"/>
              <w:jc w:val="left"/>
              <w:rPr>
                <w:rFonts w:ascii="Times New Roman" w:hAnsi="Times New Roman" w:cs="Times New Roman"/>
                <w:kern w:val="0"/>
                <w:szCs w:val="21"/>
              </w:rPr>
            </w:pPr>
          </w:p>
        </w:tc>
        <w:tc>
          <w:tcPr>
            <w:tcW w:w="4480"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废弃矿山治理（处）</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12</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77</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89</w:t>
            </w:r>
          </w:p>
        </w:tc>
      </w:tr>
      <w:tr>
        <w:tblPrEx>
          <w:tblLayout w:type="fixed"/>
          <w:tblCellMar>
            <w:top w:w="0" w:type="dxa"/>
            <w:left w:w="108" w:type="dxa"/>
            <w:bottom w:w="0" w:type="dxa"/>
            <w:right w:w="108" w:type="dxa"/>
          </w:tblCellMar>
        </w:tblPrEx>
        <w:trPr>
          <w:trHeight w:val="255" w:hRule="atLeast"/>
          <w:jc w:val="center"/>
        </w:trPr>
        <w:tc>
          <w:tcPr>
            <w:tcW w:w="1097" w:type="dxa"/>
            <w:vMerge w:val="continue"/>
            <w:tcBorders>
              <w:top w:val="nil"/>
              <w:left w:val="single" w:color="auto" w:sz="4" w:space="0"/>
              <w:bottom w:val="single" w:color="auto" w:sz="4" w:space="0"/>
              <w:right w:val="single" w:color="auto" w:sz="4" w:space="0"/>
            </w:tcBorders>
            <w:shd w:val="clear" w:color="auto" w:fill="auto"/>
            <w:vAlign w:val="center"/>
          </w:tcPr>
          <w:p>
            <w:pPr>
              <w:adjustRightInd w:val="0"/>
              <w:snapToGrid w:val="0"/>
              <w:jc w:val="left"/>
              <w:rPr>
                <w:rFonts w:ascii="Times New Roman" w:hAnsi="Times New Roman" w:cs="Times New Roman"/>
                <w:kern w:val="0"/>
                <w:szCs w:val="21"/>
              </w:rPr>
            </w:pPr>
          </w:p>
        </w:tc>
        <w:tc>
          <w:tcPr>
            <w:tcW w:w="4480"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林分改造面积（万亩）</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1.14</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0.58</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4.84</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6.56</w:t>
            </w:r>
          </w:p>
        </w:tc>
      </w:tr>
      <w:tr>
        <w:tblPrEx>
          <w:tblLayout w:type="fixed"/>
          <w:tblCellMar>
            <w:top w:w="0" w:type="dxa"/>
            <w:left w:w="108" w:type="dxa"/>
            <w:bottom w:w="0" w:type="dxa"/>
            <w:right w:w="108" w:type="dxa"/>
          </w:tblCellMar>
        </w:tblPrEx>
        <w:trPr>
          <w:trHeight w:val="510" w:hRule="atLeast"/>
          <w:jc w:val="center"/>
        </w:trPr>
        <w:tc>
          <w:tcPr>
            <w:tcW w:w="1097" w:type="dxa"/>
            <w:vMerge w:val="continue"/>
            <w:tcBorders>
              <w:top w:val="nil"/>
              <w:left w:val="single" w:color="auto" w:sz="4" w:space="0"/>
              <w:bottom w:val="single" w:color="auto" w:sz="4" w:space="0"/>
              <w:right w:val="single" w:color="auto" w:sz="4" w:space="0"/>
            </w:tcBorders>
            <w:shd w:val="clear" w:color="auto" w:fill="auto"/>
            <w:vAlign w:val="center"/>
          </w:tcPr>
          <w:p>
            <w:pPr>
              <w:adjustRightInd w:val="0"/>
              <w:snapToGrid w:val="0"/>
              <w:jc w:val="left"/>
              <w:rPr>
                <w:rFonts w:ascii="Times New Roman" w:hAnsi="Times New Roman" w:cs="Times New Roman"/>
                <w:kern w:val="0"/>
                <w:szCs w:val="21"/>
              </w:rPr>
            </w:pPr>
          </w:p>
        </w:tc>
        <w:tc>
          <w:tcPr>
            <w:tcW w:w="4480"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4"/>
              </w:rPr>
              <w:t>茶园和竹林生态化改造占既有面积比例（%）</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color w:val="FF0000"/>
                <w:kern w:val="0"/>
                <w:szCs w:val="21"/>
              </w:rPr>
            </w:pPr>
            <w:r>
              <w:rPr>
                <w:rFonts w:ascii="Times New Roman" w:hAnsi="Times New Roman" w:cs="Times New Roman"/>
                <w:kern w:val="0"/>
                <w:szCs w:val="21"/>
              </w:rPr>
              <w:t>竹林生态化改造占既有面积比例为32.07%。茶园生态化改造占既有面积比例为43.03%。</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color w:val="FF0000"/>
                <w:kern w:val="0"/>
                <w:szCs w:val="21"/>
              </w:rPr>
            </w:pPr>
            <w:r>
              <w:rPr>
                <w:rFonts w:ascii="Times New Roman" w:hAnsi="Times New Roman" w:cs="Times New Roman"/>
                <w:kern w:val="0"/>
                <w:szCs w:val="21"/>
              </w:rPr>
              <w:t>竹林生态化改造占既有面积比例为32.07%。茶园生态化改造占既有面积比例为43.03%。</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color w:val="FF0000"/>
                <w:kern w:val="0"/>
                <w:szCs w:val="21"/>
              </w:rPr>
            </w:pPr>
            <w:r>
              <w:rPr>
                <w:rFonts w:ascii="Times New Roman" w:hAnsi="Times New Roman" w:cs="Times New Roman"/>
                <w:kern w:val="0"/>
                <w:szCs w:val="21"/>
              </w:rPr>
              <w:t>竹林生态化改造占既有面积比例为36%。茶园生态化改造占既有面积比例为43.03%。</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color w:val="FF0000"/>
                <w:kern w:val="0"/>
                <w:szCs w:val="21"/>
              </w:rPr>
            </w:pPr>
            <w:r>
              <w:rPr>
                <w:rFonts w:ascii="Times New Roman" w:hAnsi="Times New Roman" w:cs="Times New Roman"/>
                <w:kern w:val="0"/>
                <w:szCs w:val="21"/>
              </w:rPr>
              <w:t>竹林生态化改造占既有面积比例为40%。茶园生态化改造占既有面积比例为43.03%。</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color w:val="FF0000"/>
                <w:kern w:val="0"/>
                <w:szCs w:val="21"/>
              </w:rPr>
            </w:pPr>
            <w:r>
              <w:rPr>
                <w:rFonts w:ascii="Times New Roman" w:hAnsi="Times New Roman" w:cs="Times New Roman"/>
                <w:kern w:val="0"/>
                <w:szCs w:val="21"/>
              </w:rPr>
              <w:t>竹林生态化改造占既有面积比例为40%。茶园生态化改造占既有面积比例为43.03%。</w:t>
            </w:r>
          </w:p>
        </w:tc>
      </w:tr>
      <w:tr>
        <w:tblPrEx>
          <w:tblLayout w:type="fixed"/>
          <w:tblCellMar>
            <w:top w:w="0" w:type="dxa"/>
            <w:left w:w="108" w:type="dxa"/>
            <w:bottom w:w="0" w:type="dxa"/>
            <w:right w:w="108" w:type="dxa"/>
          </w:tblCellMar>
        </w:tblPrEx>
        <w:trPr>
          <w:trHeight w:val="492" w:hRule="atLeast"/>
          <w:jc w:val="center"/>
        </w:trPr>
        <w:tc>
          <w:tcPr>
            <w:tcW w:w="1097" w:type="dxa"/>
            <w:vMerge w:val="continue"/>
            <w:tcBorders>
              <w:top w:val="nil"/>
              <w:left w:val="single" w:color="auto" w:sz="4" w:space="0"/>
              <w:bottom w:val="single" w:color="auto" w:sz="4" w:space="0"/>
              <w:right w:val="single" w:color="auto" w:sz="4" w:space="0"/>
            </w:tcBorders>
            <w:shd w:val="clear" w:color="auto" w:fill="auto"/>
            <w:vAlign w:val="center"/>
          </w:tcPr>
          <w:p>
            <w:pPr>
              <w:adjustRightInd w:val="0"/>
              <w:snapToGrid w:val="0"/>
              <w:jc w:val="left"/>
              <w:rPr>
                <w:rFonts w:ascii="Times New Roman" w:hAnsi="Times New Roman" w:cs="Times New Roman"/>
                <w:kern w:val="0"/>
                <w:szCs w:val="21"/>
              </w:rPr>
            </w:pPr>
          </w:p>
        </w:tc>
        <w:tc>
          <w:tcPr>
            <w:tcW w:w="4480"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生物多样性保护</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丧失与流失得到基本控制</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丧失与流失得到基本控制</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丧失与流失得到基本控制</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丧失与流失得到基本控制</w:t>
            </w:r>
          </w:p>
        </w:tc>
        <w:tc>
          <w:tcPr>
            <w:tcW w:w="2934"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丧失与流失得到基本控制</w:t>
            </w:r>
          </w:p>
        </w:tc>
      </w:tr>
    </w:tbl>
    <w:p>
      <w:pPr>
        <w:spacing w:line="480" w:lineRule="auto"/>
        <w:rPr>
          <w:rFonts w:ascii="Times New Roman" w:hAnsi="Times New Roman" w:eastAsia="宋体" w:cs="Times New Roman"/>
          <w:bCs/>
          <w:szCs w:val="21"/>
        </w:rPr>
      </w:pPr>
      <w:r>
        <w:rPr>
          <w:rFonts w:ascii="Times New Roman" w:hAnsi="Times New Roman" w:eastAsia="宋体" w:cs="Times New Roman"/>
          <w:bCs/>
          <w:szCs w:val="21"/>
          <w:lang w:bidi="ar"/>
        </w:rPr>
        <w:t>注：该表各指标现状值为2018年统计值</w:t>
      </w:r>
    </w:p>
    <w:p>
      <w:pPr>
        <w:ind w:firstLine="562" w:firstLineChars="200"/>
        <w:rPr>
          <w:rFonts w:ascii="Times New Roman" w:hAnsi="Times New Roman" w:eastAsia="宋体" w:cs="Times New Roman"/>
          <w:sz w:val="28"/>
          <w:szCs w:val="28"/>
        </w:rPr>
      </w:pPr>
      <w:r>
        <w:rPr>
          <w:rFonts w:ascii="Times New Roman" w:hAnsi="Times New Roman" w:eastAsia="宋体" w:cs="Times New Roman"/>
          <w:b/>
          <w:bCs/>
          <w:sz w:val="28"/>
          <w:szCs w:val="28"/>
        </w:rPr>
        <w:t>2.2三明市各县市区绩效指标</w:t>
      </w:r>
    </w:p>
    <w:p>
      <w:pPr>
        <w:widowControl/>
        <w:spacing w:line="480" w:lineRule="auto"/>
        <w:ind w:firstLine="560" w:firstLineChars="200"/>
        <w:rPr>
          <w:rFonts w:ascii="Times New Roman" w:hAnsi="Times New Roman" w:eastAsia="宋体" w:cs="Times New Roman"/>
          <w:sz w:val="28"/>
          <w:szCs w:val="28"/>
          <w:lang w:bidi="ar"/>
        </w:rPr>
      </w:pPr>
      <w:r>
        <w:rPr>
          <w:rFonts w:ascii="Times New Roman" w:hAnsi="Times New Roman" w:eastAsia="宋体" w:cs="Times New Roman"/>
          <w:sz w:val="28"/>
          <w:szCs w:val="28"/>
          <w:lang w:bidi="ar"/>
        </w:rPr>
        <w:t>三明市各县区绩效目标按2018年、2019年、2020年分解情况如下表：</w:t>
      </w:r>
    </w:p>
    <w:p>
      <w:pPr>
        <w:widowControl/>
        <w:spacing w:line="480" w:lineRule="auto"/>
        <w:ind w:firstLine="560" w:firstLineChars="200"/>
        <w:rPr>
          <w:rFonts w:ascii="Times New Roman" w:hAnsi="Times New Roman" w:eastAsia="宋体" w:cs="Times New Roman"/>
          <w:sz w:val="28"/>
          <w:szCs w:val="28"/>
          <w:lang w:bidi="ar"/>
        </w:rPr>
        <w:sectPr>
          <w:type w:val="continuous"/>
          <w:pgSz w:w="23814" w:h="16839" w:orient="landscape"/>
          <w:pgMar w:top="1800" w:right="1440" w:bottom="1800" w:left="1440" w:header="851" w:footer="992" w:gutter="0"/>
          <w:cols w:space="425" w:num="1"/>
          <w:docGrid w:type="lines" w:linePitch="312" w:charSpace="0"/>
        </w:sectPr>
      </w:pPr>
    </w:p>
    <w:p>
      <w:pPr>
        <w:widowControl/>
        <w:spacing w:before="156" w:beforeLines="50" w:after="156" w:afterLines="50" w:line="360" w:lineRule="auto"/>
        <w:jc w:val="center"/>
        <w:rPr>
          <w:rFonts w:ascii="Times New Roman" w:hAnsi="Times New Roman" w:eastAsia="宋体" w:cs="Times New Roman"/>
          <w:b/>
          <w:sz w:val="24"/>
          <w:szCs w:val="24"/>
        </w:rPr>
      </w:pPr>
      <w:r>
        <w:rPr>
          <w:rFonts w:ascii="Times New Roman" w:hAnsi="Times New Roman" w:eastAsia="宋体" w:cs="Times New Roman"/>
          <w:b/>
          <w:sz w:val="24"/>
          <w:szCs w:val="24"/>
          <w:lang w:bidi="ar"/>
        </w:rPr>
        <w:t>表4-3 三明市各县区分年度绩效目标分解表</w:t>
      </w:r>
    </w:p>
    <w:tbl>
      <w:tblPr>
        <w:tblStyle w:val="41"/>
        <w:tblW w:w="21042" w:type="dxa"/>
        <w:jc w:val="center"/>
        <w:tblInd w:w="0" w:type="dxa"/>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
      <w:tblGrid>
        <w:gridCol w:w="574"/>
        <w:gridCol w:w="980"/>
        <w:gridCol w:w="2961"/>
        <w:gridCol w:w="1077"/>
        <w:gridCol w:w="1073"/>
        <w:gridCol w:w="1171"/>
        <w:gridCol w:w="1175"/>
        <w:gridCol w:w="1175"/>
        <w:gridCol w:w="979"/>
        <w:gridCol w:w="1171"/>
        <w:gridCol w:w="1175"/>
        <w:gridCol w:w="1175"/>
        <w:gridCol w:w="1368"/>
        <w:gridCol w:w="1343"/>
        <w:gridCol w:w="1175"/>
        <w:gridCol w:w="1171"/>
        <w:gridCol w:w="1299"/>
      </w:tblGrid>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35" w:hRule="atLeast"/>
          <w:tblHeader/>
          <w:jc w:val="center"/>
        </w:trPr>
        <w:tc>
          <w:tcPr>
            <w:tcW w:w="574" w:type="dxa"/>
            <w:vMerge w:val="restart"/>
            <w:tcBorders>
              <w:top w:val="single" w:color="auto" w:sz="8" w:space="0"/>
              <w:left w:val="single" w:color="auto" w:sz="8" w:space="0"/>
              <w:right w:val="single" w:color="auto" w:sz="6" w:space="0"/>
            </w:tcBorders>
            <w:vAlign w:val="center"/>
          </w:tcPr>
          <w:p>
            <w:pPr>
              <w:widowControl/>
              <w:spacing w:line="240" w:lineRule="exact"/>
              <w:jc w:val="center"/>
              <w:rPr>
                <w:rFonts w:ascii="Times New Roman" w:hAnsi="Times New Roman" w:eastAsia="宋体" w:cs="Times New Roman"/>
                <w:b/>
                <w:kern w:val="0"/>
                <w:szCs w:val="24"/>
              </w:rPr>
            </w:pPr>
            <w:bookmarkStart w:id="31" w:name="_Hlk4492091"/>
            <w:bookmarkStart w:id="32" w:name="_Toc5266721"/>
            <w:r>
              <w:rPr>
                <w:rFonts w:ascii="Times New Roman" w:hAnsi="Times New Roman" w:eastAsia="宋体" w:cs="Times New Roman"/>
                <w:b/>
                <w:kern w:val="0"/>
                <w:szCs w:val="24"/>
              </w:rPr>
              <w:t>县（市区）</w:t>
            </w:r>
          </w:p>
        </w:tc>
        <w:tc>
          <w:tcPr>
            <w:tcW w:w="980" w:type="dxa"/>
            <w:vMerge w:val="restart"/>
            <w:tcBorders>
              <w:top w:val="single" w:color="auto" w:sz="8" w:space="0"/>
              <w:left w:val="single" w:color="auto" w:sz="8" w:space="0"/>
              <w:right w:val="single" w:color="auto" w:sz="6" w:space="0"/>
            </w:tcBorders>
            <w:vAlign w:val="center"/>
          </w:tcPr>
          <w:p>
            <w:pPr>
              <w:widowControl/>
              <w:spacing w:line="240" w:lineRule="exact"/>
              <w:jc w:val="center"/>
              <w:rPr>
                <w:rFonts w:ascii="Times New Roman" w:hAnsi="Times New Roman" w:eastAsia="宋体" w:cs="Times New Roman"/>
                <w:b/>
                <w:kern w:val="0"/>
                <w:szCs w:val="24"/>
              </w:rPr>
            </w:pPr>
            <w:r>
              <w:rPr>
                <w:rFonts w:ascii="Times New Roman" w:hAnsi="Times New Roman" w:eastAsia="宋体" w:cs="Times New Roman"/>
                <w:b/>
                <w:kern w:val="0"/>
                <w:szCs w:val="24"/>
              </w:rPr>
              <w:t>总体目标</w:t>
            </w:r>
          </w:p>
        </w:tc>
        <w:tc>
          <w:tcPr>
            <w:tcW w:w="19488" w:type="dxa"/>
            <w:gridSpan w:val="15"/>
            <w:tcBorders>
              <w:top w:val="single" w:color="auto" w:sz="8" w:space="0"/>
              <w:left w:val="single" w:color="auto" w:sz="6" w:space="0"/>
              <w:right w:val="single" w:color="auto" w:sz="8" w:space="0"/>
            </w:tcBorders>
            <w:vAlign w:val="center"/>
          </w:tcPr>
          <w:p>
            <w:pPr>
              <w:widowControl/>
              <w:spacing w:line="240" w:lineRule="exact"/>
              <w:jc w:val="center"/>
              <w:rPr>
                <w:rFonts w:ascii="Times New Roman" w:hAnsi="Times New Roman" w:eastAsia="宋体" w:cs="Times New Roman"/>
                <w:b/>
                <w:kern w:val="0"/>
                <w:szCs w:val="24"/>
              </w:rPr>
            </w:pPr>
            <w:r>
              <w:rPr>
                <w:rFonts w:ascii="Times New Roman" w:hAnsi="Times New Roman" w:eastAsia="宋体" w:cs="Times New Roman"/>
                <w:b/>
                <w:kern w:val="0"/>
                <w:szCs w:val="24"/>
              </w:rPr>
              <w:t>工程建设绩效指标</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72" w:hRule="atLeast"/>
          <w:tblHeader/>
          <w:jc w:val="center"/>
        </w:trPr>
        <w:tc>
          <w:tcPr>
            <w:tcW w:w="574" w:type="dxa"/>
            <w:vMerge w:val="continue"/>
            <w:tcBorders>
              <w:left w:val="single" w:color="auto" w:sz="8" w:space="0"/>
              <w:right w:val="single" w:color="auto" w:sz="6" w:space="0"/>
            </w:tcBorders>
            <w:vAlign w:val="center"/>
          </w:tcPr>
          <w:p>
            <w:pPr>
              <w:widowControl/>
              <w:spacing w:line="240" w:lineRule="exact"/>
              <w:jc w:val="center"/>
              <w:rPr>
                <w:rFonts w:ascii="Times New Roman" w:hAnsi="Times New Roman" w:eastAsia="宋体" w:cs="Times New Roman"/>
                <w:b/>
                <w:kern w:val="0"/>
                <w:szCs w:val="24"/>
              </w:rPr>
            </w:pPr>
          </w:p>
        </w:tc>
        <w:tc>
          <w:tcPr>
            <w:tcW w:w="980" w:type="dxa"/>
            <w:vMerge w:val="continue"/>
            <w:tcBorders>
              <w:left w:val="single" w:color="auto" w:sz="8" w:space="0"/>
              <w:right w:val="single" w:color="auto" w:sz="6" w:space="0"/>
            </w:tcBorders>
            <w:vAlign w:val="center"/>
          </w:tcPr>
          <w:p>
            <w:pPr>
              <w:widowControl/>
              <w:spacing w:line="240" w:lineRule="exact"/>
              <w:jc w:val="center"/>
              <w:rPr>
                <w:rFonts w:ascii="Times New Roman" w:hAnsi="Times New Roman" w:eastAsia="宋体" w:cs="Times New Roman"/>
                <w:b/>
                <w:kern w:val="0"/>
                <w:szCs w:val="24"/>
              </w:rPr>
            </w:pPr>
          </w:p>
        </w:tc>
        <w:tc>
          <w:tcPr>
            <w:tcW w:w="7457" w:type="dxa"/>
            <w:gridSpan w:val="5"/>
            <w:tcBorders>
              <w:left w:val="single" w:color="auto" w:sz="6" w:space="0"/>
              <w:right w:val="single" w:color="auto" w:sz="6" w:space="0"/>
            </w:tcBorders>
            <w:vAlign w:val="center"/>
          </w:tcPr>
          <w:p>
            <w:pPr>
              <w:widowControl/>
              <w:spacing w:line="240" w:lineRule="exact"/>
              <w:jc w:val="center"/>
              <w:rPr>
                <w:rFonts w:ascii="Times New Roman" w:hAnsi="Times New Roman" w:eastAsia="宋体" w:cs="Times New Roman"/>
                <w:b/>
                <w:kern w:val="0"/>
                <w:szCs w:val="24"/>
              </w:rPr>
            </w:pPr>
            <w:r>
              <w:rPr>
                <w:rFonts w:ascii="Times New Roman" w:hAnsi="Times New Roman" w:eastAsia="宋体" w:cs="Times New Roman"/>
                <w:b/>
                <w:kern w:val="0"/>
                <w:szCs w:val="24"/>
              </w:rPr>
              <w:t>水环境综合治理</w:t>
            </w:r>
          </w:p>
        </w:tc>
        <w:tc>
          <w:tcPr>
            <w:tcW w:w="5675" w:type="dxa"/>
            <w:gridSpan w:val="5"/>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b/>
                <w:kern w:val="0"/>
                <w:szCs w:val="24"/>
              </w:rPr>
            </w:pPr>
            <w:r>
              <w:rPr>
                <w:rFonts w:ascii="Times New Roman" w:hAnsi="Times New Roman" w:eastAsia="宋体" w:cs="Times New Roman"/>
                <w:b/>
                <w:kern w:val="0"/>
                <w:szCs w:val="24"/>
              </w:rPr>
              <w:t>环境质量改善</w:t>
            </w:r>
          </w:p>
        </w:tc>
        <w:tc>
          <w:tcPr>
            <w:tcW w:w="6356" w:type="dxa"/>
            <w:gridSpan w:val="5"/>
            <w:tcBorders>
              <w:top w:val="single" w:color="auto" w:sz="6" w:space="0"/>
              <w:left w:val="single" w:color="auto" w:sz="6" w:space="0"/>
              <w:bottom w:val="single" w:color="auto" w:sz="6" w:space="0"/>
              <w:right w:val="single" w:color="auto" w:sz="8" w:space="0"/>
            </w:tcBorders>
            <w:vAlign w:val="center"/>
          </w:tcPr>
          <w:p>
            <w:pPr>
              <w:widowControl/>
              <w:spacing w:line="240" w:lineRule="exact"/>
              <w:jc w:val="center"/>
              <w:rPr>
                <w:rFonts w:ascii="Times New Roman" w:hAnsi="Times New Roman" w:eastAsia="宋体" w:cs="Times New Roman"/>
                <w:b/>
                <w:kern w:val="0"/>
                <w:szCs w:val="24"/>
              </w:rPr>
            </w:pPr>
            <w:r>
              <w:rPr>
                <w:rFonts w:ascii="Times New Roman" w:hAnsi="Times New Roman" w:eastAsia="宋体" w:cs="Times New Roman"/>
                <w:b/>
                <w:kern w:val="0"/>
                <w:szCs w:val="24"/>
              </w:rPr>
              <w:t>生境修复</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390" w:hRule="atLeast"/>
          <w:tblHeader/>
          <w:jc w:val="center"/>
        </w:trPr>
        <w:tc>
          <w:tcPr>
            <w:tcW w:w="574" w:type="dxa"/>
            <w:vMerge w:val="continue"/>
            <w:tcBorders>
              <w:left w:val="single" w:color="auto" w:sz="8" w:space="0"/>
              <w:right w:val="single" w:color="auto" w:sz="6" w:space="0"/>
            </w:tcBorders>
            <w:vAlign w:val="center"/>
          </w:tcPr>
          <w:p>
            <w:pPr>
              <w:widowControl/>
              <w:spacing w:line="240" w:lineRule="exact"/>
              <w:rPr>
                <w:rFonts w:ascii="Times New Roman" w:hAnsi="Times New Roman" w:eastAsia="宋体" w:cs="Times New Roman"/>
                <w:b/>
                <w:kern w:val="0"/>
                <w:szCs w:val="24"/>
              </w:rPr>
            </w:pPr>
          </w:p>
        </w:tc>
        <w:tc>
          <w:tcPr>
            <w:tcW w:w="980" w:type="dxa"/>
            <w:vMerge w:val="continue"/>
            <w:tcBorders>
              <w:left w:val="single" w:color="auto" w:sz="8" w:space="0"/>
              <w:bottom w:val="single" w:color="auto" w:sz="8" w:space="0"/>
              <w:right w:val="single" w:color="auto" w:sz="6" w:space="0"/>
            </w:tcBorders>
            <w:vAlign w:val="center"/>
          </w:tcPr>
          <w:p>
            <w:pPr>
              <w:widowControl/>
              <w:spacing w:line="240" w:lineRule="exact"/>
              <w:rPr>
                <w:rFonts w:ascii="Times New Roman" w:hAnsi="Times New Roman" w:eastAsia="宋体" w:cs="Times New Roman"/>
                <w:b/>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b/>
                <w:spacing w:val="20"/>
                <w:kern w:val="0"/>
                <w:szCs w:val="24"/>
              </w:rPr>
            </w:pPr>
            <w:r>
              <w:rPr>
                <w:rFonts w:ascii="Times New Roman" w:hAnsi="Times New Roman" w:eastAsia="宋体" w:cs="Times New Roman"/>
                <w:b/>
                <w:spacing w:val="20"/>
                <w:kern w:val="0"/>
                <w:szCs w:val="24"/>
              </w:rPr>
              <w:t>具体分类</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b/>
                <w:spacing w:val="10"/>
                <w:kern w:val="0"/>
                <w:szCs w:val="24"/>
              </w:rPr>
            </w:pPr>
            <w:r>
              <w:rPr>
                <w:rFonts w:ascii="Times New Roman" w:hAnsi="Times New Roman" w:eastAsia="宋体" w:cs="Times New Roman"/>
                <w:b/>
                <w:spacing w:val="10"/>
                <w:kern w:val="0"/>
                <w:szCs w:val="24"/>
              </w:rPr>
              <w:t>总目标值</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b/>
                <w:spacing w:val="-10"/>
                <w:kern w:val="0"/>
                <w:szCs w:val="24"/>
              </w:rPr>
            </w:pPr>
            <w:r>
              <w:rPr>
                <w:rFonts w:ascii="Times New Roman" w:hAnsi="Times New Roman" w:eastAsia="宋体" w:cs="Times New Roman"/>
                <w:b/>
                <w:spacing w:val="-10"/>
                <w:kern w:val="0"/>
                <w:szCs w:val="24"/>
              </w:rPr>
              <w:t>2018年目标值</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b/>
                <w:spacing w:val="-10"/>
                <w:kern w:val="0"/>
                <w:szCs w:val="24"/>
              </w:rPr>
            </w:pPr>
            <w:r>
              <w:rPr>
                <w:rFonts w:ascii="Times New Roman" w:hAnsi="Times New Roman" w:eastAsia="宋体" w:cs="Times New Roman"/>
                <w:b/>
                <w:spacing w:val="-10"/>
                <w:kern w:val="0"/>
                <w:szCs w:val="24"/>
              </w:rPr>
              <w:t>2019年目标值</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b/>
                <w:spacing w:val="-10"/>
                <w:kern w:val="0"/>
                <w:szCs w:val="24"/>
              </w:rPr>
            </w:pPr>
            <w:r>
              <w:rPr>
                <w:rFonts w:ascii="Times New Roman" w:hAnsi="Times New Roman" w:eastAsia="宋体" w:cs="Times New Roman"/>
                <w:b/>
                <w:spacing w:val="-10"/>
                <w:kern w:val="0"/>
                <w:szCs w:val="24"/>
              </w:rPr>
              <w:t>2020年目标值</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b/>
                <w:spacing w:val="10"/>
                <w:kern w:val="0"/>
                <w:szCs w:val="24"/>
              </w:rPr>
            </w:pPr>
            <w:r>
              <w:rPr>
                <w:rFonts w:ascii="Times New Roman" w:hAnsi="Times New Roman" w:eastAsia="宋体" w:cs="Times New Roman"/>
                <w:b/>
                <w:spacing w:val="10"/>
                <w:kern w:val="0"/>
                <w:szCs w:val="24"/>
              </w:rPr>
              <w:t>具体分类</w:t>
            </w:r>
          </w:p>
        </w:tc>
        <w:tc>
          <w:tcPr>
            <w:tcW w:w="979"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b/>
                <w:spacing w:val="10"/>
                <w:kern w:val="0"/>
                <w:szCs w:val="24"/>
              </w:rPr>
            </w:pPr>
            <w:r>
              <w:rPr>
                <w:rFonts w:ascii="Times New Roman" w:hAnsi="Times New Roman" w:eastAsia="宋体" w:cs="Times New Roman"/>
                <w:b/>
                <w:spacing w:val="10"/>
                <w:kern w:val="0"/>
                <w:szCs w:val="24"/>
              </w:rPr>
              <w:t>总目标值</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b/>
                <w:spacing w:val="-10"/>
                <w:kern w:val="0"/>
                <w:szCs w:val="24"/>
              </w:rPr>
            </w:pPr>
            <w:r>
              <w:rPr>
                <w:rFonts w:ascii="Times New Roman" w:hAnsi="Times New Roman" w:eastAsia="宋体" w:cs="Times New Roman"/>
                <w:b/>
                <w:spacing w:val="-10"/>
                <w:kern w:val="0"/>
                <w:szCs w:val="24"/>
              </w:rPr>
              <w:t>2018年目标值</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b/>
                <w:spacing w:val="-10"/>
                <w:kern w:val="0"/>
                <w:szCs w:val="24"/>
              </w:rPr>
            </w:pPr>
            <w:r>
              <w:rPr>
                <w:rFonts w:ascii="Times New Roman" w:hAnsi="Times New Roman" w:eastAsia="宋体" w:cs="Times New Roman"/>
                <w:b/>
                <w:spacing w:val="-10"/>
                <w:kern w:val="0"/>
                <w:szCs w:val="24"/>
              </w:rPr>
              <w:t>2019年目标值</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b/>
                <w:spacing w:val="-10"/>
                <w:kern w:val="0"/>
                <w:szCs w:val="24"/>
              </w:rPr>
            </w:pPr>
            <w:r>
              <w:rPr>
                <w:rFonts w:ascii="Times New Roman" w:hAnsi="Times New Roman" w:eastAsia="宋体" w:cs="Times New Roman"/>
                <w:b/>
                <w:spacing w:val="-10"/>
                <w:kern w:val="0"/>
                <w:szCs w:val="24"/>
              </w:rPr>
              <w:t>2020年目标值</w:t>
            </w:r>
          </w:p>
        </w:tc>
        <w:tc>
          <w:tcPr>
            <w:tcW w:w="1368"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b/>
                <w:spacing w:val="10"/>
                <w:kern w:val="0"/>
                <w:szCs w:val="24"/>
              </w:rPr>
            </w:pPr>
            <w:r>
              <w:rPr>
                <w:rFonts w:ascii="Times New Roman" w:hAnsi="Times New Roman" w:eastAsia="宋体" w:cs="Times New Roman"/>
                <w:b/>
                <w:spacing w:val="10"/>
                <w:kern w:val="0"/>
                <w:szCs w:val="24"/>
              </w:rPr>
              <w:t>具体分类</w:t>
            </w:r>
          </w:p>
        </w:tc>
        <w:tc>
          <w:tcPr>
            <w:tcW w:w="1343"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b/>
                <w:spacing w:val="10"/>
                <w:kern w:val="0"/>
                <w:szCs w:val="24"/>
              </w:rPr>
            </w:pPr>
            <w:r>
              <w:rPr>
                <w:rFonts w:ascii="Times New Roman" w:hAnsi="Times New Roman" w:eastAsia="宋体" w:cs="Times New Roman"/>
                <w:b/>
                <w:spacing w:val="10"/>
                <w:kern w:val="0"/>
                <w:szCs w:val="24"/>
              </w:rPr>
              <w:t>总目标值</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b/>
                <w:spacing w:val="-10"/>
                <w:kern w:val="0"/>
                <w:szCs w:val="24"/>
              </w:rPr>
            </w:pPr>
            <w:r>
              <w:rPr>
                <w:rFonts w:ascii="Times New Roman" w:hAnsi="Times New Roman" w:eastAsia="宋体" w:cs="Times New Roman"/>
                <w:b/>
                <w:spacing w:val="-10"/>
                <w:kern w:val="0"/>
                <w:szCs w:val="24"/>
              </w:rPr>
              <w:t>2018年目标值</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b/>
                <w:spacing w:val="-10"/>
                <w:kern w:val="0"/>
                <w:szCs w:val="24"/>
              </w:rPr>
            </w:pPr>
            <w:r>
              <w:rPr>
                <w:rFonts w:ascii="Times New Roman" w:hAnsi="Times New Roman" w:eastAsia="宋体" w:cs="Times New Roman"/>
                <w:b/>
                <w:spacing w:val="-10"/>
                <w:kern w:val="0"/>
                <w:szCs w:val="24"/>
              </w:rPr>
              <w:t>2019年目标值</w:t>
            </w:r>
          </w:p>
        </w:tc>
        <w:tc>
          <w:tcPr>
            <w:tcW w:w="1299" w:type="dxa"/>
            <w:tcBorders>
              <w:top w:val="single" w:color="auto" w:sz="6" w:space="0"/>
              <w:left w:val="single" w:color="auto" w:sz="6" w:space="0"/>
              <w:bottom w:val="single" w:color="auto" w:sz="6" w:space="0"/>
              <w:right w:val="single" w:color="auto" w:sz="8" w:space="0"/>
            </w:tcBorders>
            <w:vAlign w:val="center"/>
          </w:tcPr>
          <w:p>
            <w:pPr>
              <w:widowControl/>
              <w:spacing w:line="240" w:lineRule="exact"/>
              <w:jc w:val="center"/>
              <w:rPr>
                <w:rFonts w:ascii="Times New Roman" w:hAnsi="Times New Roman" w:eastAsia="宋体" w:cs="Times New Roman"/>
                <w:b/>
                <w:spacing w:val="-10"/>
                <w:kern w:val="0"/>
                <w:szCs w:val="24"/>
              </w:rPr>
            </w:pPr>
            <w:r>
              <w:rPr>
                <w:rFonts w:ascii="Times New Roman" w:hAnsi="Times New Roman" w:eastAsia="宋体" w:cs="Times New Roman"/>
                <w:b/>
                <w:spacing w:val="-10"/>
                <w:kern w:val="0"/>
                <w:szCs w:val="24"/>
              </w:rPr>
              <w:t>2020年目标值</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664" w:hRule="atLeast"/>
          <w:jc w:val="center"/>
        </w:trPr>
        <w:tc>
          <w:tcPr>
            <w:tcW w:w="574" w:type="dxa"/>
            <w:vMerge w:val="restart"/>
            <w:tcBorders>
              <w:left w:val="single" w:color="auto" w:sz="8"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bookmarkStart w:id="33" w:name="_Hlk4492033"/>
            <w:r>
              <w:rPr>
                <w:rFonts w:ascii="Times New Roman" w:hAnsi="Times New Roman" w:eastAsia="宋体" w:cs="Times New Roman"/>
                <w:kern w:val="0"/>
                <w:szCs w:val="24"/>
              </w:rPr>
              <w:t>将乐县</w:t>
            </w:r>
          </w:p>
        </w:tc>
        <w:tc>
          <w:tcPr>
            <w:tcW w:w="980" w:type="dxa"/>
            <w:vMerge w:val="restart"/>
            <w:tcBorders>
              <w:top w:val="single" w:color="auto" w:sz="6" w:space="0"/>
              <w:left w:val="single" w:color="auto" w:sz="8"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r>
              <w:rPr>
                <w:rFonts w:ascii="Times New Roman" w:hAnsi="Times New Roman" w:eastAsia="宋体" w:cs="Times New Roman"/>
                <w:kern w:val="0"/>
                <w:szCs w:val="24"/>
              </w:rPr>
              <w:t>建成国家生态文明实验区，区域资源环境承载能力有效提升</w:t>
            </w: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40" w:lineRule="exact"/>
              <w:rPr>
                <w:rFonts w:ascii="Times New Roman" w:hAnsi="Times New Roman" w:eastAsia="宋体" w:cs="Times New Roman"/>
                <w:kern w:val="0"/>
                <w:szCs w:val="24"/>
              </w:rPr>
            </w:pPr>
            <w:r>
              <w:rPr>
                <w:rFonts w:ascii="Times New Roman" w:hAnsi="Times New Roman" w:eastAsia="宋体" w:cs="Times New Roman"/>
                <w:kern w:val="0"/>
                <w:szCs w:val="24"/>
              </w:rPr>
              <w:t>台湾海峡闽江口水质优良点位比例（第 I、II类海水水质海域面积比例）（ %）</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restart"/>
            <w:tcBorders>
              <w:top w:val="single" w:color="auto" w:sz="6" w:space="0"/>
              <w:left w:val="single" w:color="auto" w:sz="6" w:space="0"/>
              <w:bottom w:val="single" w:color="auto" w:sz="6" w:space="0"/>
              <w:right w:val="single" w:color="auto" w:sz="6" w:space="0"/>
            </w:tcBorders>
            <w:vAlign w:val="center"/>
          </w:tcPr>
          <w:p>
            <w:pPr>
              <w:widowControl/>
              <w:spacing w:line="240" w:lineRule="exact"/>
              <w:rPr>
                <w:rFonts w:ascii="Times New Roman" w:hAnsi="Times New Roman" w:eastAsia="宋体" w:cs="Times New Roman"/>
                <w:kern w:val="0"/>
                <w:szCs w:val="24"/>
              </w:rPr>
            </w:pPr>
            <w:r>
              <w:rPr>
                <w:rFonts w:ascii="Times New Roman" w:hAnsi="Times New Roman" w:eastAsia="宋体" w:cs="Times New Roman"/>
                <w:kern w:val="0"/>
                <w:szCs w:val="24"/>
              </w:rPr>
              <w:t>城镇污水处理率（%）</w:t>
            </w:r>
          </w:p>
        </w:tc>
        <w:tc>
          <w:tcPr>
            <w:tcW w:w="979" w:type="dxa"/>
            <w:vMerge w:val="restart"/>
            <w:tcBorders>
              <w:top w:val="single" w:color="auto" w:sz="6" w:space="0"/>
              <w:left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90.48，其中</w:t>
            </w:r>
            <w:r>
              <w:rPr>
                <w:rFonts w:ascii="Times New Roman" w:hAnsi="Times New Roman" w:eastAsia="宋体" w:cs="Times New Roman"/>
                <w:kern w:val="0"/>
                <w:szCs w:val="21"/>
              </w:rPr>
              <w:t>县94%、建制镇70%</w:t>
            </w:r>
          </w:p>
        </w:tc>
        <w:tc>
          <w:tcPr>
            <w:tcW w:w="1171" w:type="dxa"/>
            <w:vMerge w:val="restart"/>
            <w:tcBorders>
              <w:top w:val="single" w:color="auto" w:sz="6" w:space="0"/>
              <w:left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90.48，其中</w:t>
            </w:r>
            <w:r>
              <w:rPr>
                <w:rFonts w:ascii="Times New Roman" w:hAnsi="Times New Roman" w:eastAsia="宋体" w:cs="Times New Roman"/>
                <w:kern w:val="0"/>
                <w:szCs w:val="21"/>
              </w:rPr>
              <w:t>县90%、建制镇58%</w:t>
            </w:r>
          </w:p>
        </w:tc>
        <w:tc>
          <w:tcPr>
            <w:tcW w:w="1175" w:type="dxa"/>
            <w:vMerge w:val="restart"/>
            <w:tcBorders>
              <w:top w:val="single" w:color="auto" w:sz="6" w:space="0"/>
              <w:left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90.48，其中</w:t>
            </w:r>
            <w:r>
              <w:rPr>
                <w:rFonts w:ascii="Times New Roman" w:hAnsi="Times New Roman" w:eastAsia="宋体" w:cs="Times New Roman"/>
                <w:kern w:val="0"/>
                <w:szCs w:val="21"/>
              </w:rPr>
              <w:t>县92%、建制镇64%</w:t>
            </w:r>
          </w:p>
        </w:tc>
        <w:tc>
          <w:tcPr>
            <w:tcW w:w="1175" w:type="dxa"/>
            <w:vMerge w:val="restart"/>
            <w:tcBorders>
              <w:top w:val="single" w:color="auto" w:sz="6" w:space="0"/>
              <w:left w:val="single" w:color="auto" w:sz="6" w:space="0"/>
              <w:bottom w:val="single" w:color="auto" w:sz="6" w:space="0"/>
              <w:right w:val="single" w:color="auto" w:sz="6" w:space="0"/>
            </w:tcBorders>
            <w:shd w:val="clear" w:color="auto" w:fill="auto"/>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90.48，其中</w:t>
            </w:r>
            <w:r>
              <w:rPr>
                <w:rFonts w:ascii="Times New Roman" w:hAnsi="Times New Roman" w:eastAsia="宋体" w:cs="Times New Roman"/>
                <w:kern w:val="0"/>
                <w:szCs w:val="21"/>
              </w:rPr>
              <w:t>县94%、建制镇70%</w:t>
            </w:r>
          </w:p>
        </w:tc>
        <w:tc>
          <w:tcPr>
            <w:tcW w:w="1368" w:type="dxa"/>
            <w:tcBorders>
              <w:top w:val="single" w:color="auto" w:sz="6" w:space="0"/>
              <w:left w:val="single" w:color="auto" w:sz="6" w:space="0"/>
              <w:right w:val="single" w:color="auto" w:sz="6" w:space="0"/>
            </w:tcBorders>
            <w:shd w:val="clear" w:color="auto" w:fill="auto"/>
            <w:vAlign w:val="center"/>
          </w:tcPr>
          <w:p>
            <w:pPr>
              <w:widowControl/>
              <w:spacing w:line="240" w:lineRule="exact"/>
              <w:rPr>
                <w:rFonts w:ascii="Times New Roman" w:hAnsi="Times New Roman" w:eastAsia="宋体" w:cs="Times New Roman"/>
                <w:kern w:val="0"/>
                <w:szCs w:val="24"/>
              </w:rPr>
            </w:pPr>
            <w:r>
              <w:rPr>
                <w:rFonts w:ascii="Times New Roman" w:hAnsi="Times New Roman" w:eastAsia="宋体" w:cs="Times New Roman"/>
                <w:kern w:val="0"/>
                <w:szCs w:val="24"/>
              </w:rPr>
              <w:t>水土流失面积治理面积（km</w:t>
            </w:r>
            <w:r>
              <w:rPr>
                <w:rFonts w:ascii="Times New Roman" w:hAnsi="Times New Roman" w:eastAsia="宋体" w:cs="Times New Roman"/>
                <w:kern w:val="0"/>
                <w:szCs w:val="24"/>
                <w:vertAlign w:val="superscript"/>
              </w:rPr>
              <w:t>2</w:t>
            </w:r>
            <w:r>
              <w:rPr>
                <w:rFonts w:ascii="Times New Roman" w:hAnsi="Times New Roman" w:eastAsia="宋体" w:cs="Times New Roman"/>
                <w:kern w:val="0"/>
                <w:szCs w:val="24"/>
              </w:rPr>
              <w:t>）</w:t>
            </w:r>
          </w:p>
        </w:tc>
        <w:tc>
          <w:tcPr>
            <w:tcW w:w="1343" w:type="dxa"/>
            <w:tcBorders>
              <w:top w:val="single" w:color="auto" w:sz="6" w:space="0"/>
              <w:left w:val="single" w:color="auto" w:sz="6" w:space="0"/>
              <w:right w:val="single" w:color="auto" w:sz="6" w:space="0"/>
            </w:tcBorders>
            <w:vAlign w:val="center"/>
          </w:tcPr>
          <w:p>
            <w:pPr>
              <w:widowControl/>
              <w:spacing w:line="240" w:lineRule="exact"/>
              <w:ind w:right="-132" w:rightChars="-63"/>
              <w:jc w:val="left"/>
              <w:rPr>
                <w:rFonts w:ascii="Times New Roman" w:hAnsi="Times New Roman" w:eastAsia="宋体" w:cs="Times New Roman"/>
                <w:kern w:val="0"/>
                <w:szCs w:val="24"/>
              </w:rPr>
            </w:pPr>
            <w:r>
              <w:rPr>
                <w:rFonts w:ascii="Times New Roman" w:hAnsi="Times New Roman" w:eastAsia="宋体" w:cs="Times New Roman"/>
                <w:kern w:val="0"/>
                <w:szCs w:val="24"/>
              </w:rPr>
              <w:t>65(</w:t>
            </w:r>
            <w:r>
              <w:rPr>
                <w:rFonts w:hint="eastAsia" w:ascii="Times New Roman" w:hAnsi="Times New Roman" w:eastAsia="宋体" w:cs="Times New Roman"/>
                <w:kern w:val="0"/>
                <w:szCs w:val="24"/>
              </w:rPr>
              <w:t>水利)、</w:t>
            </w:r>
            <w:r>
              <w:rPr>
                <w:rFonts w:ascii="Times New Roman" w:hAnsi="Times New Roman" w:eastAsia="宋体" w:cs="Times New Roman"/>
                <w:kern w:val="0"/>
                <w:szCs w:val="24"/>
              </w:rPr>
              <w:t>84.25</w:t>
            </w:r>
            <w:r>
              <w:rPr>
                <w:rFonts w:hint="eastAsia" w:ascii="Times New Roman" w:hAnsi="Times New Roman" w:eastAsia="宋体" w:cs="Times New Roman"/>
                <w:kern w:val="0"/>
                <w:szCs w:val="24"/>
              </w:rPr>
              <w:t>（林业）、0.34（自然资源）</w:t>
            </w:r>
          </w:p>
        </w:tc>
        <w:tc>
          <w:tcPr>
            <w:tcW w:w="1175" w:type="dxa"/>
            <w:tcBorders>
              <w:top w:val="single" w:color="auto" w:sz="6" w:space="0"/>
              <w:left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26</w:t>
            </w:r>
            <w:r>
              <w:rPr>
                <w:rFonts w:hint="eastAsia" w:ascii="Times New Roman" w:hAnsi="Times New Roman" w:eastAsia="宋体" w:cs="Times New Roman"/>
                <w:kern w:val="0"/>
                <w:szCs w:val="24"/>
              </w:rPr>
              <w:t>（水利）、</w:t>
            </w:r>
            <w:r>
              <w:rPr>
                <w:rFonts w:ascii="Times New Roman" w:hAnsi="Times New Roman" w:eastAsia="宋体" w:cs="Times New Roman"/>
                <w:kern w:val="0"/>
                <w:szCs w:val="24"/>
              </w:rPr>
              <w:t>37.42</w:t>
            </w:r>
            <w:r>
              <w:rPr>
                <w:rFonts w:hint="eastAsia" w:ascii="Times New Roman" w:hAnsi="Times New Roman" w:eastAsia="宋体" w:cs="Times New Roman"/>
                <w:kern w:val="0"/>
                <w:szCs w:val="24"/>
              </w:rPr>
              <w:t>（林业）</w:t>
            </w:r>
          </w:p>
        </w:tc>
        <w:tc>
          <w:tcPr>
            <w:tcW w:w="1171" w:type="dxa"/>
            <w:tcBorders>
              <w:top w:val="single" w:color="auto" w:sz="6" w:space="0"/>
              <w:left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26</w:t>
            </w:r>
            <w:r>
              <w:rPr>
                <w:rFonts w:hint="eastAsia" w:ascii="Times New Roman" w:hAnsi="Times New Roman" w:eastAsia="宋体" w:cs="Times New Roman"/>
                <w:kern w:val="0"/>
                <w:szCs w:val="24"/>
              </w:rPr>
              <w:t>（水利）、</w:t>
            </w:r>
            <w:r>
              <w:rPr>
                <w:rFonts w:ascii="Times New Roman" w:hAnsi="Times New Roman" w:eastAsia="宋体" w:cs="Times New Roman"/>
                <w:kern w:val="0"/>
                <w:szCs w:val="24"/>
              </w:rPr>
              <w:t>31.13</w:t>
            </w:r>
            <w:r>
              <w:rPr>
                <w:rFonts w:hint="eastAsia" w:ascii="Times New Roman" w:hAnsi="Times New Roman" w:eastAsia="宋体" w:cs="Times New Roman"/>
                <w:kern w:val="0"/>
                <w:szCs w:val="24"/>
              </w:rPr>
              <w:t>（林业）</w:t>
            </w:r>
          </w:p>
        </w:tc>
        <w:tc>
          <w:tcPr>
            <w:tcW w:w="1299" w:type="dxa"/>
            <w:tcBorders>
              <w:top w:val="single" w:color="auto" w:sz="6" w:space="0"/>
              <w:left w:val="single" w:color="auto" w:sz="6" w:space="0"/>
              <w:bottom w:val="single" w:color="auto" w:sz="6" w:space="0"/>
              <w:right w:val="single" w:color="auto" w:sz="8" w:space="0"/>
            </w:tcBorders>
            <w:vAlign w:val="center"/>
          </w:tcPr>
          <w:p>
            <w:pPr>
              <w:widowControl/>
              <w:spacing w:line="240" w:lineRule="exact"/>
              <w:ind w:right="-105" w:rightChars="-50"/>
              <w:jc w:val="center"/>
              <w:rPr>
                <w:rFonts w:ascii="Times New Roman" w:hAnsi="Times New Roman" w:eastAsia="宋体" w:cs="Times New Roman"/>
                <w:kern w:val="0"/>
                <w:szCs w:val="24"/>
              </w:rPr>
            </w:pPr>
            <w:r>
              <w:rPr>
                <w:rFonts w:ascii="Times New Roman" w:hAnsi="Times New Roman" w:eastAsia="宋体" w:cs="Times New Roman"/>
                <w:kern w:val="0"/>
                <w:szCs w:val="24"/>
              </w:rPr>
              <w:t>13</w:t>
            </w:r>
            <w:r>
              <w:rPr>
                <w:rFonts w:hint="eastAsia" w:ascii="Times New Roman" w:hAnsi="Times New Roman" w:eastAsia="宋体" w:cs="Times New Roman"/>
                <w:kern w:val="0"/>
                <w:szCs w:val="24"/>
              </w:rPr>
              <w:t>（水利）、15.7（林业）、0.34（自然资源）</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40" w:lineRule="exact"/>
              <w:rPr>
                <w:rFonts w:ascii="Times New Roman" w:hAnsi="Times New Roman" w:eastAsia="宋体" w:cs="Times New Roman"/>
                <w:kern w:val="0"/>
                <w:szCs w:val="24"/>
              </w:rPr>
            </w:pPr>
            <w:r>
              <w:rPr>
                <w:rFonts w:ascii="Times New Roman" w:hAnsi="Times New Roman" w:eastAsia="宋体" w:cs="Times New Roman"/>
                <w:kern w:val="0"/>
                <w:szCs w:val="24"/>
              </w:rPr>
              <w:t>台湾海峡闽江口劣四类海水比例（%）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p>
        </w:tc>
        <w:tc>
          <w:tcPr>
            <w:tcW w:w="979" w:type="dxa"/>
            <w:vMerge w:val="continue"/>
            <w:tcBorders>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p>
        </w:tc>
        <w:tc>
          <w:tcPr>
            <w:tcW w:w="1171" w:type="dxa"/>
            <w:vMerge w:val="continue"/>
            <w:tcBorders>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p>
        </w:tc>
        <w:tc>
          <w:tcPr>
            <w:tcW w:w="1175" w:type="dxa"/>
            <w:vMerge w:val="continue"/>
            <w:tcBorders>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shd w:val="clear" w:color="auto" w:fill="auto"/>
            <w:vAlign w:val="center"/>
          </w:tcPr>
          <w:p>
            <w:pPr>
              <w:widowControl/>
              <w:spacing w:line="240" w:lineRule="exact"/>
              <w:jc w:val="center"/>
              <w:rPr>
                <w:rFonts w:ascii="Times New Roman" w:hAnsi="Times New Roman" w:eastAsia="宋体" w:cs="Times New Roman"/>
                <w:kern w:val="0"/>
                <w:szCs w:val="24"/>
              </w:rPr>
            </w:pPr>
          </w:p>
        </w:tc>
        <w:tc>
          <w:tcPr>
            <w:tcW w:w="1368" w:type="dxa"/>
            <w:tcBorders>
              <w:left w:val="single" w:color="auto" w:sz="6" w:space="0"/>
              <w:right w:val="single" w:color="auto" w:sz="6" w:space="0"/>
            </w:tcBorders>
            <w:shd w:val="clear" w:color="auto" w:fill="auto"/>
            <w:vAlign w:val="center"/>
          </w:tcPr>
          <w:p>
            <w:pPr>
              <w:widowControl/>
              <w:spacing w:line="240" w:lineRule="exact"/>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废弃矿山治理（处）</w:t>
            </w:r>
          </w:p>
        </w:tc>
        <w:tc>
          <w:tcPr>
            <w:tcW w:w="1343" w:type="dxa"/>
            <w:tcBorders>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15</w:t>
            </w:r>
          </w:p>
        </w:tc>
        <w:tc>
          <w:tcPr>
            <w:tcW w:w="1175" w:type="dxa"/>
            <w:tcBorders>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3</w:t>
            </w:r>
          </w:p>
        </w:tc>
        <w:tc>
          <w:tcPr>
            <w:tcW w:w="1299" w:type="dxa"/>
            <w:tcBorders>
              <w:top w:val="single" w:color="auto" w:sz="6" w:space="0"/>
              <w:left w:val="single" w:color="auto" w:sz="6" w:space="0"/>
              <w:bottom w:val="single" w:color="auto" w:sz="6" w:space="0"/>
              <w:right w:val="single" w:color="auto" w:sz="8"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12</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463" w:hRule="atLeast"/>
          <w:jc w:val="center"/>
        </w:trPr>
        <w:tc>
          <w:tcPr>
            <w:tcW w:w="574" w:type="dxa"/>
            <w:vMerge w:val="continue"/>
            <w:tcBorders>
              <w:left w:val="single" w:color="auto" w:sz="8"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40" w:lineRule="exact"/>
              <w:rPr>
                <w:rFonts w:ascii="Times New Roman" w:hAnsi="Times New Roman" w:eastAsia="宋体" w:cs="Times New Roman"/>
                <w:spacing w:val="-10"/>
                <w:kern w:val="0"/>
                <w:szCs w:val="24"/>
              </w:rPr>
            </w:pPr>
            <w:r>
              <w:rPr>
                <w:rFonts w:ascii="Times New Roman" w:hAnsi="Times New Roman" w:eastAsia="宋体" w:cs="Times New Roman"/>
                <w:spacing w:val="-10"/>
                <w:kern w:val="0"/>
                <w:szCs w:val="24"/>
              </w:rPr>
              <w:t>闽江干流和二级以上支流水质优良比例（%）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restart"/>
            <w:tcBorders>
              <w:top w:val="single" w:color="auto" w:sz="6" w:space="0"/>
              <w:left w:val="single" w:color="auto" w:sz="6" w:space="0"/>
              <w:bottom w:val="single" w:color="auto" w:sz="6" w:space="0"/>
              <w:right w:val="single" w:color="auto" w:sz="6" w:space="0"/>
            </w:tcBorders>
            <w:vAlign w:val="center"/>
          </w:tcPr>
          <w:p>
            <w:pPr>
              <w:widowControl/>
              <w:spacing w:line="240" w:lineRule="exact"/>
              <w:rPr>
                <w:rFonts w:ascii="Times New Roman" w:hAnsi="Times New Roman" w:eastAsia="宋体" w:cs="Times New Roman"/>
                <w:kern w:val="0"/>
                <w:szCs w:val="24"/>
              </w:rPr>
            </w:pPr>
            <w:r>
              <w:rPr>
                <w:rFonts w:ascii="Times New Roman" w:hAnsi="Times New Roman" w:eastAsia="宋体" w:cs="Times New Roman"/>
                <w:kern w:val="0"/>
                <w:szCs w:val="24"/>
              </w:rPr>
              <w:t>村镇垃圾收集处理率（%）</w:t>
            </w:r>
          </w:p>
        </w:tc>
        <w:tc>
          <w:tcPr>
            <w:tcW w:w="979" w:type="dxa"/>
            <w:vMerge w:val="restart"/>
            <w:tcBorders>
              <w:top w:val="single" w:color="auto" w:sz="6" w:space="0"/>
              <w:left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171" w:type="dxa"/>
            <w:vMerge w:val="restart"/>
            <w:tcBorders>
              <w:top w:val="single" w:color="auto" w:sz="6" w:space="0"/>
              <w:left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175" w:type="dxa"/>
            <w:vMerge w:val="restart"/>
            <w:tcBorders>
              <w:top w:val="single" w:color="auto" w:sz="6" w:space="0"/>
              <w:left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175" w:type="dxa"/>
            <w:vMerge w:val="restart"/>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368" w:type="dxa"/>
            <w:tcBorders>
              <w:left w:val="single" w:color="auto" w:sz="6" w:space="0"/>
              <w:right w:val="single" w:color="auto" w:sz="6" w:space="0"/>
            </w:tcBorders>
            <w:shd w:val="clear" w:color="auto" w:fill="auto"/>
            <w:vAlign w:val="center"/>
          </w:tcPr>
          <w:p>
            <w:pPr>
              <w:widowControl/>
              <w:spacing w:line="240" w:lineRule="exact"/>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地质灾害（处）</w:t>
            </w:r>
          </w:p>
        </w:tc>
        <w:tc>
          <w:tcPr>
            <w:tcW w:w="1343"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3</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w:t>
            </w:r>
          </w:p>
        </w:tc>
        <w:tc>
          <w:tcPr>
            <w:tcW w:w="1299" w:type="dxa"/>
            <w:tcBorders>
              <w:top w:val="single" w:color="auto" w:sz="6" w:space="0"/>
              <w:left w:val="single" w:color="auto" w:sz="6" w:space="0"/>
              <w:bottom w:val="single" w:color="auto" w:sz="6" w:space="0"/>
              <w:right w:val="single" w:color="auto" w:sz="8"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40" w:lineRule="exact"/>
              <w:rPr>
                <w:rFonts w:ascii="Times New Roman" w:hAnsi="Times New Roman" w:eastAsia="宋体" w:cs="Times New Roman"/>
                <w:kern w:val="0"/>
                <w:szCs w:val="24"/>
              </w:rPr>
            </w:pPr>
            <w:r>
              <w:rPr>
                <w:rFonts w:ascii="Times New Roman" w:hAnsi="Times New Roman" w:eastAsia="宋体" w:cs="Times New Roman"/>
                <w:kern w:val="0"/>
                <w:szCs w:val="24"/>
              </w:rPr>
              <w:t>国家和省级监测断面地表水功能区 III类以上水质比例（%）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p>
        </w:tc>
        <w:tc>
          <w:tcPr>
            <w:tcW w:w="1368" w:type="dxa"/>
            <w:tcBorders>
              <w:left w:val="single" w:color="auto" w:sz="6" w:space="0"/>
              <w:bottom w:val="single" w:color="auto" w:sz="8" w:space="0"/>
              <w:right w:val="single" w:color="auto" w:sz="6" w:space="0"/>
            </w:tcBorders>
            <w:shd w:val="clear" w:color="auto" w:fill="auto"/>
            <w:vAlign w:val="center"/>
          </w:tcPr>
          <w:p>
            <w:pPr>
              <w:widowControl/>
              <w:spacing w:line="240" w:lineRule="exact"/>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商品林赎买（km</w:t>
            </w:r>
            <w:r>
              <w:rPr>
                <w:rFonts w:ascii="Times New Roman" w:hAnsi="Times New Roman" w:eastAsia="宋体" w:cs="Times New Roman"/>
                <w:spacing w:val="-20"/>
                <w:kern w:val="0"/>
                <w:szCs w:val="24"/>
                <w:vertAlign w:val="superscript"/>
              </w:rPr>
              <w:t>2</w:t>
            </w:r>
            <w:r>
              <w:rPr>
                <w:rFonts w:ascii="Times New Roman" w:hAnsi="Times New Roman" w:eastAsia="宋体" w:cs="Times New Roman"/>
                <w:spacing w:val="-20"/>
                <w:kern w:val="0"/>
                <w:szCs w:val="24"/>
              </w:rPr>
              <w:t>）</w:t>
            </w:r>
          </w:p>
        </w:tc>
        <w:tc>
          <w:tcPr>
            <w:tcW w:w="1343" w:type="dxa"/>
            <w:tcBorders>
              <w:top w:val="single" w:color="auto" w:sz="6" w:space="0"/>
              <w:left w:val="single" w:color="auto" w:sz="6" w:space="0"/>
              <w:bottom w:val="single" w:color="auto" w:sz="8"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13.8</w:t>
            </w:r>
          </w:p>
        </w:tc>
        <w:tc>
          <w:tcPr>
            <w:tcW w:w="1175" w:type="dxa"/>
            <w:tcBorders>
              <w:top w:val="single" w:color="auto" w:sz="6" w:space="0"/>
              <w:left w:val="single" w:color="auto" w:sz="6" w:space="0"/>
              <w:bottom w:val="single" w:color="auto" w:sz="8"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3.8</w:t>
            </w:r>
          </w:p>
        </w:tc>
        <w:tc>
          <w:tcPr>
            <w:tcW w:w="1171" w:type="dxa"/>
            <w:tcBorders>
              <w:top w:val="single" w:color="auto" w:sz="6" w:space="0"/>
              <w:left w:val="single" w:color="auto" w:sz="6" w:space="0"/>
              <w:bottom w:val="single" w:color="auto" w:sz="8"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5.27</w:t>
            </w:r>
          </w:p>
        </w:tc>
        <w:tc>
          <w:tcPr>
            <w:tcW w:w="1299" w:type="dxa"/>
            <w:tcBorders>
              <w:top w:val="single" w:color="auto" w:sz="6" w:space="0"/>
              <w:left w:val="single" w:color="auto" w:sz="6" w:space="0"/>
              <w:bottom w:val="single" w:color="auto" w:sz="8" w:space="0"/>
              <w:right w:val="single" w:color="auto" w:sz="8"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4.73</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40" w:lineRule="exact"/>
              <w:rPr>
                <w:rFonts w:ascii="Times New Roman" w:hAnsi="Times New Roman" w:eastAsia="宋体" w:cs="Times New Roman"/>
                <w:kern w:val="0"/>
                <w:szCs w:val="24"/>
              </w:rPr>
            </w:pPr>
            <w:r>
              <w:rPr>
                <w:rFonts w:ascii="Times New Roman" w:hAnsi="Times New Roman" w:eastAsia="宋体" w:cs="Times New Roman"/>
                <w:kern w:val="0"/>
                <w:szCs w:val="24"/>
              </w:rPr>
              <w:t>市级集中式饮用水源水质 II类水质的比例（%）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p>
        </w:tc>
        <w:tc>
          <w:tcPr>
            <w:tcW w:w="1368" w:type="dxa"/>
            <w:tcBorders>
              <w:top w:val="single" w:color="auto" w:sz="8" w:space="0"/>
              <w:left w:val="single" w:color="auto" w:sz="6" w:space="0"/>
              <w:bottom w:val="single" w:color="auto" w:sz="6" w:space="0"/>
              <w:right w:val="single" w:color="auto" w:sz="6" w:space="0"/>
            </w:tcBorders>
            <w:vAlign w:val="center"/>
          </w:tcPr>
          <w:p>
            <w:pPr>
              <w:widowControl/>
              <w:spacing w:line="240" w:lineRule="exact"/>
              <w:rPr>
                <w:rFonts w:ascii="Times New Roman" w:hAnsi="Times New Roman" w:eastAsia="宋体" w:cs="Times New Roman"/>
                <w:kern w:val="0"/>
                <w:szCs w:val="24"/>
              </w:rPr>
            </w:pPr>
            <w:r>
              <w:rPr>
                <w:rFonts w:ascii="Times New Roman" w:hAnsi="Times New Roman" w:eastAsia="宋体" w:cs="Times New Roman"/>
                <w:kern w:val="0"/>
                <w:szCs w:val="24"/>
              </w:rPr>
              <w:t>林分改造面积（万亩）</w:t>
            </w:r>
          </w:p>
        </w:tc>
        <w:tc>
          <w:tcPr>
            <w:tcW w:w="1343" w:type="dxa"/>
            <w:tcBorders>
              <w:top w:val="single" w:color="auto" w:sz="8" w:space="0"/>
              <w:left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0.5</w:t>
            </w:r>
          </w:p>
        </w:tc>
        <w:tc>
          <w:tcPr>
            <w:tcW w:w="1175" w:type="dxa"/>
            <w:tcBorders>
              <w:top w:val="single" w:color="auto" w:sz="8" w:space="0"/>
              <w:left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8" w:space="0"/>
              <w:left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299" w:type="dxa"/>
            <w:tcBorders>
              <w:top w:val="single" w:color="auto" w:sz="8" w:space="0"/>
              <w:left w:val="single" w:color="auto" w:sz="6" w:space="0"/>
              <w:bottom w:val="single" w:color="auto" w:sz="6" w:space="0"/>
              <w:right w:val="single" w:color="auto" w:sz="8" w:space="0"/>
            </w:tcBorders>
            <w:vAlign w:val="center"/>
          </w:tcPr>
          <w:p>
            <w:pPr>
              <w:widowControl/>
              <w:spacing w:line="240" w:lineRule="exact"/>
              <w:jc w:val="center"/>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0.5</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40" w:lineRule="exact"/>
              <w:rPr>
                <w:rFonts w:ascii="Times New Roman" w:hAnsi="Times New Roman" w:eastAsia="宋体" w:cs="Times New Roman"/>
                <w:kern w:val="0"/>
                <w:szCs w:val="24"/>
              </w:rPr>
            </w:pPr>
            <w:r>
              <w:rPr>
                <w:rFonts w:ascii="Times New Roman" w:hAnsi="Times New Roman" w:eastAsia="宋体" w:cs="Times New Roman"/>
                <w:kern w:val="0"/>
                <w:szCs w:val="24"/>
              </w:rPr>
              <w:t>县级集中式饮用水源水质 II类水质的比例（%）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p>
        </w:tc>
        <w:tc>
          <w:tcPr>
            <w:tcW w:w="979" w:type="dxa"/>
            <w:vMerge w:val="continue"/>
            <w:tcBorders>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p>
        </w:tc>
        <w:tc>
          <w:tcPr>
            <w:tcW w:w="1171" w:type="dxa"/>
            <w:vMerge w:val="continue"/>
            <w:tcBorders>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p>
        </w:tc>
        <w:tc>
          <w:tcPr>
            <w:tcW w:w="1175" w:type="dxa"/>
            <w:vMerge w:val="continue"/>
            <w:tcBorders>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p>
        </w:tc>
        <w:tc>
          <w:tcPr>
            <w:tcW w:w="1368" w:type="dxa"/>
            <w:vMerge w:val="restart"/>
            <w:tcBorders>
              <w:top w:val="single" w:color="auto" w:sz="8" w:space="0"/>
              <w:left w:val="single" w:color="auto" w:sz="6" w:space="0"/>
              <w:right w:val="single" w:color="auto" w:sz="6" w:space="0"/>
            </w:tcBorders>
            <w:vAlign w:val="center"/>
          </w:tcPr>
          <w:p>
            <w:pPr>
              <w:widowControl/>
              <w:spacing w:line="240" w:lineRule="exact"/>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茶园和竹林生态化改造占既有面积比例（%）</w:t>
            </w:r>
          </w:p>
        </w:tc>
        <w:tc>
          <w:tcPr>
            <w:tcW w:w="1343" w:type="dxa"/>
            <w:vMerge w:val="restart"/>
            <w:tcBorders>
              <w:left w:val="single" w:color="auto" w:sz="6" w:space="0"/>
              <w:right w:val="single" w:color="auto" w:sz="6" w:space="0"/>
            </w:tcBorders>
            <w:vAlign w:val="center"/>
          </w:tcPr>
          <w:p>
            <w:pPr>
              <w:widowControl/>
              <w:spacing w:line="240" w:lineRule="exact"/>
              <w:rPr>
                <w:rFonts w:ascii="Times New Roman" w:hAnsi="Times New Roman" w:eastAsia="宋体" w:cs="Times New Roman"/>
                <w:kern w:val="0"/>
                <w:szCs w:val="24"/>
              </w:rPr>
            </w:pPr>
            <w:r>
              <w:rPr>
                <w:rFonts w:ascii="Times New Roman" w:hAnsi="Times New Roman" w:eastAsia="宋体" w:cs="Times New Roman"/>
                <w:kern w:val="0"/>
                <w:szCs w:val="21"/>
              </w:rPr>
              <w:t>竹园生态化改造占40%，茶园占43.03%</w:t>
            </w:r>
          </w:p>
        </w:tc>
        <w:tc>
          <w:tcPr>
            <w:tcW w:w="1175" w:type="dxa"/>
            <w:vMerge w:val="restart"/>
            <w:tcBorders>
              <w:left w:val="single" w:color="auto" w:sz="6" w:space="0"/>
              <w:right w:val="single" w:color="auto" w:sz="6" w:space="0"/>
            </w:tcBorders>
            <w:vAlign w:val="center"/>
          </w:tcPr>
          <w:p>
            <w:pPr>
              <w:widowControl/>
              <w:spacing w:line="240" w:lineRule="exact"/>
              <w:rPr>
                <w:rFonts w:ascii="Times New Roman" w:hAnsi="Times New Roman" w:eastAsia="宋体" w:cs="Times New Roman"/>
                <w:kern w:val="0"/>
                <w:szCs w:val="24"/>
              </w:rPr>
            </w:pPr>
            <w:r>
              <w:rPr>
                <w:rFonts w:ascii="Times New Roman" w:hAnsi="Times New Roman" w:eastAsia="宋体" w:cs="Times New Roman"/>
                <w:spacing w:val="-20"/>
                <w:kern w:val="0"/>
                <w:szCs w:val="21"/>
              </w:rPr>
              <w:t>竹园生态化改造占36.91%，茶园占43.03%</w:t>
            </w:r>
          </w:p>
        </w:tc>
        <w:tc>
          <w:tcPr>
            <w:tcW w:w="1171" w:type="dxa"/>
            <w:vMerge w:val="restart"/>
            <w:tcBorders>
              <w:left w:val="single" w:color="auto" w:sz="6" w:space="0"/>
              <w:right w:val="single" w:color="auto" w:sz="6" w:space="0"/>
            </w:tcBorders>
            <w:vAlign w:val="center"/>
          </w:tcPr>
          <w:p>
            <w:pPr>
              <w:widowControl/>
              <w:spacing w:line="240" w:lineRule="exact"/>
              <w:rPr>
                <w:rFonts w:ascii="Times New Roman" w:hAnsi="Times New Roman" w:eastAsia="宋体" w:cs="Times New Roman"/>
                <w:kern w:val="0"/>
                <w:szCs w:val="24"/>
              </w:rPr>
            </w:pPr>
            <w:r>
              <w:rPr>
                <w:rFonts w:ascii="Times New Roman" w:hAnsi="Times New Roman" w:eastAsia="宋体" w:cs="Times New Roman"/>
                <w:spacing w:val="-20"/>
                <w:kern w:val="0"/>
                <w:szCs w:val="21"/>
              </w:rPr>
              <w:t>竹园生态化改造占38%，茶园占43.03%</w:t>
            </w:r>
          </w:p>
        </w:tc>
        <w:tc>
          <w:tcPr>
            <w:tcW w:w="1299" w:type="dxa"/>
            <w:vMerge w:val="restart"/>
            <w:tcBorders>
              <w:top w:val="single" w:color="auto" w:sz="8" w:space="0"/>
              <w:left w:val="single" w:color="auto" w:sz="6" w:space="0"/>
              <w:right w:val="single" w:color="auto" w:sz="8" w:space="0"/>
            </w:tcBorders>
            <w:vAlign w:val="center"/>
          </w:tcPr>
          <w:p>
            <w:pPr>
              <w:widowControl/>
              <w:spacing w:line="240" w:lineRule="exact"/>
              <w:rPr>
                <w:rFonts w:ascii="Times New Roman" w:hAnsi="Times New Roman" w:eastAsia="宋体" w:cs="Times New Roman"/>
                <w:kern w:val="0"/>
                <w:szCs w:val="24"/>
              </w:rPr>
            </w:pPr>
            <w:r>
              <w:rPr>
                <w:rFonts w:ascii="Times New Roman" w:hAnsi="Times New Roman" w:eastAsia="宋体" w:cs="Times New Roman"/>
                <w:spacing w:val="-20"/>
                <w:kern w:val="0"/>
                <w:szCs w:val="21"/>
              </w:rPr>
              <w:t>竹园生态化改造占40%，茶园占43.03%</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40" w:lineRule="exact"/>
              <w:rPr>
                <w:rFonts w:ascii="Times New Roman" w:hAnsi="Times New Roman" w:eastAsia="宋体" w:cs="Times New Roman"/>
                <w:spacing w:val="-10"/>
                <w:kern w:val="0"/>
                <w:szCs w:val="24"/>
              </w:rPr>
            </w:pPr>
            <w:r>
              <w:rPr>
                <w:rFonts w:ascii="Times New Roman" w:hAnsi="Times New Roman" w:eastAsia="宋体" w:cs="Times New Roman"/>
                <w:spacing w:val="-10"/>
                <w:kern w:val="0"/>
                <w:szCs w:val="24"/>
              </w:rPr>
              <w:t>乡镇集中式饮用水源水质II类水质的比例（%）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vMerge w:val="restart"/>
            <w:tcBorders>
              <w:top w:val="single" w:color="auto" w:sz="6" w:space="0"/>
              <w:left w:val="single" w:color="auto" w:sz="6" w:space="0"/>
              <w:bottom w:val="single" w:color="auto" w:sz="8" w:space="0"/>
              <w:right w:val="single" w:color="auto" w:sz="6" w:space="0"/>
            </w:tcBorders>
            <w:vAlign w:val="center"/>
          </w:tcPr>
          <w:p>
            <w:pPr>
              <w:widowControl/>
              <w:spacing w:line="240" w:lineRule="exact"/>
              <w:rPr>
                <w:rFonts w:ascii="Times New Roman" w:hAnsi="Times New Roman" w:eastAsia="宋体" w:cs="Times New Roman"/>
                <w:kern w:val="0"/>
                <w:szCs w:val="24"/>
              </w:rPr>
            </w:pPr>
            <w:r>
              <w:rPr>
                <w:rFonts w:ascii="Times New Roman" w:hAnsi="Times New Roman" w:eastAsia="宋体" w:cs="Times New Roman"/>
                <w:kern w:val="0"/>
                <w:szCs w:val="24"/>
              </w:rPr>
              <w:t>规模化畜禽养殖污水集中处理率（%）</w:t>
            </w:r>
          </w:p>
        </w:tc>
        <w:tc>
          <w:tcPr>
            <w:tcW w:w="979" w:type="dxa"/>
            <w:vMerge w:val="restart"/>
            <w:tcBorders>
              <w:top w:val="single" w:color="auto" w:sz="6" w:space="0"/>
              <w:left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93.84</w:t>
            </w:r>
          </w:p>
        </w:tc>
        <w:tc>
          <w:tcPr>
            <w:tcW w:w="1171" w:type="dxa"/>
            <w:vMerge w:val="restart"/>
            <w:tcBorders>
              <w:top w:val="single" w:color="auto" w:sz="6" w:space="0"/>
              <w:left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93.84</w:t>
            </w:r>
          </w:p>
        </w:tc>
        <w:tc>
          <w:tcPr>
            <w:tcW w:w="1175" w:type="dxa"/>
            <w:vMerge w:val="restart"/>
            <w:tcBorders>
              <w:top w:val="single" w:color="auto" w:sz="6" w:space="0"/>
              <w:left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93.84</w:t>
            </w:r>
          </w:p>
        </w:tc>
        <w:tc>
          <w:tcPr>
            <w:tcW w:w="1175" w:type="dxa"/>
            <w:vMerge w:val="restart"/>
            <w:tcBorders>
              <w:top w:val="single" w:color="auto" w:sz="6" w:space="0"/>
              <w:left w:val="single" w:color="auto" w:sz="6" w:space="0"/>
              <w:bottom w:val="single" w:color="auto" w:sz="8"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93.84</w:t>
            </w:r>
          </w:p>
        </w:tc>
        <w:tc>
          <w:tcPr>
            <w:tcW w:w="1368" w:type="dxa"/>
            <w:vMerge w:val="continue"/>
            <w:tcBorders>
              <w:left w:val="single" w:color="auto" w:sz="6" w:space="0"/>
              <w:bottom w:val="single" w:color="auto" w:sz="6"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p>
        </w:tc>
        <w:tc>
          <w:tcPr>
            <w:tcW w:w="1343" w:type="dxa"/>
            <w:vMerge w:val="continue"/>
            <w:tcBorders>
              <w:left w:val="single" w:color="auto" w:sz="6" w:space="0"/>
              <w:bottom w:val="single" w:color="auto" w:sz="6"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p>
        </w:tc>
        <w:tc>
          <w:tcPr>
            <w:tcW w:w="1175" w:type="dxa"/>
            <w:vMerge w:val="continue"/>
            <w:tcBorders>
              <w:left w:val="single" w:color="auto" w:sz="6" w:space="0"/>
              <w:bottom w:val="single" w:color="auto" w:sz="6"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p>
        </w:tc>
        <w:tc>
          <w:tcPr>
            <w:tcW w:w="1171" w:type="dxa"/>
            <w:vMerge w:val="continue"/>
            <w:tcBorders>
              <w:left w:val="single" w:color="auto" w:sz="6" w:space="0"/>
              <w:bottom w:val="single" w:color="auto" w:sz="6"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p>
        </w:tc>
        <w:tc>
          <w:tcPr>
            <w:tcW w:w="1299" w:type="dxa"/>
            <w:vMerge w:val="continue"/>
            <w:tcBorders>
              <w:left w:val="single" w:color="auto" w:sz="6" w:space="0"/>
              <w:bottom w:val="single" w:color="auto" w:sz="6" w:space="0"/>
              <w:right w:val="single" w:color="auto" w:sz="8" w:space="0"/>
            </w:tcBorders>
            <w:vAlign w:val="center"/>
          </w:tcPr>
          <w:p>
            <w:pPr>
              <w:widowControl/>
              <w:spacing w:line="240" w:lineRule="exact"/>
              <w:jc w:val="left"/>
              <w:rPr>
                <w:rFonts w:ascii="Times New Roman" w:hAnsi="Times New Roman" w:eastAsia="宋体" w:cs="Times New Roman"/>
                <w:kern w:val="0"/>
                <w:szCs w:val="24"/>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40" w:lineRule="exact"/>
              <w:rPr>
                <w:rFonts w:ascii="Times New Roman" w:hAnsi="Times New Roman" w:eastAsia="宋体" w:cs="Times New Roman"/>
                <w:kern w:val="0"/>
                <w:szCs w:val="24"/>
              </w:rPr>
            </w:pPr>
            <w:r>
              <w:rPr>
                <w:rFonts w:ascii="Times New Roman" w:hAnsi="Times New Roman" w:eastAsia="宋体" w:cs="Times New Roman"/>
                <w:kern w:val="0"/>
                <w:szCs w:val="24"/>
              </w:rPr>
              <w:t>小流域优于 III类水质比例（%）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vMerge w:val="continue"/>
            <w:tcBorders>
              <w:top w:val="single" w:color="auto" w:sz="6" w:space="0"/>
              <w:left w:val="single" w:color="auto" w:sz="6" w:space="0"/>
              <w:bottom w:val="single" w:color="auto" w:sz="8"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8"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p>
        </w:tc>
        <w:tc>
          <w:tcPr>
            <w:tcW w:w="1368" w:type="dxa"/>
            <w:vMerge w:val="restart"/>
            <w:tcBorders>
              <w:top w:val="single" w:color="auto" w:sz="6" w:space="0"/>
              <w:left w:val="single" w:color="auto" w:sz="6" w:space="0"/>
              <w:bottom w:val="single" w:color="auto" w:sz="8" w:space="0"/>
              <w:right w:val="single" w:color="auto" w:sz="6" w:space="0"/>
            </w:tcBorders>
            <w:vAlign w:val="center"/>
          </w:tcPr>
          <w:p>
            <w:pPr>
              <w:widowControl/>
              <w:spacing w:line="240" w:lineRule="exact"/>
              <w:rPr>
                <w:rFonts w:ascii="Times New Roman" w:hAnsi="Times New Roman" w:eastAsia="宋体" w:cs="Times New Roman"/>
                <w:kern w:val="0"/>
                <w:szCs w:val="24"/>
              </w:rPr>
            </w:pPr>
            <w:r>
              <w:rPr>
                <w:rFonts w:ascii="Times New Roman" w:hAnsi="Times New Roman" w:eastAsia="宋体" w:cs="Times New Roman"/>
                <w:kern w:val="0"/>
                <w:szCs w:val="24"/>
              </w:rPr>
              <w:t>生物多样性保护</w:t>
            </w:r>
          </w:p>
        </w:tc>
        <w:tc>
          <w:tcPr>
            <w:tcW w:w="1343" w:type="dxa"/>
            <w:vMerge w:val="restart"/>
            <w:tcBorders>
              <w:top w:val="single" w:color="auto" w:sz="6" w:space="0"/>
              <w:left w:val="single" w:color="auto" w:sz="6" w:space="0"/>
              <w:right w:val="single" w:color="auto" w:sz="6" w:space="0"/>
            </w:tcBorders>
            <w:vAlign w:val="center"/>
          </w:tcPr>
          <w:p>
            <w:pPr>
              <w:widowControl/>
              <w:spacing w:line="240" w:lineRule="exact"/>
              <w:rPr>
                <w:rFonts w:ascii="Times New Roman" w:hAnsi="Times New Roman" w:eastAsia="宋体" w:cs="Times New Roman"/>
                <w:kern w:val="0"/>
                <w:szCs w:val="24"/>
              </w:rPr>
            </w:pPr>
            <w:r>
              <w:rPr>
                <w:rFonts w:ascii="Times New Roman" w:hAnsi="Times New Roman" w:eastAsia="宋体" w:cs="Times New Roman"/>
                <w:kern w:val="0"/>
                <w:szCs w:val="24"/>
              </w:rPr>
              <w:t>丧失和流失基本得到控制</w:t>
            </w:r>
          </w:p>
        </w:tc>
        <w:tc>
          <w:tcPr>
            <w:tcW w:w="1175" w:type="dxa"/>
            <w:vMerge w:val="restart"/>
            <w:tcBorders>
              <w:top w:val="single" w:color="auto" w:sz="6" w:space="0"/>
              <w:left w:val="single" w:color="auto" w:sz="6" w:space="0"/>
              <w:right w:val="single" w:color="auto" w:sz="6" w:space="0"/>
            </w:tcBorders>
            <w:vAlign w:val="center"/>
          </w:tcPr>
          <w:p>
            <w:pPr>
              <w:widowControl/>
              <w:spacing w:line="240" w:lineRule="exact"/>
              <w:rPr>
                <w:rFonts w:ascii="Times New Roman" w:hAnsi="Times New Roman" w:eastAsia="宋体" w:cs="Times New Roman"/>
                <w:kern w:val="0"/>
                <w:szCs w:val="24"/>
              </w:rPr>
            </w:pPr>
            <w:r>
              <w:rPr>
                <w:rFonts w:ascii="Times New Roman" w:hAnsi="Times New Roman" w:eastAsia="宋体" w:cs="Times New Roman"/>
                <w:kern w:val="0"/>
                <w:szCs w:val="24"/>
              </w:rPr>
              <w:t>丧失和流失基本得到控制</w:t>
            </w:r>
          </w:p>
        </w:tc>
        <w:tc>
          <w:tcPr>
            <w:tcW w:w="1171" w:type="dxa"/>
            <w:vMerge w:val="restart"/>
            <w:tcBorders>
              <w:top w:val="single" w:color="auto" w:sz="6" w:space="0"/>
              <w:left w:val="single" w:color="auto" w:sz="6" w:space="0"/>
              <w:right w:val="single" w:color="auto" w:sz="6" w:space="0"/>
            </w:tcBorders>
            <w:vAlign w:val="center"/>
          </w:tcPr>
          <w:p>
            <w:pPr>
              <w:widowControl/>
              <w:spacing w:line="240" w:lineRule="exact"/>
              <w:rPr>
                <w:rFonts w:ascii="Times New Roman" w:hAnsi="Times New Roman" w:eastAsia="宋体" w:cs="Times New Roman"/>
                <w:kern w:val="0"/>
                <w:szCs w:val="24"/>
              </w:rPr>
            </w:pPr>
            <w:r>
              <w:rPr>
                <w:rFonts w:ascii="Times New Roman" w:hAnsi="Times New Roman" w:eastAsia="宋体" w:cs="Times New Roman"/>
                <w:kern w:val="0"/>
                <w:szCs w:val="24"/>
              </w:rPr>
              <w:t>丧失和流失基本得到控制</w:t>
            </w:r>
          </w:p>
        </w:tc>
        <w:tc>
          <w:tcPr>
            <w:tcW w:w="1299" w:type="dxa"/>
            <w:vMerge w:val="restart"/>
            <w:tcBorders>
              <w:top w:val="single" w:color="auto" w:sz="6" w:space="0"/>
              <w:left w:val="single" w:color="auto" w:sz="6" w:space="0"/>
              <w:bottom w:val="single" w:color="auto" w:sz="8" w:space="0"/>
              <w:right w:val="single" w:color="auto" w:sz="8" w:space="0"/>
            </w:tcBorders>
            <w:vAlign w:val="center"/>
          </w:tcPr>
          <w:p>
            <w:pPr>
              <w:widowControl/>
              <w:spacing w:line="240" w:lineRule="exact"/>
              <w:rPr>
                <w:rFonts w:ascii="Times New Roman" w:hAnsi="Times New Roman" w:eastAsia="宋体" w:cs="Times New Roman"/>
                <w:kern w:val="0"/>
                <w:szCs w:val="24"/>
              </w:rPr>
            </w:pPr>
            <w:r>
              <w:rPr>
                <w:rFonts w:ascii="Times New Roman" w:hAnsi="Times New Roman" w:eastAsia="宋体" w:cs="Times New Roman"/>
                <w:kern w:val="0"/>
                <w:szCs w:val="24"/>
              </w:rPr>
              <w:t>丧失和流失基本得到控制</w:t>
            </w:r>
          </w:p>
        </w:tc>
      </w:tr>
      <w:bookmarkEnd w:id="33"/>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90" w:hRule="atLeast"/>
          <w:jc w:val="center"/>
        </w:trPr>
        <w:tc>
          <w:tcPr>
            <w:tcW w:w="574" w:type="dxa"/>
            <w:vMerge w:val="continue"/>
            <w:tcBorders>
              <w:left w:val="single" w:color="auto" w:sz="8"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r>
              <w:rPr>
                <w:rFonts w:ascii="Times New Roman" w:hAnsi="Times New Roman" w:eastAsia="宋体" w:cs="Times New Roman"/>
                <w:kern w:val="0"/>
                <w:szCs w:val="24"/>
              </w:rPr>
              <w:t>劣五类水质</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p>
        </w:tc>
        <w:tc>
          <w:tcPr>
            <w:tcW w:w="1368"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p>
        </w:tc>
        <w:tc>
          <w:tcPr>
            <w:tcW w:w="1343" w:type="dxa"/>
            <w:vMerge w:val="continue"/>
            <w:tcBorders>
              <w:left w:val="single" w:color="auto" w:sz="6"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p>
        </w:tc>
        <w:tc>
          <w:tcPr>
            <w:tcW w:w="1299" w:type="dxa"/>
            <w:vMerge w:val="continue"/>
            <w:tcBorders>
              <w:top w:val="single" w:color="auto" w:sz="6" w:space="0"/>
              <w:left w:val="single" w:color="auto" w:sz="6" w:space="0"/>
              <w:bottom w:val="single" w:color="auto" w:sz="6" w:space="0"/>
              <w:right w:val="single" w:color="auto" w:sz="8" w:space="0"/>
            </w:tcBorders>
            <w:vAlign w:val="center"/>
          </w:tcPr>
          <w:p>
            <w:pPr>
              <w:widowControl/>
              <w:spacing w:line="240" w:lineRule="exact"/>
              <w:jc w:val="left"/>
              <w:rPr>
                <w:rFonts w:ascii="Times New Roman" w:hAnsi="Times New Roman" w:eastAsia="宋体" w:cs="Times New Roman"/>
                <w:kern w:val="0"/>
                <w:szCs w:val="24"/>
              </w:rPr>
            </w:pPr>
          </w:p>
        </w:tc>
      </w:tr>
      <w:bookmarkEnd w:id="31"/>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664" w:hRule="atLeast"/>
          <w:jc w:val="center"/>
        </w:trPr>
        <w:tc>
          <w:tcPr>
            <w:tcW w:w="574" w:type="dxa"/>
            <w:vMerge w:val="restart"/>
            <w:tcBorders>
              <w:left w:val="single" w:color="auto" w:sz="8"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bookmarkStart w:id="34" w:name="_Hlk4492810"/>
            <w:bookmarkStart w:id="35" w:name="_Hlk4493150"/>
            <w:r>
              <w:rPr>
                <w:rFonts w:ascii="Times New Roman" w:hAnsi="Times New Roman" w:eastAsia="宋体" w:cs="Times New Roman"/>
                <w:kern w:val="0"/>
                <w:szCs w:val="24"/>
              </w:rPr>
              <w:t>泰宁县</w:t>
            </w:r>
          </w:p>
        </w:tc>
        <w:tc>
          <w:tcPr>
            <w:tcW w:w="980" w:type="dxa"/>
            <w:vMerge w:val="restart"/>
            <w:tcBorders>
              <w:top w:val="single" w:color="auto" w:sz="6" w:space="0"/>
              <w:left w:val="single" w:color="auto" w:sz="8"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r>
              <w:rPr>
                <w:rFonts w:ascii="Times New Roman" w:hAnsi="Times New Roman" w:eastAsia="宋体" w:cs="Times New Roman"/>
                <w:kern w:val="0"/>
                <w:szCs w:val="24"/>
              </w:rPr>
              <w:t>建成国家生态文明实验区，区域资源环境承载能力有效提升</w:t>
            </w: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60" w:lineRule="exact"/>
              <w:rPr>
                <w:rFonts w:ascii="Times New Roman" w:hAnsi="Times New Roman" w:eastAsia="宋体" w:cs="Times New Roman"/>
                <w:kern w:val="0"/>
                <w:szCs w:val="24"/>
              </w:rPr>
            </w:pPr>
            <w:r>
              <w:rPr>
                <w:rFonts w:ascii="Times New Roman" w:hAnsi="Times New Roman" w:eastAsia="宋体" w:cs="Times New Roman"/>
                <w:kern w:val="0"/>
                <w:szCs w:val="24"/>
              </w:rPr>
              <w:t>台湾海峡闽江口水质优良点位比例（第 I、II类海水水质海域面积比例）（ %）</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restart"/>
            <w:tcBorders>
              <w:top w:val="single" w:color="auto" w:sz="6" w:space="0"/>
              <w:left w:val="single" w:color="auto" w:sz="6" w:space="0"/>
              <w:bottom w:val="single" w:color="auto" w:sz="6" w:space="0"/>
              <w:right w:val="single" w:color="auto" w:sz="6" w:space="0"/>
            </w:tcBorders>
            <w:vAlign w:val="center"/>
          </w:tcPr>
          <w:p>
            <w:pPr>
              <w:widowControl/>
              <w:spacing w:line="260" w:lineRule="exact"/>
              <w:rPr>
                <w:rFonts w:ascii="Times New Roman" w:hAnsi="Times New Roman" w:eastAsia="宋体" w:cs="Times New Roman"/>
                <w:kern w:val="0"/>
                <w:szCs w:val="24"/>
              </w:rPr>
            </w:pPr>
            <w:r>
              <w:rPr>
                <w:rFonts w:ascii="Times New Roman" w:hAnsi="Times New Roman" w:eastAsia="宋体" w:cs="Times New Roman"/>
                <w:kern w:val="0"/>
                <w:szCs w:val="24"/>
              </w:rPr>
              <w:t>城镇污水处理率（%）</w:t>
            </w:r>
          </w:p>
        </w:tc>
        <w:tc>
          <w:tcPr>
            <w:tcW w:w="979" w:type="dxa"/>
            <w:vMerge w:val="restart"/>
            <w:tcBorders>
              <w:top w:val="single" w:color="auto" w:sz="6" w:space="0"/>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91.4，其中</w:t>
            </w:r>
            <w:r>
              <w:rPr>
                <w:rFonts w:ascii="Times New Roman" w:hAnsi="Times New Roman" w:eastAsia="宋体" w:cs="Times New Roman"/>
                <w:kern w:val="0"/>
                <w:szCs w:val="21"/>
              </w:rPr>
              <w:t>县94%、建制镇70%</w:t>
            </w:r>
          </w:p>
        </w:tc>
        <w:tc>
          <w:tcPr>
            <w:tcW w:w="1171" w:type="dxa"/>
            <w:vMerge w:val="restart"/>
            <w:tcBorders>
              <w:top w:val="single" w:color="auto" w:sz="6" w:space="0"/>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91.4，其中</w:t>
            </w:r>
            <w:r>
              <w:rPr>
                <w:rFonts w:ascii="Times New Roman" w:hAnsi="Times New Roman" w:eastAsia="宋体" w:cs="Times New Roman"/>
                <w:kern w:val="0"/>
                <w:szCs w:val="21"/>
              </w:rPr>
              <w:t>县90%、建制镇58%</w:t>
            </w:r>
          </w:p>
        </w:tc>
        <w:tc>
          <w:tcPr>
            <w:tcW w:w="1175" w:type="dxa"/>
            <w:vMerge w:val="restart"/>
            <w:tcBorders>
              <w:top w:val="single" w:color="auto" w:sz="6" w:space="0"/>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91.4，其中</w:t>
            </w:r>
            <w:r>
              <w:rPr>
                <w:rFonts w:ascii="Times New Roman" w:hAnsi="Times New Roman" w:eastAsia="宋体" w:cs="Times New Roman"/>
                <w:kern w:val="0"/>
                <w:szCs w:val="21"/>
              </w:rPr>
              <w:t>县92%、建制镇64%</w:t>
            </w:r>
          </w:p>
        </w:tc>
        <w:tc>
          <w:tcPr>
            <w:tcW w:w="1175" w:type="dxa"/>
            <w:vMerge w:val="restart"/>
            <w:tcBorders>
              <w:top w:val="single" w:color="auto" w:sz="6" w:space="0"/>
              <w:left w:val="single" w:color="auto" w:sz="6" w:space="0"/>
              <w:bottom w:val="single" w:color="auto" w:sz="6" w:space="0"/>
              <w:right w:val="single" w:color="auto" w:sz="6" w:space="0"/>
            </w:tcBorders>
            <w:shd w:val="clear" w:color="auto" w:fill="auto"/>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91.4，其中</w:t>
            </w:r>
            <w:r>
              <w:rPr>
                <w:rFonts w:ascii="Times New Roman" w:hAnsi="Times New Roman" w:eastAsia="宋体" w:cs="Times New Roman"/>
                <w:kern w:val="0"/>
                <w:szCs w:val="21"/>
              </w:rPr>
              <w:t>县94%、建制镇70%</w:t>
            </w:r>
          </w:p>
        </w:tc>
        <w:tc>
          <w:tcPr>
            <w:tcW w:w="1368" w:type="dxa"/>
            <w:tcBorders>
              <w:top w:val="single" w:color="auto" w:sz="6" w:space="0"/>
              <w:left w:val="single" w:color="auto" w:sz="6" w:space="0"/>
              <w:right w:val="single" w:color="auto" w:sz="6" w:space="0"/>
            </w:tcBorders>
            <w:shd w:val="clear" w:color="auto" w:fill="auto"/>
            <w:vAlign w:val="center"/>
          </w:tcPr>
          <w:p>
            <w:pPr>
              <w:widowControl/>
              <w:spacing w:line="260" w:lineRule="exact"/>
              <w:rPr>
                <w:rFonts w:ascii="Times New Roman" w:hAnsi="Times New Roman" w:eastAsia="宋体" w:cs="Times New Roman"/>
                <w:kern w:val="0"/>
                <w:szCs w:val="24"/>
              </w:rPr>
            </w:pPr>
            <w:r>
              <w:rPr>
                <w:rFonts w:ascii="Times New Roman" w:hAnsi="Times New Roman" w:eastAsia="宋体" w:cs="Times New Roman"/>
                <w:kern w:val="0"/>
                <w:szCs w:val="24"/>
              </w:rPr>
              <w:t>水土流失面积治理面积（km</w:t>
            </w:r>
            <w:r>
              <w:rPr>
                <w:rFonts w:ascii="Times New Roman" w:hAnsi="Times New Roman" w:eastAsia="宋体" w:cs="Times New Roman"/>
                <w:kern w:val="0"/>
                <w:szCs w:val="24"/>
                <w:vertAlign w:val="superscript"/>
              </w:rPr>
              <w:t>2</w:t>
            </w:r>
            <w:r>
              <w:rPr>
                <w:rFonts w:ascii="Times New Roman" w:hAnsi="Times New Roman" w:eastAsia="宋体" w:cs="Times New Roman"/>
                <w:kern w:val="0"/>
                <w:szCs w:val="24"/>
              </w:rPr>
              <w:t>）</w:t>
            </w:r>
          </w:p>
        </w:tc>
        <w:tc>
          <w:tcPr>
            <w:tcW w:w="1343" w:type="dxa"/>
            <w:tcBorders>
              <w:top w:val="single" w:color="auto" w:sz="6" w:space="0"/>
              <w:left w:val="single" w:color="auto" w:sz="6" w:space="0"/>
              <w:right w:val="single" w:color="auto" w:sz="6" w:space="0"/>
            </w:tcBorders>
            <w:vAlign w:val="center"/>
          </w:tcPr>
          <w:p>
            <w:pPr>
              <w:widowControl/>
              <w:spacing w:line="260" w:lineRule="exact"/>
              <w:ind w:right="-132" w:rightChars="-63"/>
              <w:jc w:val="center"/>
              <w:rPr>
                <w:rFonts w:ascii="Times New Roman" w:hAnsi="Times New Roman" w:eastAsia="宋体" w:cs="Times New Roman"/>
                <w:kern w:val="0"/>
                <w:szCs w:val="24"/>
              </w:rPr>
            </w:pPr>
            <w:r>
              <w:rPr>
                <w:rFonts w:ascii="Times New Roman" w:hAnsi="Times New Roman" w:eastAsia="宋体" w:cs="Times New Roman"/>
                <w:kern w:val="0"/>
                <w:szCs w:val="24"/>
              </w:rPr>
              <w:t>65</w:t>
            </w:r>
            <w:r>
              <w:rPr>
                <w:rFonts w:hint="eastAsia" w:ascii="Times New Roman" w:hAnsi="Times New Roman" w:eastAsia="宋体" w:cs="Times New Roman"/>
                <w:kern w:val="0"/>
                <w:szCs w:val="24"/>
              </w:rPr>
              <w:t>（水利）、</w:t>
            </w:r>
            <w:r>
              <w:rPr>
                <w:rFonts w:ascii="Times New Roman" w:hAnsi="Times New Roman" w:eastAsia="宋体" w:cs="Times New Roman"/>
                <w:kern w:val="0"/>
                <w:szCs w:val="24"/>
              </w:rPr>
              <w:t>66.65</w:t>
            </w:r>
            <w:r>
              <w:rPr>
                <w:rFonts w:hint="eastAsia" w:ascii="Times New Roman" w:hAnsi="Times New Roman" w:eastAsia="宋体" w:cs="Times New Roman"/>
                <w:kern w:val="0"/>
                <w:szCs w:val="24"/>
              </w:rPr>
              <w:t>（林业）、0.33（自然资源）</w:t>
            </w:r>
          </w:p>
        </w:tc>
        <w:tc>
          <w:tcPr>
            <w:tcW w:w="1175" w:type="dxa"/>
            <w:tcBorders>
              <w:top w:val="single" w:color="auto" w:sz="6" w:space="0"/>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23.7</w:t>
            </w:r>
            <w:r>
              <w:rPr>
                <w:rFonts w:hint="eastAsia" w:ascii="Times New Roman" w:hAnsi="Times New Roman" w:eastAsia="宋体" w:cs="Times New Roman"/>
                <w:kern w:val="0"/>
                <w:szCs w:val="24"/>
              </w:rPr>
              <w:t>（水利）、24.67（林业）</w:t>
            </w:r>
          </w:p>
        </w:tc>
        <w:tc>
          <w:tcPr>
            <w:tcW w:w="1171" w:type="dxa"/>
            <w:tcBorders>
              <w:top w:val="single" w:color="auto" w:sz="6" w:space="0"/>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22.1</w:t>
            </w:r>
            <w:r>
              <w:rPr>
                <w:rFonts w:hint="eastAsia" w:ascii="Times New Roman" w:hAnsi="Times New Roman" w:eastAsia="宋体" w:cs="Times New Roman"/>
                <w:kern w:val="0"/>
                <w:szCs w:val="24"/>
              </w:rPr>
              <w:t>（水利）、33.97（林业）</w:t>
            </w:r>
          </w:p>
        </w:tc>
        <w:tc>
          <w:tcPr>
            <w:tcW w:w="1299" w:type="dxa"/>
            <w:tcBorders>
              <w:top w:val="single" w:color="auto" w:sz="6" w:space="0"/>
              <w:left w:val="single" w:color="auto" w:sz="6" w:space="0"/>
              <w:bottom w:val="single" w:color="auto" w:sz="6" w:space="0"/>
              <w:right w:val="single" w:color="auto" w:sz="8"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19.2</w:t>
            </w:r>
            <w:r>
              <w:rPr>
                <w:rFonts w:hint="eastAsia" w:ascii="Times New Roman" w:hAnsi="Times New Roman" w:eastAsia="宋体" w:cs="Times New Roman"/>
                <w:kern w:val="0"/>
                <w:szCs w:val="24"/>
              </w:rPr>
              <w:t>（水利）、</w:t>
            </w:r>
            <w:r>
              <w:rPr>
                <w:rFonts w:ascii="Times New Roman" w:hAnsi="Times New Roman" w:eastAsia="宋体" w:cs="Times New Roman"/>
                <w:kern w:val="0"/>
                <w:szCs w:val="24"/>
              </w:rPr>
              <w:t>8.01</w:t>
            </w:r>
            <w:r>
              <w:rPr>
                <w:rFonts w:hint="eastAsia" w:ascii="Times New Roman" w:hAnsi="Times New Roman" w:eastAsia="宋体" w:cs="Times New Roman"/>
                <w:kern w:val="0"/>
                <w:szCs w:val="24"/>
              </w:rPr>
              <w:t>（林业）、0.33（自然资源）</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60" w:lineRule="exact"/>
              <w:rPr>
                <w:rFonts w:ascii="Times New Roman" w:hAnsi="Times New Roman" w:eastAsia="宋体" w:cs="Times New Roman"/>
                <w:kern w:val="0"/>
                <w:szCs w:val="24"/>
              </w:rPr>
            </w:pPr>
            <w:r>
              <w:rPr>
                <w:rFonts w:ascii="Times New Roman" w:hAnsi="Times New Roman" w:eastAsia="宋体" w:cs="Times New Roman"/>
                <w:kern w:val="0"/>
                <w:szCs w:val="24"/>
              </w:rPr>
              <w:t>台湾海峡闽江口劣四类海水比例（%）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p>
        </w:tc>
        <w:tc>
          <w:tcPr>
            <w:tcW w:w="979" w:type="dxa"/>
            <w:vMerge w:val="continue"/>
            <w:tcBorders>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p>
        </w:tc>
        <w:tc>
          <w:tcPr>
            <w:tcW w:w="1171" w:type="dxa"/>
            <w:vMerge w:val="continue"/>
            <w:tcBorders>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p>
        </w:tc>
        <w:tc>
          <w:tcPr>
            <w:tcW w:w="1175" w:type="dxa"/>
            <w:vMerge w:val="continue"/>
            <w:tcBorders>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shd w:val="clear" w:color="auto" w:fill="auto"/>
            <w:vAlign w:val="center"/>
          </w:tcPr>
          <w:p>
            <w:pPr>
              <w:widowControl/>
              <w:spacing w:line="260" w:lineRule="exact"/>
              <w:jc w:val="center"/>
              <w:rPr>
                <w:rFonts w:ascii="Times New Roman" w:hAnsi="Times New Roman" w:eastAsia="宋体" w:cs="Times New Roman"/>
                <w:kern w:val="0"/>
                <w:szCs w:val="24"/>
              </w:rPr>
            </w:pPr>
          </w:p>
        </w:tc>
        <w:tc>
          <w:tcPr>
            <w:tcW w:w="1368" w:type="dxa"/>
            <w:tcBorders>
              <w:left w:val="single" w:color="auto" w:sz="6" w:space="0"/>
              <w:right w:val="single" w:color="auto" w:sz="6" w:space="0"/>
            </w:tcBorders>
            <w:shd w:val="clear" w:color="auto" w:fill="auto"/>
            <w:vAlign w:val="center"/>
          </w:tcPr>
          <w:p>
            <w:pPr>
              <w:widowControl/>
              <w:spacing w:line="260" w:lineRule="exact"/>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废弃矿山治理（处）</w:t>
            </w:r>
          </w:p>
        </w:tc>
        <w:tc>
          <w:tcPr>
            <w:tcW w:w="1343" w:type="dxa"/>
            <w:tcBorders>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15</w:t>
            </w:r>
          </w:p>
        </w:tc>
        <w:tc>
          <w:tcPr>
            <w:tcW w:w="1175" w:type="dxa"/>
            <w:tcBorders>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3</w:t>
            </w:r>
          </w:p>
        </w:tc>
        <w:tc>
          <w:tcPr>
            <w:tcW w:w="1299" w:type="dxa"/>
            <w:tcBorders>
              <w:top w:val="single" w:color="auto" w:sz="6" w:space="0"/>
              <w:left w:val="single" w:color="auto" w:sz="6" w:space="0"/>
              <w:bottom w:val="single" w:color="auto" w:sz="6" w:space="0"/>
              <w:right w:val="single" w:color="auto" w:sz="8"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12</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463" w:hRule="atLeast"/>
          <w:jc w:val="center"/>
        </w:trPr>
        <w:tc>
          <w:tcPr>
            <w:tcW w:w="574" w:type="dxa"/>
            <w:vMerge w:val="continue"/>
            <w:tcBorders>
              <w:left w:val="single" w:color="auto" w:sz="8"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60" w:lineRule="exact"/>
              <w:rPr>
                <w:rFonts w:ascii="Times New Roman" w:hAnsi="Times New Roman" w:eastAsia="宋体" w:cs="Times New Roman"/>
                <w:spacing w:val="-10"/>
                <w:kern w:val="0"/>
                <w:szCs w:val="24"/>
              </w:rPr>
            </w:pPr>
            <w:r>
              <w:rPr>
                <w:rFonts w:ascii="Times New Roman" w:hAnsi="Times New Roman" w:eastAsia="宋体" w:cs="Times New Roman"/>
                <w:spacing w:val="-10"/>
                <w:kern w:val="0"/>
                <w:szCs w:val="24"/>
              </w:rPr>
              <w:t>闽江干流和二级以上支流水质优良比例（%）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restart"/>
            <w:tcBorders>
              <w:top w:val="single" w:color="auto" w:sz="6" w:space="0"/>
              <w:left w:val="single" w:color="auto" w:sz="6" w:space="0"/>
              <w:right w:val="single" w:color="auto" w:sz="6" w:space="0"/>
            </w:tcBorders>
            <w:vAlign w:val="center"/>
          </w:tcPr>
          <w:p>
            <w:pPr>
              <w:widowControl/>
              <w:spacing w:line="260" w:lineRule="exact"/>
              <w:rPr>
                <w:rFonts w:ascii="Times New Roman" w:hAnsi="Times New Roman" w:eastAsia="宋体" w:cs="Times New Roman"/>
                <w:kern w:val="0"/>
                <w:szCs w:val="24"/>
              </w:rPr>
            </w:pPr>
            <w:r>
              <w:rPr>
                <w:rFonts w:ascii="Times New Roman" w:hAnsi="Times New Roman" w:eastAsia="宋体" w:cs="Times New Roman"/>
                <w:kern w:val="0"/>
                <w:szCs w:val="24"/>
              </w:rPr>
              <w:t>村镇垃圾收集处理率（%）</w:t>
            </w:r>
          </w:p>
          <w:p>
            <w:pPr>
              <w:widowControl/>
              <w:spacing w:line="260" w:lineRule="exact"/>
              <w:rPr>
                <w:rFonts w:ascii="Times New Roman" w:hAnsi="Times New Roman" w:eastAsia="宋体" w:cs="Times New Roman"/>
                <w:kern w:val="0"/>
                <w:szCs w:val="24"/>
              </w:rPr>
            </w:pPr>
          </w:p>
        </w:tc>
        <w:tc>
          <w:tcPr>
            <w:tcW w:w="979" w:type="dxa"/>
            <w:vMerge w:val="restart"/>
            <w:tcBorders>
              <w:top w:val="single" w:color="auto" w:sz="6" w:space="0"/>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171" w:type="dxa"/>
            <w:vMerge w:val="restart"/>
            <w:tcBorders>
              <w:top w:val="single" w:color="auto" w:sz="6" w:space="0"/>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175" w:type="dxa"/>
            <w:vMerge w:val="restart"/>
            <w:tcBorders>
              <w:top w:val="single" w:color="auto" w:sz="6" w:space="0"/>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175" w:type="dxa"/>
            <w:vMerge w:val="restart"/>
            <w:tcBorders>
              <w:top w:val="single" w:color="auto" w:sz="6" w:space="0"/>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368" w:type="dxa"/>
            <w:tcBorders>
              <w:left w:val="single" w:color="auto" w:sz="6" w:space="0"/>
              <w:right w:val="single" w:color="auto" w:sz="6" w:space="0"/>
            </w:tcBorders>
            <w:shd w:val="clear" w:color="auto" w:fill="auto"/>
            <w:vAlign w:val="center"/>
          </w:tcPr>
          <w:p>
            <w:pPr>
              <w:widowControl/>
              <w:spacing w:line="260" w:lineRule="exact"/>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地质灾害（处）</w:t>
            </w:r>
          </w:p>
        </w:tc>
        <w:tc>
          <w:tcPr>
            <w:tcW w:w="1343"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4</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2</w:t>
            </w:r>
          </w:p>
        </w:tc>
        <w:tc>
          <w:tcPr>
            <w:tcW w:w="1299" w:type="dxa"/>
            <w:tcBorders>
              <w:top w:val="single" w:color="auto" w:sz="6" w:space="0"/>
              <w:left w:val="single" w:color="auto" w:sz="6" w:space="0"/>
              <w:bottom w:val="single" w:color="auto" w:sz="6" w:space="0"/>
              <w:right w:val="single" w:color="auto" w:sz="8"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2</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60" w:lineRule="exact"/>
              <w:rPr>
                <w:rFonts w:ascii="Times New Roman" w:hAnsi="Times New Roman" w:eastAsia="宋体" w:cs="Times New Roman"/>
                <w:kern w:val="0"/>
                <w:szCs w:val="24"/>
              </w:rPr>
            </w:pPr>
            <w:r>
              <w:rPr>
                <w:rFonts w:ascii="Times New Roman" w:hAnsi="Times New Roman" w:eastAsia="宋体" w:cs="Times New Roman"/>
                <w:kern w:val="0"/>
                <w:szCs w:val="24"/>
              </w:rPr>
              <w:t>国家和省级监测断面地表水功能区 III类以上水质比例（%）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continue"/>
            <w:tcBorders>
              <w:left w:val="single" w:color="auto" w:sz="6"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p>
        </w:tc>
        <w:tc>
          <w:tcPr>
            <w:tcW w:w="1368" w:type="dxa"/>
            <w:tcBorders>
              <w:left w:val="single" w:color="auto" w:sz="6" w:space="0"/>
              <w:bottom w:val="single" w:color="auto" w:sz="8" w:space="0"/>
              <w:right w:val="single" w:color="auto" w:sz="6" w:space="0"/>
            </w:tcBorders>
            <w:shd w:val="clear" w:color="auto" w:fill="auto"/>
            <w:vAlign w:val="center"/>
          </w:tcPr>
          <w:p>
            <w:pPr>
              <w:widowControl/>
              <w:spacing w:line="260" w:lineRule="exact"/>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商品林赎买（km</w:t>
            </w:r>
            <w:r>
              <w:rPr>
                <w:rFonts w:ascii="Times New Roman" w:hAnsi="Times New Roman" w:eastAsia="宋体" w:cs="Times New Roman"/>
                <w:spacing w:val="-20"/>
                <w:kern w:val="0"/>
                <w:szCs w:val="24"/>
                <w:vertAlign w:val="superscript"/>
              </w:rPr>
              <w:t>2</w:t>
            </w:r>
            <w:r>
              <w:rPr>
                <w:rFonts w:ascii="Times New Roman" w:hAnsi="Times New Roman" w:eastAsia="宋体" w:cs="Times New Roman"/>
                <w:spacing w:val="-20"/>
                <w:kern w:val="0"/>
                <w:szCs w:val="24"/>
              </w:rPr>
              <w:t>）</w:t>
            </w:r>
          </w:p>
        </w:tc>
        <w:tc>
          <w:tcPr>
            <w:tcW w:w="1343" w:type="dxa"/>
            <w:tcBorders>
              <w:top w:val="single" w:color="auto" w:sz="6" w:space="0"/>
              <w:left w:val="single" w:color="auto" w:sz="6" w:space="0"/>
              <w:bottom w:val="single" w:color="auto" w:sz="8"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8"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8"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299" w:type="dxa"/>
            <w:tcBorders>
              <w:top w:val="single" w:color="auto" w:sz="6" w:space="0"/>
              <w:left w:val="single" w:color="auto" w:sz="6" w:space="0"/>
              <w:bottom w:val="single" w:color="auto" w:sz="8" w:space="0"/>
              <w:right w:val="single" w:color="auto" w:sz="8"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60" w:lineRule="exact"/>
              <w:rPr>
                <w:rFonts w:ascii="Times New Roman" w:hAnsi="Times New Roman" w:eastAsia="宋体" w:cs="Times New Roman"/>
                <w:kern w:val="0"/>
                <w:szCs w:val="24"/>
              </w:rPr>
            </w:pPr>
            <w:r>
              <w:rPr>
                <w:rFonts w:ascii="Times New Roman" w:hAnsi="Times New Roman" w:eastAsia="宋体" w:cs="Times New Roman"/>
                <w:kern w:val="0"/>
                <w:szCs w:val="24"/>
              </w:rPr>
              <w:t>市级集中式饮用水源水质 II类水质的比例（%）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continue"/>
            <w:tcBorders>
              <w:left w:val="single" w:color="auto" w:sz="6"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p>
        </w:tc>
        <w:tc>
          <w:tcPr>
            <w:tcW w:w="1368" w:type="dxa"/>
            <w:tcBorders>
              <w:top w:val="single" w:color="auto" w:sz="8" w:space="0"/>
              <w:left w:val="single" w:color="auto" w:sz="6" w:space="0"/>
              <w:bottom w:val="single" w:color="auto" w:sz="6" w:space="0"/>
              <w:right w:val="single" w:color="auto" w:sz="6" w:space="0"/>
            </w:tcBorders>
            <w:vAlign w:val="center"/>
          </w:tcPr>
          <w:p>
            <w:pPr>
              <w:widowControl/>
              <w:spacing w:line="260" w:lineRule="exact"/>
              <w:rPr>
                <w:rFonts w:ascii="Times New Roman" w:hAnsi="Times New Roman" w:eastAsia="宋体" w:cs="Times New Roman"/>
                <w:kern w:val="0"/>
                <w:szCs w:val="24"/>
              </w:rPr>
            </w:pPr>
            <w:r>
              <w:rPr>
                <w:rFonts w:ascii="Times New Roman" w:hAnsi="Times New Roman" w:eastAsia="宋体" w:cs="Times New Roman"/>
                <w:kern w:val="0"/>
                <w:szCs w:val="24"/>
              </w:rPr>
              <w:t>林分改造面积（万亩）</w:t>
            </w:r>
          </w:p>
        </w:tc>
        <w:tc>
          <w:tcPr>
            <w:tcW w:w="1343" w:type="dxa"/>
            <w:tcBorders>
              <w:top w:val="single" w:color="auto" w:sz="8" w:space="0"/>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0.38</w:t>
            </w:r>
          </w:p>
        </w:tc>
        <w:tc>
          <w:tcPr>
            <w:tcW w:w="1175" w:type="dxa"/>
            <w:tcBorders>
              <w:top w:val="single" w:color="auto" w:sz="8" w:space="0"/>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8" w:space="0"/>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299" w:type="dxa"/>
            <w:tcBorders>
              <w:top w:val="single" w:color="auto" w:sz="8" w:space="0"/>
              <w:left w:val="single" w:color="auto" w:sz="6" w:space="0"/>
              <w:bottom w:val="single" w:color="auto" w:sz="6" w:space="0"/>
              <w:right w:val="single" w:color="auto" w:sz="8" w:space="0"/>
            </w:tcBorders>
            <w:vAlign w:val="center"/>
          </w:tcPr>
          <w:p>
            <w:pPr>
              <w:widowControl/>
              <w:spacing w:line="260" w:lineRule="exact"/>
              <w:jc w:val="center"/>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0.38</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989" w:hRule="atLeast"/>
          <w:jc w:val="center"/>
        </w:trPr>
        <w:tc>
          <w:tcPr>
            <w:tcW w:w="574" w:type="dxa"/>
            <w:vMerge w:val="continue"/>
            <w:tcBorders>
              <w:left w:val="single" w:color="auto" w:sz="8"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60" w:lineRule="exact"/>
              <w:rPr>
                <w:rFonts w:ascii="Times New Roman" w:hAnsi="Times New Roman" w:eastAsia="宋体" w:cs="Times New Roman"/>
                <w:kern w:val="0"/>
                <w:szCs w:val="24"/>
              </w:rPr>
            </w:pPr>
            <w:r>
              <w:rPr>
                <w:rFonts w:ascii="Times New Roman" w:hAnsi="Times New Roman" w:eastAsia="宋体" w:cs="Times New Roman"/>
                <w:kern w:val="0"/>
                <w:szCs w:val="24"/>
              </w:rPr>
              <w:t>县级集中式饮用水源水质 II类水质的比例（%）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vMerge w:val="continue"/>
            <w:tcBorders>
              <w:left w:val="single" w:color="auto" w:sz="6"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p>
        </w:tc>
        <w:tc>
          <w:tcPr>
            <w:tcW w:w="1368" w:type="dxa"/>
            <w:vMerge w:val="restart"/>
            <w:tcBorders>
              <w:top w:val="single" w:color="auto" w:sz="8" w:space="0"/>
              <w:left w:val="single" w:color="auto" w:sz="6" w:space="0"/>
              <w:right w:val="single" w:color="auto" w:sz="6" w:space="0"/>
            </w:tcBorders>
            <w:vAlign w:val="bottom"/>
          </w:tcPr>
          <w:p>
            <w:pPr>
              <w:widowControl/>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茶园和竹林生态化改造占既有面积比例（%）</w:t>
            </w:r>
          </w:p>
        </w:tc>
        <w:tc>
          <w:tcPr>
            <w:tcW w:w="1343" w:type="dxa"/>
            <w:vMerge w:val="restart"/>
            <w:tcBorders>
              <w:left w:val="single" w:color="auto" w:sz="6" w:space="0"/>
              <w:right w:val="single" w:color="auto" w:sz="6" w:space="0"/>
            </w:tcBorders>
            <w:vAlign w:val="bottom"/>
          </w:tcPr>
          <w:p>
            <w:pPr>
              <w:widowControl/>
              <w:rPr>
                <w:rFonts w:ascii="Times New Roman" w:hAnsi="Times New Roman" w:eastAsia="宋体" w:cs="Times New Roman"/>
                <w:kern w:val="0"/>
                <w:szCs w:val="24"/>
              </w:rPr>
            </w:pPr>
            <w:r>
              <w:rPr>
                <w:rFonts w:ascii="Times New Roman" w:hAnsi="Times New Roman" w:eastAsia="宋体" w:cs="Times New Roman"/>
                <w:kern w:val="0"/>
                <w:szCs w:val="21"/>
              </w:rPr>
              <w:t>竹园生态化改造40%，茶园43.03%</w:t>
            </w:r>
          </w:p>
        </w:tc>
        <w:tc>
          <w:tcPr>
            <w:tcW w:w="1175" w:type="dxa"/>
            <w:vMerge w:val="restart"/>
            <w:tcBorders>
              <w:left w:val="single" w:color="auto" w:sz="6" w:space="0"/>
              <w:right w:val="single" w:color="auto" w:sz="6" w:space="0"/>
            </w:tcBorders>
            <w:vAlign w:val="bottom"/>
          </w:tcPr>
          <w:p>
            <w:pPr>
              <w:widowControl/>
              <w:rPr>
                <w:rFonts w:ascii="Times New Roman" w:hAnsi="Times New Roman" w:eastAsia="宋体" w:cs="Times New Roman"/>
                <w:kern w:val="0"/>
                <w:szCs w:val="24"/>
              </w:rPr>
            </w:pPr>
            <w:r>
              <w:rPr>
                <w:rFonts w:ascii="Times New Roman" w:hAnsi="Times New Roman" w:eastAsia="宋体" w:cs="Times New Roman"/>
                <w:kern w:val="0"/>
                <w:szCs w:val="21"/>
              </w:rPr>
              <w:t>竹园生态化改造占29.99%，茶园占43.03%</w:t>
            </w:r>
          </w:p>
        </w:tc>
        <w:tc>
          <w:tcPr>
            <w:tcW w:w="1171" w:type="dxa"/>
            <w:vMerge w:val="restart"/>
            <w:tcBorders>
              <w:left w:val="single" w:color="auto" w:sz="6" w:space="0"/>
              <w:right w:val="single" w:color="auto" w:sz="6" w:space="0"/>
            </w:tcBorders>
            <w:vAlign w:val="bottom"/>
          </w:tcPr>
          <w:p>
            <w:pPr>
              <w:widowControl/>
              <w:rPr>
                <w:rFonts w:ascii="Times New Roman" w:hAnsi="Times New Roman" w:eastAsia="宋体" w:cs="Times New Roman"/>
                <w:kern w:val="0"/>
                <w:szCs w:val="24"/>
              </w:rPr>
            </w:pPr>
            <w:r>
              <w:rPr>
                <w:rFonts w:ascii="Times New Roman" w:hAnsi="Times New Roman" w:eastAsia="宋体" w:cs="Times New Roman"/>
                <w:kern w:val="0"/>
                <w:szCs w:val="21"/>
              </w:rPr>
              <w:t>竹园生态化改造占34%，茶园占43.03%</w:t>
            </w:r>
          </w:p>
        </w:tc>
        <w:tc>
          <w:tcPr>
            <w:tcW w:w="1299" w:type="dxa"/>
            <w:vMerge w:val="restart"/>
            <w:tcBorders>
              <w:top w:val="single" w:color="auto" w:sz="8" w:space="0"/>
              <w:left w:val="single" w:color="auto" w:sz="6" w:space="0"/>
              <w:right w:val="single" w:color="auto" w:sz="8" w:space="0"/>
            </w:tcBorders>
            <w:vAlign w:val="bottom"/>
          </w:tcPr>
          <w:p>
            <w:pPr>
              <w:widowControl/>
              <w:rPr>
                <w:rFonts w:ascii="Times New Roman" w:hAnsi="Times New Roman" w:eastAsia="宋体" w:cs="Times New Roman"/>
                <w:kern w:val="0"/>
                <w:szCs w:val="24"/>
              </w:rPr>
            </w:pPr>
            <w:r>
              <w:rPr>
                <w:rFonts w:ascii="Times New Roman" w:hAnsi="Times New Roman" w:eastAsia="宋体" w:cs="Times New Roman"/>
                <w:kern w:val="0"/>
                <w:szCs w:val="21"/>
              </w:rPr>
              <w:t>竹园生态化改造占40%，茶园占43.03%</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60" w:lineRule="exact"/>
              <w:rPr>
                <w:rFonts w:ascii="Times New Roman" w:hAnsi="Times New Roman" w:eastAsia="宋体" w:cs="Times New Roman"/>
                <w:spacing w:val="-10"/>
                <w:kern w:val="0"/>
                <w:szCs w:val="24"/>
              </w:rPr>
            </w:pPr>
            <w:r>
              <w:rPr>
                <w:rFonts w:ascii="Times New Roman" w:hAnsi="Times New Roman" w:eastAsia="宋体" w:cs="Times New Roman"/>
                <w:spacing w:val="-10"/>
                <w:kern w:val="0"/>
                <w:szCs w:val="24"/>
              </w:rPr>
              <w:t>乡镇集中式饮用水源水质II类水质的比例（%）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vMerge w:val="continue"/>
            <w:tcBorders>
              <w:left w:val="single" w:color="auto" w:sz="6" w:space="0"/>
              <w:bottom w:val="single" w:color="auto" w:sz="4" w:space="0"/>
              <w:right w:val="single" w:color="auto" w:sz="6" w:space="0"/>
            </w:tcBorders>
            <w:vAlign w:val="center"/>
          </w:tcPr>
          <w:p>
            <w:pPr>
              <w:widowControl/>
              <w:spacing w:line="260" w:lineRule="exact"/>
              <w:rPr>
                <w:rFonts w:ascii="Times New Roman" w:hAnsi="Times New Roman" w:eastAsia="宋体" w:cs="Times New Roman"/>
                <w:kern w:val="0"/>
                <w:szCs w:val="24"/>
              </w:rPr>
            </w:pPr>
          </w:p>
        </w:tc>
        <w:tc>
          <w:tcPr>
            <w:tcW w:w="979" w:type="dxa"/>
            <w:vMerge w:val="continue"/>
            <w:tcBorders>
              <w:left w:val="single" w:color="auto" w:sz="6" w:space="0"/>
              <w:bottom w:val="single" w:color="auto" w:sz="4"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p>
        </w:tc>
        <w:tc>
          <w:tcPr>
            <w:tcW w:w="1171" w:type="dxa"/>
            <w:vMerge w:val="continue"/>
            <w:tcBorders>
              <w:left w:val="single" w:color="auto" w:sz="6" w:space="0"/>
              <w:bottom w:val="single" w:color="auto" w:sz="4"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p>
        </w:tc>
        <w:tc>
          <w:tcPr>
            <w:tcW w:w="1175" w:type="dxa"/>
            <w:vMerge w:val="continue"/>
            <w:tcBorders>
              <w:left w:val="single" w:color="auto" w:sz="6" w:space="0"/>
              <w:bottom w:val="single" w:color="auto" w:sz="4"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p>
        </w:tc>
        <w:tc>
          <w:tcPr>
            <w:tcW w:w="1175" w:type="dxa"/>
            <w:vMerge w:val="continue"/>
            <w:tcBorders>
              <w:left w:val="single" w:color="auto" w:sz="6" w:space="0"/>
              <w:bottom w:val="single" w:color="auto" w:sz="4"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p>
        </w:tc>
        <w:tc>
          <w:tcPr>
            <w:tcW w:w="1368" w:type="dxa"/>
            <w:vMerge w:val="continue"/>
            <w:tcBorders>
              <w:left w:val="single" w:color="auto" w:sz="6" w:space="0"/>
              <w:bottom w:val="single" w:color="auto" w:sz="6"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p>
        </w:tc>
        <w:tc>
          <w:tcPr>
            <w:tcW w:w="1343" w:type="dxa"/>
            <w:vMerge w:val="continue"/>
            <w:tcBorders>
              <w:left w:val="single" w:color="auto" w:sz="6" w:space="0"/>
              <w:bottom w:val="single" w:color="auto" w:sz="6"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p>
        </w:tc>
        <w:tc>
          <w:tcPr>
            <w:tcW w:w="1175" w:type="dxa"/>
            <w:vMerge w:val="continue"/>
            <w:tcBorders>
              <w:left w:val="single" w:color="auto" w:sz="6" w:space="0"/>
              <w:bottom w:val="single" w:color="auto" w:sz="6"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p>
        </w:tc>
        <w:tc>
          <w:tcPr>
            <w:tcW w:w="1171" w:type="dxa"/>
            <w:vMerge w:val="continue"/>
            <w:tcBorders>
              <w:left w:val="single" w:color="auto" w:sz="6" w:space="0"/>
              <w:bottom w:val="single" w:color="auto" w:sz="6"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p>
        </w:tc>
        <w:tc>
          <w:tcPr>
            <w:tcW w:w="1299" w:type="dxa"/>
            <w:vMerge w:val="continue"/>
            <w:tcBorders>
              <w:left w:val="single" w:color="auto" w:sz="6" w:space="0"/>
              <w:bottom w:val="single" w:color="auto" w:sz="6" w:space="0"/>
              <w:right w:val="single" w:color="auto" w:sz="8" w:space="0"/>
            </w:tcBorders>
            <w:vAlign w:val="center"/>
          </w:tcPr>
          <w:p>
            <w:pPr>
              <w:widowControl/>
              <w:spacing w:line="260" w:lineRule="exact"/>
              <w:jc w:val="left"/>
              <w:rPr>
                <w:rFonts w:ascii="Times New Roman" w:hAnsi="Times New Roman" w:eastAsia="宋体" w:cs="Times New Roman"/>
                <w:kern w:val="0"/>
                <w:szCs w:val="24"/>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60" w:lineRule="exact"/>
              <w:rPr>
                <w:rFonts w:ascii="Times New Roman" w:hAnsi="Times New Roman" w:eastAsia="宋体" w:cs="Times New Roman"/>
                <w:kern w:val="0"/>
                <w:szCs w:val="24"/>
              </w:rPr>
            </w:pPr>
            <w:r>
              <w:rPr>
                <w:rFonts w:ascii="Times New Roman" w:hAnsi="Times New Roman" w:eastAsia="宋体" w:cs="Times New Roman"/>
                <w:kern w:val="0"/>
                <w:szCs w:val="24"/>
              </w:rPr>
              <w:t>小流域优于 III类水质比例（%）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vMerge w:val="restart"/>
            <w:tcBorders>
              <w:top w:val="single" w:color="auto" w:sz="4" w:space="0"/>
              <w:left w:val="single" w:color="auto" w:sz="6"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r>
              <w:rPr>
                <w:rFonts w:ascii="Times New Roman" w:hAnsi="Times New Roman" w:eastAsia="宋体" w:cs="Times New Roman"/>
                <w:kern w:val="0"/>
                <w:szCs w:val="24"/>
              </w:rPr>
              <w:t>规模化畜禽养殖污水集中处理率（%）</w:t>
            </w:r>
          </w:p>
        </w:tc>
        <w:tc>
          <w:tcPr>
            <w:tcW w:w="979" w:type="dxa"/>
            <w:vMerge w:val="restart"/>
            <w:tcBorders>
              <w:top w:val="single" w:color="auto" w:sz="4" w:space="0"/>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85</w:t>
            </w:r>
          </w:p>
        </w:tc>
        <w:tc>
          <w:tcPr>
            <w:tcW w:w="1171" w:type="dxa"/>
            <w:vMerge w:val="restart"/>
            <w:tcBorders>
              <w:top w:val="single" w:color="auto" w:sz="4" w:space="0"/>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85</w:t>
            </w:r>
          </w:p>
        </w:tc>
        <w:tc>
          <w:tcPr>
            <w:tcW w:w="1175" w:type="dxa"/>
            <w:vMerge w:val="restart"/>
            <w:tcBorders>
              <w:top w:val="single" w:color="auto" w:sz="4" w:space="0"/>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85</w:t>
            </w:r>
          </w:p>
        </w:tc>
        <w:tc>
          <w:tcPr>
            <w:tcW w:w="1175" w:type="dxa"/>
            <w:vMerge w:val="restart"/>
            <w:tcBorders>
              <w:top w:val="single" w:color="auto" w:sz="4" w:space="0"/>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85</w:t>
            </w:r>
          </w:p>
        </w:tc>
        <w:tc>
          <w:tcPr>
            <w:tcW w:w="1368" w:type="dxa"/>
            <w:vMerge w:val="restart"/>
            <w:tcBorders>
              <w:top w:val="single" w:color="auto" w:sz="6" w:space="0"/>
              <w:left w:val="single" w:color="auto" w:sz="6" w:space="0"/>
              <w:bottom w:val="single" w:color="auto" w:sz="8" w:space="0"/>
              <w:right w:val="single" w:color="auto" w:sz="6" w:space="0"/>
            </w:tcBorders>
            <w:vAlign w:val="center"/>
          </w:tcPr>
          <w:p>
            <w:pPr>
              <w:widowControl/>
              <w:spacing w:line="260" w:lineRule="exact"/>
              <w:rPr>
                <w:rFonts w:ascii="Times New Roman" w:hAnsi="Times New Roman" w:eastAsia="宋体" w:cs="Times New Roman"/>
                <w:kern w:val="0"/>
                <w:szCs w:val="24"/>
              </w:rPr>
            </w:pPr>
            <w:r>
              <w:rPr>
                <w:rFonts w:ascii="Times New Roman" w:hAnsi="Times New Roman" w:eastAsia="宋体" w:cs="Times New Roman"/>
                <w:kern w:val="0"/>
                <w:szCs w:val="24"/>
              </w:rPr>
              <w:t>生物多样性保护</w:t>
            </w:r>
          </w:p>
        </w:tc>
        <w:tc>
          <w:tcPr>
            <w:tcW w:w="1343" w:type="dxa"/>
            <w:vMerge w:val="restart"/>
            <w:tcBorders>
              <w:top w:val="single" w:color="auto" w:sz="6" w:space="0"/>
              <w:left w:val="single" w:color="auto" w:sz="6" w:space="0"/>
              <w:right w:val="single" w:color="auto" w:sz="6" w:space="0"/>
            </w:tcBorders>
            <w:vAlign w:val="center"/>
          </w:tcPr>
          <w:p>
            <w:pPr>
              <w:widowControl/>
              <w:spacing w:line="260" w:lineRule="exact"/>
              <w:rPr>
                <w:rFonts w:ascii="Times New Roman" w:hAnsi="Times New Roman" w:eastAsia="宋体" w:cs="Times New Roman"/>
                <w:kern w:val="0"/>
                <w:szCs w:val="24"/>
              </w:rPr>
            </w:pPr>
            <w:r>
              <w:rPr>
                <w:rFonts w:ascii="Times New Roman" w:hAnsi="Times New Roman" w:eastAsia="宋体" w:cs="Times New Roman"/>
                <w:kern w:val="0"/>
                <w:szCs w:val="24"/>
              </w:rPr>
              <w:t>丧失和流失基本得到控制</w:t>
            </w:r>
          </w:p>
        </w:tc>
        <w:tc>
          <w:tcPr>
            <w:tcW w:w="1175" w:type="dxa"/>
            <w:vMerge w:val="restart"/>
            <w:tcBorders>
              <w:top w:val="single" w:color="auto" w:sz="6" w:space="0"/>
              <w:left w:val="single" w:color="auto" w:sz="6" w:space="0"/>
              <w:right w:val="single" w:color="auto" w:sz="6" w:space="0"/>
            </w:tcBorders>
            <w:vAlign w:val="center"/>
          </w:tcPr>
          <w:p>
            <w:pPr>
              <w:widowControl/>
              <w:spacing w:line="260" w:lineRule="exact"/>
              <w:rPr>
                <w:rFonts w:ascii="Times New Roman" w:hAnsi="Times New Roman" w:eastAsia="宋体" w:cs="Times New Roman"/>
                <w:kern w:val="0"/>
                <w:szCs w:val="24"/>
              </w:rPr>
            </w:pPr>
            <w:r>
              <w:rPr>
                <w:rFonts w:ascii="Times New Roman" w:hAnsi="Times New Roman" w:eastAsia="宋体" w:cs="Times New Roman"/>
                <w:kern w:val="0"/>
                <w:szCs w:val="24"/>
              </w:rPr>
              <w:t>丧失和流失基本得到控制</w:t>
            </w:r>
          </w:p>
        </w:tc>
        <w:tc>
          <w:tcPr>
            <w:tcW w:w="1171" w:type="dxa"/>
            <w:vMerge w:val="restart"/>
            <w:tcBorders>
              <w:top w:val="single" w:color="auto" w:sz="6" w:space="0"/>
              <w:left w:val="single" w:color="auto" w:sz="6" w:space="0"/>
              <w:right w:val="single" w:color="auto" w:sz="6" w:space="0"/>
            </w:tcBorders>
            <w:vAlign w:val="center"/>
          </w:tcPr>
          <w:p>
            <w:pPr>
              <w:widowControl/>
              <w:spacing w:line="260" w:lineRule="exact"/>
              <w:rPr>
                <w:rFonts w:ascii="Times New Roman" w:hAnsi="Times New Roman" w:eastAsia="宋体" w:cs="Times New Roman"/>
                <w:kern w:val="0"/>
                <w:szCs w:val="24"/>
              </w:rPr>
            </w:pPr>
            <w:r>
              <w:rPr>
                <w:rFonts w:ascii="Times New Roman" w:hAnsi="Times New Roman" w:eastAsia="宋体" w:cs="Times New Roman"/>
                <w:kern w:val="0"/>
                <w:szCs w:val="24"/>
              </w:rPr>
              <w:t>丧失和流失基本得到控制</w:t>
            </w:r>
          </w:p>
        </w:tc>
        <w:tc>
          <w:tcPr>
            <w:tcW w:w="1299" w:type="dxa"/>
            <w:vMerge w:val="restart"/>
            <w:tcBorders>
              <w:top w:val="single" w:color="auto" w:sz="6" w:space="0"/>
              <w:left w:val="single" w:color="auto" w:sz="6" w:space="0"/>
              <w:bottom w:val="single" w:color="auto" w:sz="8" w:space="0"/>
              <w:right w:val="single" w:color="auto" w:sz="8" w:space="0"/>
            </w:tcBorders>
            <w:vAlign w:val="center"/>
          </w:tcPr>
          <w:p>
            <w:pPr>
              <w:widowControl/>
              <w:spacing w:line="260" w:lineRule="exact"/>
              <w:rPr>
                <w:rFonts w:ascii="Times New Roman" w:hAnsi="Times New Roman" w:eastAsia="宋体" w:cs="Times New Roman"/>
                <w:kern w:val="0"/>
                <w:szCs w:val="24"/>
              </w:rPr>
            </w:pPr>
            <w:r>
              <w:rPr>
                <w:rFonts w:ascii="Times New Roman" w:hAnsi="Times New Roman" w:eastAsia="宋体" w:cs="Times New Roman"/>
                <w:kern w:val="0"/>
                <w:szCs w:val="24"/>
              </w:rPr>
              <w:t>丧失和流失基本得到控制</w:t>
            </w:r>
          </w:p>
        </w:tc>
      </w:tr>
      <w:bookmarkEnd w:id="34"/>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r>
              <w:rPr>
                <w:rFonts w:ascii="Times New Roman" w:hAnsi="Times New Roman" w:eastAsia="宋体" w:cs="Times New Roman"/>
                <w:kern w:val="0"/>
                <w:szCs w:val="24"/>
              </w:rPr>
              <w:t>劣五类水质</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p>
        </w:tc>
        <w:tc>
          <w:tcPr>
            <w:tcW w:w="1368"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p>
        </w:tc>
        <w:tc>
          <w:tcPr>
            <w:tcW w:w="1343" w:type="dxa"/>
            <w:vMerge w:val="continue"/>
            <w:tcBorders>
              <w:left w:val="single" w:color="auto" w:sz="6"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p>
        </w:tc>
        <w:tc>
          <w:tcPr>
            <w:tcW w:w="1299" w:type="dxa"/>
            <w:vMerge w:val="continue"/>
            <w:tcBorders>
              <w:top w:val="single" w:color="auto" w:sz="6" w:space="0"/>
              <w:left w:val="single" w:color="auto" w:sz="6" w:space="0"/>
              <w:bottom w:val="single" w:color="auto" w:sz="6" w:space="0"/>
              <w:right w:val="single" w:color="auto" w:sz="8" w:space="0"/>
            </w:tcBorders>
            <w:vAlign w:val="center"/>
          </w:tcPr>
          <w:p>
            <w:pPr>
              <w:widowControl/>
              <w:spacing w:line="240" w:lineRule="exact"/>
              <w:jc w:val="left"/>
              <w:rPr>
                <w:rFonts w:ascii="Times New Roman" w:hAnsi="Times New Roman" w:eastAsia="宋体" w:cs="Times New Roman"/>
                <w:kern w:val="0"/>
                <w:szCs w:val="24"/>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664" w:hRule="atLeast"/>
          <w:jc w:val="center"/>
        </w:trPr>
        <w:tc>
          <w:tcPr>
            <w:tcW w:w="574" w:type="dxa"/>
            <w:vMerge w:val="restart"/>
            <w:tcBorders>
              <w:left w:val="single" w:color="auto" w:sz="8"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r>
              <w:rPr>
                <w:rFonts w:ascii="Times New Roman" w:hAnsi="Times New Roman" w:eastAsia="宋体" w:cs="Times New Roman"/>
                <w:kern w:val="0"/>
                <w:szCs w:val="24"/>
              </w:rPr>
              <w:t>建宁县</w:t>
            </w:r>
          </w:p>
        </w:tc>
        <w:tc>
          <w:tcPr>
            <w:tcW w:w="980" w:type="dxa"/>
            <w:vMerge w:val="restart"/>
            <w:tcBorders>
              <w:top w:val="single" w:color="auto" w:sz="6" w:space="0"/>
              <w:left w:val="single" w:color="auto" w:sz="8"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r>
              <w:rPr>
                <w:rFonts w:ascii="Times New Roman" w:hAnsi="Times New Roman" w:eastAsia="宋体" w:cs="Times New Roman"/>
                <w:kern w:val="0"/>
                <w:szCs w:val="24"/>
              </w:rPr>
              <w:t>建成国家生态文明实验区，区域资源环境承载能力有效提升</w:t>
            </w: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60" w:lineRule="exact"/>
              <w:rPr>
                <w:rFonts w:ascii="Times New Roman" w:hAnsi="Times New Roman" w:eastAsia="宋体" w:cs="Times New Roman"/>
                <w:kern w:val="0"/>
                <w:szCs w:val="24"/>
              </w:rPr>
            </w:pPr>
            <w:r>
              <w:rPr>
                <w:rFonts w:ascii="Times New Roman" w:hAnsi="Times New Roman" w:eastAsia="宋体" w:cs="Times New Roman"/>
                <w:kern w:val="0"/>
                <w:szCs w:val="24"/>
              </w:rPr>
              <w:t>台湾海峡闽江口水质优良点位比例（第 I、II类海水水质海域面积比例）（ %）</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restart"/>
            <w:tcBorders>
              <w:top w:val="single" w:color="auto" w:sz="6" w:space="0"/>
              <w:left w:val="single" w:color="auto" w:sz="6" w:space="0"/>
              <w:bottom w:val="single" w:color="auto" w:sz="6" w:space="0"/>
              <w:right w:val="single" w:color="auto" w:sz="6" w:space="0"/>
            </w:tcBorders>
            <w:vAlign w:val="center"/>
          </w:tcPr>
          <w:p>
            <w:pPr>
              <w:widowControl/>
              <w:spacing w:line="260" w:lineRule="exact"/>
              <w:rPr>
                <w:rFonts w:ascii="Times New Roman" w:hAnsi="Times New Roman" w:eastAsia="宋体" w:cs="Times New Roman"/>
                <w:kern w:val="0"/>
                <w:szCs w:val="24"/>
              </w:rPr>
            </w:pPr>
            <w:r>
              <w:rPr>
                <w:rFonts w:ascii="Times New Roman" w:hAnsi="Times New Roman" w:eastAsia="宋体" w:cs="Times New Roman"/>
                <w:kern w:val="0"/>
                <w:szCs w:val="24"/>
              </w:rPr>
              <w:t>城镇污水处理率（%）</w:t>
            </w:r>
          </w:p>
        </w:tc>
        <w:tc>
          <w:tcPr>
            <w:tcW w:w="979" w:type="dxa"/>
            <w:vMerge w:val="restart"/>
            <w:tcBorders>
              <w:top w:val="single" w:color="auto" w:sz="6" w:space="0"/>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91.0，其中</w:t>
            </w:r>
            <w:r>
              <w:rPr>
                <w:rFonts w:ascii="Times New Roman" w:hAnsi="Times New Roman" w:eastAsia="宋体" w:cs="Times New Roman"/>
                <w:kern w:val="0"/>
                <w:szCs w:val="21"/>
              </w:rPr>
              <w:t>县94%、建制镇70%</w:t>
            </w:r>
          </w:p>
        </w:tc>
        <w:tc>
          <w:tcPr>
            <w:tcW w:w="1171" w:type="dxa"/>
            <w:vMerge w:val="restart"/>
            <w:tcBorders>
              <w:top w:val="single" w:color="auto" w:sz="6" w:space="0"/>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91.0，其中</w:t>
            </w:r>
            <w:r>
              <w:rPr>
                <w:rFonts w:ascii="Times New Roman" w:hAnsi="Times New Roman" w:eastAsia="宋体" w:cs="Times New Roman"/>
                <w:kern w:val="0"/>
                <w:szCs w:val="21"/>
              </w:rPr>
              <w:t>县90%、建制镇58%</w:t>
            </w:r>
          </w:p>
        </w:tc>
        <w:tc>
          <w:tcPr>
            <w:tcW w:w="1175" w:type="dxa"/>
            <w:vMerge w:val="restart"/>
            <w:tcBorders>
              <w:top w:val="single" w:color="auto" w:sz="6" w:space="0"/>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91.0，其中</w:t>
            </w:r>
            <w:r>
              <w:rPr>
                <w:rFonts w:ascii="Times New Roman" w:hAnsi="Times New Roman" w:eastAsia="宋体" w:cs="Times New Roman"/>
                <w:kern w:val="0"/>
                <w:szCs w:val="21"/>
              </w:rPr>
              <w:t>县92%、建制镇64%</w:t>
            </w:r>
          </w:p>
        </w:tc>
        <w:tc>
          <w:tcPr>
            <w:tcW w:w="1175" w:type="dxa"/>
            <w:vMerge w:val="restart"/>
            <w:tcBorders>
              <w:top w:val="single" w:color="auto" w:sz="6" w:space="0"/>
              <w:left w:val="single" w:color="auto" w:sz="6" w:space="0"/>
              <w:bottom w:val="single" w:color="auto" w:sz="6" w:space="0"/>
              <w:right w:val="single" w:color="auto" w:sz="6" w:space="0"/>
            </w:tcBorders>
            <w:shd w:val="clear" w:color="auto" w:fill="auto"/>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91.0，其中</w:t>
            </w:r>
            <w:r>
              <w:rPr>
                <w:rFonts w:ascii="Times New Roman" w:hAnsi="Times New Roman" w:eastAsia="宋体" w:cs="Times New Roman"/>
                <w:kern w:val="0"/>
                <w:szCs w:val="21"/>
              </w:rPr>
              <w:t>县94%、建制镇70%</w:t>
            </w:r>
          </w:p>
        </w:tc>
        <w:tc>
          <w:tcPr>
            <w:tcW w:w="1368" w:type="dxa"/>
            <w:tcBorders>
              <w:top w:val="single" w:color="auto" w:sz="6" w:space="0"/>
              <w:left w:val="single" w:color="auto" w:sz="6" w:space="0"/>
              <w:right w:val="single" w:color="auto" w:sz="6" w:space="0"/>
            </w:tcBorders>
            <w:shd w:val="clear" w:color="auto" w:fill="auto"/>
            <w:vAlign w:val="center"/>
          </w:tcPr>
          <w:p>
            <w:pPr>
              <w:widowControl/>
              <w:spacing w:line="260" w:lineRule="exact"/>
              <w:rPr>
                <w:rFonts w:ascii="Times New Roman" w:hAnsi="Times New Roman" w:eastAsia="宋体" w:cs="Times New Roman"/>
                <w:kern w:val="0"/>
                <w:szCs w:val="24"/>
              </w:rPr>
            </w:pPr>
            <w:r>
              <w:rPr>
                <w:rFonts w:ascii="Times New Roman" w:hAnsi="Times New Roman" w:eastAsia="宋体" w:cs="Times New Roman"/>
                <w:kern w:val="0"/>
                <w:szCs w:val="24"/>
              </w:rPr>
              <w:t>水土流失面积治理面积（km</w:t>
            </w:r>
            <w:r>
              <w:rPr>
                <w:rFonts w:ascii="Times New Roman" w:hAnsi="Times New Roman" w:eastAsia="宋体" w:cs="Times New Roman"/>
                <w:kern w:val="0"/>
                <w:szCs w:val="24"/>
                <w:vertAlign w:val="superscript"/>
              </w:rPr>
              <w:t>2</w:t>
            </w:r>
            <w:r>
              <w:rPr>
                <w:rFonts w:ascii="Times New Roman" w:hAnsi="Times New Roman" w:eastAsia="宋体" w:cs="Times New Roman"/>
                <w:kern w:val="0"/>
                <w:szCs w:val="24"/>
              </w:rPr>
              <w:t>）</w:t>
            </w:r>
          </w:p>
        </w:tc>
        <w:tc>
          <w:tcPr>
            <w:tcW w:w="1343" w:type="dxa"/>
            <w:tcBorders>
              <w:top w:val="single" w:color="auto" w:sz="6" w:space="0"/>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65</w:t>
            </w:r>
            <w:r>
              <w:rPr>
                <w:rFonts w:hint="eastAsia" w:ascii="Times New Roman" w:hAnsi="Times New Roman" w:eastAsia="宋体" w:cs="Times New Roman"/>
                <w:kern w:val="0"/>
                <w:szCs w:val="24"/>
              </w:rPr>
              <w:t>（水利）、</w:t>
            </w:r>
            <w:r>
              <w:rPr>
                <w:rFonts w:ascii="Times New Roman" w:hAnsi="Times New Roman" w:eastAsia="宋体" w:cs="Times New Roman"/>
                <w:kern w:val="0"/>
                <w:szCs w:val="24"/>
              </w:rPr>
              <w:t>80.07</w:t>
            </w:r>
            <w:r>
              <w:rPr>
                <w:rFonts w:hint="eastAsia" w:ascii="Times New Roman" w:hAnsi="Times New Roman" w:eastAsia="宋体" w:cs="Times New Roman"/>
                <w:kern w:val="0"/>
                <w:szCs w:val="24"/>
              </w:rPr>
              <w:t>（林业）</w:t>
            </w:r>
          </w:p>
        </w:tc>
        <w:tc>
          <w:tcPr>
            <w:tcW w:w="1175" w:type="dxa"/>
            <w:tcBorders>
              <w:top w:val="single" w:color="auto" w:sz="6" w:space="0"/>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26</w:t>
            </w:r>
            <w:r>
              <w:rPr>
                <w:rFonts w:hint="eastAsia" w:ascii="Times New Roman" w:hAnsi="Times New Roman" w:eastAsia="宋体" w:cs="Times New Roman"/>
                <w:kern w:val="0"/>
                <w:szCs w:val="24"/>
              </w:rPr>
              <w:t>（水利）、18.42（林业）</w:t>
            </w:r>
          </w:p>
        </w:tc>
        <w:tc>
          <w:tcPr>
            <w:tcW w:w="1171" w:type="dxa"/>
            <w:tcBorders>
              <w:top w:val="single" w:color="auto" w:sz="6" w:space="0"/>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20</w:t>
            </w:r>
            <w:r>
              <w:rPr>
                <w:rFonts w:hint="eastAsia" w:ascii="Times New Roman" w:hAnsi="Times New Roman" w:eastAsia="宋体" w:cs="Times New Roman"/>
                <w:kern w:val="0"/>
                <w:szCs w:val="24"/>
              </w:rPr>
              <w:t>（水利）、45.21（林业）</w:t>
            </w:r>
          </w:p>
        </w:tc>
        <w:tc>
          <w:tcPr>
            <w:tcW w:w="1299" w:type="dxa"/>
            <w:tcBorders>
              <w:top w:val="single" w:color="auto" w:sz="6" w:space="0"/>
              <w:left w:val="single" w:color="auto" w:sz="6" w:space="0"/>
              <w:bottom w:val="single" w:color="auto" w:sz="6" w:space="0"/>
              <w:right w:val="single" w:color="auto" w:sz="8"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19</w:t>
            </w:r>
            <w:r>
              <w:rPr>
                <w:rFonts w:hint="eastAsia" w:ascii="Times New Roman" w:hAnsi="Times New Roman" w:eastAsia="宋体" w:cs="Times New Roman"/>
                <w:kern w:val="0"/>
                <w:szCs w:val="24"/>
              </w:rPr>
              <w:t>（水利）、</w:t>
            </w:r>
            <w:r>
              <w:rPr>
                <w:rFonts w:ascii="Times New Roman" w:hAnsi="Times New Roman" w:eastAsia="宋体" w:cs="Times New Roman"/>
                <w:kern w:val="0"/>
                <w:szCs w:val="24"/>
              </w:rPr>
              <w:t>16.44</w:t>
            </w:r>
            <w:r>
              <w:rPr>
                <w:rFonts w:hint="eastAsia" w:ascii="Times New Roman" w:hAnsi="Times New Roman" w:eastAsia="宋体" w:cs="Times New Roman"/>
                <w:kern w:val="0"/>
                <w:szCs w:val="24"/>
              </w:rPr>
              <w:t>（林业）</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60" w:lineRule="exact"/>
              <w:rPr>
                <w:rFonts w:ascii="Times New Roman" w:hAnsi="Times New Roman" w:eastAsia="宋体" w:cs="Times New Roman"/>
                <w:kern w:val="0"/>
                <w:szCs w:val="24"/>
              </w:rPr>
            </w:pPr>
            <w:r>
              <w:rPr>
                <w:rFonts w:ascii="Times New Roman" w:hAnsi="Times New Roman" w:eastAsia="宋体" w:cs="Times New Roman"/>
                <w:kern w:val="0"/>
                <w:szCs w:val="24"/>
              </w:rPr>
              <w:t>台湾海峡闽江口劣四类海水比例（%）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p>
        </w:tc>
        <w:tc>
          <w:tcPr>
            <w:tcW w:w="979" w:type="dxa"/>
            <w:vMerge w:val="continue"/>
            <w:tcBorders>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p>
        </w:tc>
        <w:tc>
          <w:tcPr>
            <w:tcW w:w="1171" w:type="dxa"/>
            <w:vMerge w:val="continue"/>
            <w:tcBorders>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p>
        </w:tc>
        <w:tc>
          <w:tcPr>
            <w:tcW w:w="1175" w:type="dxa"/>
            <w:vMerge w:val="continue"/>
            <w:tcBorders>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shd w:val="clear" w:color="auto" w:fill="auto"/>
            <w:vAlign w:val="center"/>
          </w:tcPr>
          <w:p>
            <w:pPr>
              <w:widowControl/>
              <w:spacing w:line="260" w:lineRule="exact"/>
              <w:jc w:val="center"/>
              <w:rPr>
                <w:rFonts w:ascii="Times New Roman" w:hAnsi="Times New Roman" w:eastAsia="宋体" w:cs="Times New Roman"/>
                <w:kern w:val="0"/>
                <w:szCs w:val="24"/>
              </w:rPr>
            </w:pPr>
          </w:p>
        </w:tc>
        <w:tc>
          <w:tcPr>
            <w:tcW w:w="1368" w:type="dxa"/>
            <w:tcBorders>
              <w:left w:val="single" w:color="auto" w:sz="6" w:space="0"/>
              <w:right w:val="single" w:color="auto" w:sz="6" w:space="0"/>
            </w:tcBorders>
            <w:shd w:val="clear" w:color="auto" w:fill="auto"/>
            <w:vAlign w:val="center"/>
          </w:tcPr>
          <w:p>
            <w:pPr>
              <w:widowControl/>
              <w:spacing w:line="260" w:lineRule="exact"/>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废弃矿山治理（处）</w:t>
            </w:r>
          </w:p>
        </w:tc>
        <w:tc>
          <w:tcPr>
            <w:tcW w:w="1343" w:type="dxa"/>
            <w:tcBorders>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299" w:type="dxa"/>
            <w:tcBorders>
              <w:top w:val="single" w:color="auto" w:sz="6" w:space="0"/>
              <w:left w:val="single" w:color="auto" w:sz="6" w:space="0"/>
              <w:bottom w:val="single" w:color="auto" w:sz="6" w:space="0"/>
              <w:right w:val="single" w:color="auto" w:sz="8"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463" w:hRule="atLeast"/>
          <w:jc w:val="center"/>
        </w:trPr>
        <w:tc>
          <w:tcPr>
            <w:tcW w:w="574" w:type="dxa"/>
            <w:vMerge w:val="continue"/>
            <w:tcBorders>
              <w:left w:val="single" w:color="auto" w:sz="8"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60" w:lineRule="exact"/>
              <w:rPr>
                <w:rFonts w:ascii="Times New Roman" w:hAnsi="Times New Roman" w:eastAsia="宋体" w:cs="Times New Roman"/>
                <w:spacing w:val="-10"/>
                <w:kern w:val="0"/>
                <w:szCs w:val="24"/>
              </w:rPr>
            </w:pPr>
            <w:r>
              <w:rPr>
                <w:rFonts w:ascii="Times New Roman" w:hAnsi="Times New Roman" w:eastAsia="宋体" w:cs="Times New Roman"/>
                <w:spacing w:val="-10"/>
                <w:kern w:val="0"/>
                <w:szCs w:val="24"/>
              </w:rPr>
              <w:t>闽江干流和二级以上支流水质优良比例（%）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restart"/>
            <w:tcBorders>
              <w:top w:val="single" w:color="auto" w:sz="6" w:space="0"/>
              <w:left w:val="single" w:color="auto" w:sz="6" w:space="0"/>
              <w:bottom w:val="single" w:color="auto" w:sz="6" w:space="0"/>
              <w:right w:val="single" w:color="auto" w:sz="6" w:space="0"/>
            </w:tcBorders>
            <w:vAlign w:val="center"/>
          </w:tcPr>
          <w:p>
            <w:pPr>
              <w:widowControl/>
              <w:spacing w:line="260" w:lineRule="exact"/>
              <w:rPr>
                <w:rFonts w:ascii="Times New Roman" w:hAnsi="Times New Roman" w:eastAsia="宋体" w:cs="Times New Roman"/>
                <w:kern w:val="0"/>
                <w:szCs w:val="24"/>
              </w:rPr>
            </w:pPr>
            <w:r>
              <w:rPr>
                <w:rFonts w:ascii="Times New Roman" w:hAnsi="Times New Roman" w:eastAsia="宋体" w:cs="Times New Roman"/>
                <w:kern w:val="0"/>
                <w:szCs w:val="24"/>
              </w:rPr>
              <w:t>村镇垃圾收集处理率（%）</w:t>
            </w:r>
          </w:p>
        </w:tc>
        <w:tc>
          <w:tcPr>
            <w:tcW w:w="979" w:type="dxa"/>
            <w:vMerge w:val="restart"/>
            <w:tcBorders>
              <w:top w:val="single" w:color="auto" w:sz="6" w:space="0"/>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171" w:type="dxa"/>
            <w:vMerge w:val="restart"/>
            <w:tcBorders>
              <w:top w:val="single" w:color="auto" w:sz="6" w:space="0"/>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175" w:type="dxa"/>
            <w:vMerge w:val="restart"/>
            <w:tcBorders>
              <w:top w:val="single" w:color="auto" w:sz="6" w:space="0"/>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175" w:type="dxa"/>
            <w:vMerge w:val="restart"/>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368" w:type="dxa"/>
            <w:tcBorders>
              <w:left w:val="single" w:color="auto" w:sz="6" w:space="0"/>
              <w:right w:val="single" w:color="auto" w:sz="6" w:space="0"/>
            </w:tcBorders>
            <w:shd w:val="clear" w:color="auto" w:fill="auto"/>
            <w:vAlign w:val="center"/>
          </w:tcPr>
          <w:p>
            <w:pPr>
              <w:widowControl/>
              <w:spacing w:line="260" w:lineRule="exact"/>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地质灾害（处）</w:t>
            </w:r>
          </w:p>
        </w:tc>
        <w:tc>
          <w:tcPr>
            <w:tcW w:w="1343"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299" w:type="dxa"/>
            <w:tcBorders>
              <w:top w:val="single" w:color="auto" w:sz="6" w:space="0"/>
              <w:left w:val="single" w:color="auto" w:sz="6" w:space="0"/>
              <w:bottom w:val="single" w:color="auto" w:sz="6" w:space="0"/>
              <w:right w:val="single" w:color="auto" w:sz="8"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60" w:lineRule="exact"/>
              <w:rPr>
                <w:rFonts w:ascii="Times New Roman" w:hAnsi="Times New Roman" w:eastAsia="宋体" w:cs="Times New Roman"/>
                <w:kern w:val="0"/>
                <w:szCs w:val="24"/>
              </w:rPr>
            </w:pPr>
            <w:r>
              <w:rPr>
                <w:rFonts w:ascii="Times New Roman" w:hAnsi="Times New Roman" w:eastAsia="宋体" w:cs="Times New Roman"/>
                <w:kern w:val="0"/>
                <w:szCs w:val="24"/>
              </w:rPr>
              <w:t>国家和省级监测断面地表水功能区 III类以上水质比例（%）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p>
        </w:tc>
        <w:tc>
          <w:tcPr>
            <w:tcW w:w="1368" w:type="dxa"/>
            <w:tcBorders>
              <w:left w:val="single" w:color="auto" w:sz="6" w:space="0"/>
              <w:bottom w:val="single" w:color="auto" w:sz="8" w:space="0"/>
              <w:right w:val="single" w:color="auto" w:sz="6" w:space="0"/>
            </w:tcBorders>
            <w:shd w:val="clear" w:color="auto" w:fill="auto"/>
            <w:vAlign w:val="center"/>
          </w:tcPr>
          <w:p>
            <w:pPr>
              <w:widowControl/>
              <w:spacing w:line="260" w:lineRule="exact"/>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商品林赎买（km</w:t>
            </w:r>
            <w:r>
              <w:rPr>
                <w:rFonts w:ascii="Times New Roman" w:hAnsi="Times New Roman" w:eastAsia="宋体" w:cs="Times New Roman"/>
                <w:spacing w:val="-20"/>
                <w:kern w:val="0"/>
                <w:szCs w:val="24"/>
                <w:vertAlign w:val="superscript"/>
              </w:rPr>
              <w:t>2</w:t>
            </w:r>
            <w:r>
              <w:rPr>
                <w:rFonts w:ascii="Times New Roman" w:hAnsi="Times New Roman" w:eastAsia="宋体" w:cs="Times New Roman"/>
                <w:spacing w:val="-20"/>
                <w:kern w:val="0"/>
                <w:szCs w:val="24"/>
              </w:rPr>
              <w:t>）</w:t>
            </w:r>
          </w:p>
        </w:tc>
        <w:tc>
          <w:tcPr>
            <w:tcW w:w="1343" w:type="dxa"/>
            <w:tcBorders>
              <w:top w:val="single" w:color="auto" w:sz="6" w:space="0"/>
              <w:left w:val="single" w:color="auto" w:sz="6" w:space="0"/>
              <w:bottom w:val="single" w:color="auto" w:sz="8"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11.8</w:t>
            </w:r>
          </w:p>
        </w:tc>
        <w:tc>
          <w:tcPr>
            <w:tcW w:w="1175" w:type="dxa"/>
            <w:tcBorders>
              <w:top w:val="single" w:color="auto" w:sz="6" w:space="0"/>
              <w:left w:val="single" w:color="auto" w:sz="6" w:space="0"/>
              <w:bottom w:val="single" w:color="auto" w:sz="8"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5.13</w:t>
            </w:r>
          </w:p>
        </w:tc>
        <w:tc>
          <w:tcPr>
            <w:tcW w:w="1171" w:type="dxa"/>
            <w:tcBorders>
              <w:top w:val="single" w:color="auto" w:sz="6" w:space="0"/>
              <w:left w:val="single" w:color="auto" w:sz="6" w:space="0"/>
              <w:bottom w:val="single" w:color="auto" w:sz="8"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3.33</w:t>
            </w:r>
          </w:p>
        </w:tc>
        <w:tc>
          <w:tcPr>
            <w:tcW w:w="1299" w:type="dxa"/>
            <w:tcBorders>
              <w:top w:val="single" w:color="auto" w:sz="6" w:space="0"/>
              <w:left w:val="single" w:color="auto" w:sz="6" w:space="0"/>
              <w:bottom w:val="single" w:color="auto" w:sz="8" w:space="0"/>
              <w:right w:val="single" w:color="auto" w:sz="8"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3.34</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60" w:lineRule="exact"/>
              <w:rPr>
                <w:rFonts w:ascii="Times New Roman" w:hAnsi="Times New Roman" w:eastAsia="宋体" w:cs="Times New Roman"/>
                <w:kern w:val="0"/>
                <w:szCs w:val="24"/>
              </w:rPr>
            </w:pPr>
            <w:r>
              <w:rPr>
                <w:rFonts w:ascii="Times New Roman" w:hAnsi="Times New Roman" w:eastAsia="宋体" w:cs="Times New Roman"/>
                <w:kern w:val="0"/>
                <w:szCs w:val="24"/>
              </w:rPr>
              <w:t>市级集中式饮用水源水质 II类水质的比例（%）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p>
        </w:tc>
        <w:tc>
          <w:tcPr>
            <w:tcW w:w="1368" w:type="dxa"/>
            <w:tcBorders>
              <w:top w:val="single" w:color="auto" w:sz="8" w:space="0"/>
              <w:left w:val="single" w:color="auto" w:sz="6" w:space="0"/>
              <w:bottom w:val="single" w:color="auto" w:sz="6" w:space="0"/>
              <w:right w:val="single" w:color="auto" w:sz="6" w:space="0"/>
            </w:tcBorders>
            <w:vAlign w:val="center"/>
          </w:tcPr>
          <w:p>
            <w:pPr>
              <w:widowControl/>
              <w:spacing w:line="260" w:lineRule="exact"/>
              <w:rPr>
                <w:rFonts w:ascii="Times New Roman" w:hAnsi="Times New Roman" w:eastAsia="宋体" w:cs="Times New Roman"/>
                <w:kern w:val="0"/>
                <w:szCs w:val="24"/>
              </w:rPr>
            </w:pPr>
            <w:r>
              <w:rPr>
                <w:rFonts w:ascii="Times New Roman" w:hAnsi="Times New Roman" w:eastAsia="宋体" w:cs="Times New Roman"/>
                <w:kern w:val="0"/>
                <w:szCs w:val="24"/>
              </w:rPr>
              <w:t>林分改造面积（万亩）</w:t>
            </w:r>
          </w:p>
        </w:tc>
        <w:tc>
          <w:tcPr>
            <w:tcW w:w="1343" w:type="dxa"/>
            <w:tcBorders>
              <w:top w:val="single" w:color="auto" w:sz="8" w:space="0"/>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1.69</w:t>
            </w:r>
          </w:p>
        </w:tc>
        <w:tc>
          <w:tcPr>
            <w:tcW w:w="1175" w:type="dxa"/>
            <w:tcBorders>
              <w:top w:val="single" w:color="auto" w:sz="8" w:space="0"/>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1.36</w:t>
            </w:r>
          </w:p>
        </w:tc>
        <w:tc>
          <w:tcPr>
            <w:tcW w:w="1171" w:type="dxa"/>
            <w:tcBorders>
              <w:top w:val="single" w:color="auto" w:sz="8" w:space="0"/>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0.18</w:t>
            </w:r>
          </w:p>
        </w:tc>
        <w:tc>
          <w:tcPr>
            <w:tcW w:w="1299" w:type="dxa"/>
            <w:tcBorders>
              <w:top w:val="single" w:color="auto" w:sz="8" w:space="0"/>
              <w:left w:val="single" w:color="auto" w:sz="6" w:space="0"/>
              <w:bottom w:val="single" w:color="auto" w:sz="6" w:space="0"/>
              <w:right w:val="single" w:color="auto" w:sz="8" w:space="0"/>
            </w:tcBorders>
            <w:vAlign w:val="center"/>
          </w:tcPr>
          <w:p>
            <w:pPr>
              <w:widowControl/>
              <w:spacing w:line="260" w:lineRule="exact"/>
              <w:jc w:val="center"/>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0.15</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761" w:hRule="atLeast"/>
          <w:jc w:val="center"/>
        </w:trPr>
        <w:tc>
          <w:tcPr>
            <w:tcW w:w="574" w:type="dxa"/>
            <w:vMerge w:val="continue"/>
            <w:tcBorders>
              <w:left w:val="single" w:color="auto" w:sz="8"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60" w:lineRule="exact"/>
              <w:rPr>
                <w:rFonts w:ascii="Times New Roman" w:hAnsi="Times New Roman" w:eastAsia="宋体" w:cs="Times New Roman"/>
                <w:kern w:val="0"/>
                <w:szCs w:val="24"/>
              </w:rPr>
            </w:pPr>
            <w:r>
              <w:rPr>
                <w:rFonts w:ascii="Times New Roman" w:hAnsi="Times New Roman" w:eastAsia="宋体" w:cs="Times New Roman"/>
                <w:kern w:val="0"/>
                <w:szCs w:val="24"/>
              </w:rPr>
              <w:t>县级集中式饮用水源水质 II类水质的比例（%）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p>
        </w:tc>
        <w:tc>
          <w:tcPr>
            <w:tcW w:w="979" w:type="dxa"/>
            <w:vMerge w:val="continue"/>
            <w:tcBorders>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p>
        </w:tc>
        <w:tc>
          <w:tcPr>
            <w:tcW w:w="1171" w:type="dxa"/>
            <w:vMerge w:val="continue"/>
            <w:tcBorders>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p>
        </w:tc>
        <w:tc>
          <w:tcPr>
            <w:tcW w:w="1175" w:type="dxa"/>
            <w:vMerge w:val="continue"/>
            <w:tcBorders>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p>
        </w:tc>
        <w:tc>
          <w:tcPr>
            <w:tcW w:w="1368" w:type="dxa"/>
            <w:vMerge w:val="restart"/>
            <w:tcBorders>
              <w:top w:val="single" w:color="auto" w:sz="8" w:space="0"/>
              <w:left w:val="single" w:color="auto" w:sz="6" w:space="0"/>
              <w:right w:val="single" w:color="auto" w:sz="6" w:space="0"/>
            </w:tcBorders>
            <w:vAlign w:val="center"/>
          </w:tcPr>
          <w:p>
            <w:pPr>
              <w:widowControl/>
              <w:spacing w:line="260" w:lineRule="exact"/>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茶园和竹林生态化改造占既有面积比例（%）</w:t>
            </w:r>
          </w:p>
        </w:tc>
        <w:tc>
          <w:tcPr>
            <w:tcW w:w="1343" w:type="dxa"/>
            <w:vMerge w:val="restart"/>
            <w:tcBorders>
              <w:left w:val="single" w:color="auto" w:sz="6"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r>
              <w:rPr>
                <w:rFonts w:ascii="Times New Roman" w:hAnsi="Times New Roman" w:eastAsia="宋体" w:cs="Times New Roman"/>
                <w:kern w:val="0"/>
                <w:szCs w:val="21"/>
              </w:rPr>
              <w:t>竹园生态化改造占40%，茶园占43.03%</w:t>
            </w:r>
          </w:p>
        </w:tc>
        <w:tc>
          <w:tcPr>
            <w:tcW w:w="1175" w:type="dxa"/>
            <w:vMerge w:val="restart"/>
            <w:tcBorders>
              <w:left w:val="single" w:color="auto" w:sz="6" w:space="0"/>
              <w:right w:val="single" w:color="auto" w:sz="6" w:space="0"/>
            </w:tcBorders>
            <w:vAlign w:val="center"/>
          </w:tcPr>
          <w:p>
            <w:pPr>
              <w:widowControl/>
              <w:spacing w:line="260" w:lineRule="exact"/>
              <w:rPr>
                <w:rFonts w:ascii="Times New Roman" w:hAnsi="Times New Roman" w:eastAsia="宋体" w:cs="Times New Roman"/>
                <w:kern w:val="0"/>
                <w:szCs w:val="24"/>
              </w:rPr>
            </w:pPr>
            <w:r>
              <w:rPr>
                <w:rFonts w:ascii="Times New Roman" w:hAnsi="Times New Roman" w:eastAsia="宋体" w:cs="Times New Roman"/>
                <w:kern w:val="0"/>
                <w:szCs w:val="21"/>
              </w:rPr>
              <w:t>竹园生态化改造占40%，茶园占43.03%</w:t>
            </w:r>
          </w:p>
        </w:tc>
        <w:tc>
          <w:tcPr>
            <w:tcW w:w="1171" w:type="dxa"/>
            <w:vMerge w:val="restart"/>
            <w:tcBorders>
              <w:left w:val="single" w:color="auto" w:sz="6" w:space="0"/>
              <w:right w:val="single" w:color="auto" w:sz="6" w:space="0"/>
            </w:tcBorders>
            <w:vAlign w:val="center"/>
          </w:tcPr>
          <w:p>
            <w:pPr>
              <w:widowControl/>
              <w:spacing w:line="260" w:lineRule="exact"/>
              <w:rPr>
                <w:rFonts w:ascii="Times New Roman" w:hAnsi="Times New Roman" w:eastAsia="宋体" w:cs="Times New Roman"/>
                <w:kern w:val="0"/>
                <w:szCs w:val="24"/>
              </w:rPr>
            </w:pPr>
            <w:r>
              <w:rPr>
                <w:rFonts w:ascii="Times New Roman" w:hAnsi="Times New Roman" w:eastAsia="宋体" w:cs="Times New Roman"/>
                <w:kern w:val="0"/>
                <w:szCs w:val="21"/>
              </w:rPr>
              <w:t>竹园生态化改造占40%，茶园占43.03%</w:t>
            </w:r>
          </w:p>
        </w:tc>
        <w:tc>
          <w:tcPr>
            <w:tcW w:w="1299" w:type="dxa"/>
            <w:vMerge w:val="restart"/>
            <w:tcBorders>
              <w:top w:val="single" w:color="auto" w:sz="8" w:space="0"/>
              <w:left w:val="single" w:color="auto" w:sz="6" w:space="0"/>
              <w:right w:val="single" w:color="auto" w:sz="8" w:space="0"/>
            </w:tcBorders>
            <w:vAlign w:val="center"/>
          </w:tcPr>
          <w:p>
            <w:pPr>
              <w:widowControl/>
              <w:spacing w:line="260" w:lineRule="exact"/>
              <w:rPr>
                <w:rFonts w:ascii="Times New Roman" w:hAnsi="Times New Roman" w:eastAsia="宋体" w:cs="Times New Roman"/>
                <w:kern w:val="0"/>
                <w:szCs w:val="24"/>
              </w:rPr>
            </w:pPr>
            <w:r>
              <w:rPr>
                <w:rFonts w:ascii="Times New Roman" w:hAnsi="Times New Roman" w:eastAsia="宋体" w:cs="Times New Roman"/>
                <w:kern w:val="0"/>
                <w:szCs w:val="21"/>
              </w:rPr>
              <w:t>竹园生态化改造占40%，茶园占43.03%</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60" w:lineRule="exact"/>
              <w:rPr>
                <w:rFonts w:ascii="Times New Roman" w:hAnsi="Times New Roman" w:eastAsia="宋体" w:cs="Times New Roman"/>
                <w:spacing w:val="-10"/>
                <w:kern w:val="0"/>
                <w:szCs w:val="24"/>
              </w:rPr>
            </w:pPr>
            <w:r>
              <w:rPr>
                <w:rFonts w:ascii="Times New Roman" w:hAnsi="Times New Roman" w:eastAsia="宋体" w:cs="Times New Roman"/>
                <w:spacing w:val="-10"/>
                <w:kern w:val="0"/>
                <w:szCs w:val="24"/>
              </w:rPr>
              <w:t>乡镇集中式饮用水源水质II类水质的比例（%）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vMerge w:val="restart"/>
            <w:tcBorders>
              <w:top w:val="single" w:color="auto" w:sz="6" w:space="0"/>
              <w:left w:val="single" w:color="auto" w:sz="6" w:space="0"/>
              <w:bottom w:val="single" w:color="auto" w:sz="8" w:space="0"/>
              <w:right w:val="single" w:color="auto" w:sz="6" w:space="0"/>
            </w:tcBorders>
            <w:vAlign w:val="center"/>
          </w:tcPr>
          <w:p>
            <w:pPr>
              <w:widowControl/>
              <w:spacing w:line="260" w:lineRule="exact"/>
              <w:rPr>
                <w:rFonts w:ascii="Times New Roman" w:hAnsi="Times New Roman" w:eastAsia="宋体" w:cs="Times New Roman"/>
                <w:kern w:val="0"/>
                <w:szCs w:val="24"/>
              </w:rPr>
            </w:pPr>
            <w:r>
              <w:rPr>
                <w:rFonts w:ascii="Times New Roman" w:hAnsi="Times New Roman" w:eastAsia="宋体" w:cs="Times New Roman"/>
                <w:kern w:val="0"/>
                <w:szCs w:val="24"/>
              </w:rPr>
              <w:t>规模化畜禽养殖污水集中处理率（%）</w:t>
            </w:r>
          </w:p>
        </w:tc>
        <w:tc>
          <w:tcPr>
            <w:tcW w:w="979" w:type="dxa"/>
            <w:vMerge w:val="restart"/>
            <w:tcBorders>
              <w:top w:val="single" w:color="auto" w:sz="6" w:space="0"/>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80</w:t>
            </w:r>
          </w:p>
        </w:tc>
        <w:tc>
          <w:tcPr>
            <w:tcW w:w="1171" w:type="dxa"/>
            <w:vMerge w:val="restart"/>
            <w:tcBorders>
              <w:top w:val="single" w:color="auto" w:sz="6" w:space="0"/>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80</w:t>
            </w:r>
          </w:p>
        </w:tc>
        <w:tc>
          <w:tcPr>
            <w:tcW w:w="1175" w:type="dxa"/>
            <w:vMerge w:val="restart"/>
            <w:tcBorders>
              <w:top w:val="single" w:color="auto" w:sz="6" w:space="0"/>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80</w:t>
            </w:r>
          </w:p>
        </w:tc>
        <w:tc>
          <w:tcPr>
            <w:tcW w:w="1175" w:type="dxa"/>
            <w:vMerge w:val="restart"/>
            <w:tcBorders>
              <w:top w:val="single" w:color="auto" w:sz="6" w:space="0"/>
              <w:left w:val="single" w:color="auto" w:sz="6" w:space="0"/>
              <w:bottom w:val="single" w:color="auto" w:sz="8"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80</w:t>
            </w:r>
          </w:p>
        </w:tc>
        <w:tc>
          <w:tcPr>
            <w:tcW w:w="1368" w:type="dxa"/>
            <w:vMerge w:val="continue"/>
            <w:tcBorders>
              <w:left w:val="single" w:color="auto" w:sz="6" w:space="0"/>
              <w:bottom w:val="single" w:color="auto" w:sz="6"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p>
        </w:tc>
        <w:tc>
          <w:tcPr>
            <w:tcW w:w="1343" w:type="dxa"/>
            <w:vMerge w:val="continue"/>
            <w:tcBorders>
              <w:left w:val="single" w:color="auto" w:sz="6" w:space="0"/>
              <w:bottom w:val="single" w:color="auto" w:sz="6"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p>
        </w:tc>
        <w:tc>
          <w:tcPr>
            <w:tcW w:w="1175" w:type="dxa"/>
            <w:vMerge w:val="continue"/>
            <w:tcBorders>
              <w:left w:val="single" w:color="auto" w:sz="6" w:space="0"/>
              <w:bottom w:val="single" w:color="auto" w:sz="6"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p>
        </w:tc>
        <w:tc>
          <w:tcPr>
            <w:tcW w:w="1171" w:type="dxa"/>
            <w:vMerge w:val="continue"/>
            <w:tcBorders>
              <w:left w:val="single" w:color="auto" w:sz="6" w:space="0"/>
              <w:bottom w:val="single" w:color="auto" w:sz="6"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p>
        </w:tc>
        <w:tc>
          <w:tcPr>
            <w:tcW w:w="1299" w:type="dxa"/>
            <w:vMerge w:val="continue"/>
            <w:tcBorders>
              <w:left w:val="single" w:color="auto" w:sz="6" w:space="0"/>
              <w:bottom w:val="single" w:color="auto" w:sz="6" w:space="0"/>
              <w:right w:val="single" w:color="auto" w:sz="8" w:space="0"/>
            </w:tcBorders>
            <w:vAlign w:val="center"/>
          </w:tcPr>
          <w:p>
            <w:pPr>
              <w:widowControl/>
              <w:spacing w:line="260" w:lineRule="exact"/>
              <w:jc w:val="left"/>
              <w:rPr>
                <w:rFonts w:ascii="Times New Roman" w:hAnsi="Times New Roman" w:eastAsia="宋体" w:cs="Times New Roman"/>
                <w:kern w:val="0"/>
                <w:szCs w:val="24"/>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60" w:lineRule="exact"/>
              <w:rPr>
                <w:rFonts w:ascii="Times New Roman" w:hAnsi="Times New Roman" w:eastAsia="宋体" w:cs="Times New Roman"/>
                <w:kern w:val="0"/>
                <w:szCs w:val="24"/>
              </w:rPr>
            </w:pPr>
            <w:r>
              <w:rPr>
                <w:rFonts w:ascii="Times New Roman" w:hAnsi="Times New Roman" w:eastAsia="宋体" w:cs="Times New Roman"/>
                <w:kern w:val="0"/>
                <w:szCs w:val="24"/>
              </w:rPr>
              <w:t>小流域优于 III类水质比例（%）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vMerge w:val="continue"/>
            <w:tcBorders>
              <w:top w:val="single" w:color="auto" w:sz="6" w:space="0"/>
              <w:left w:val="single" w:color="auto" w:sz="6" w:space="0"/>
              <w:bottom w:val="single" w:color="auto" w:sz="8" w:space="0"/>
              <w:right w:val="single" w:color="auto" w:sz="6" w:space="0"/>
            </w:tcBorders>
            <w:vAlign w:val="center"/>
          </w:tcPr>
          <w:p>
            <w:pPr>
              <w:widowControl/>
              <w:spacing w:line="26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8" w:space="0"/>
              <w:right w:val="single" w:color="auto" w:sz="6" w:space="0"/>
            </w:tcBorders>
            <w:vAlign w:val="center"/>
          </w:tcPr>
          <w:p>
            <w:pPr>
              <w:widowControl/>
              <w:spacing w:line="260" w:lineRule="exact"/>
              <w:jc w:val="center"/>
              <w:rPr>
                <w:rFonts w:ascii="Times New Roman" w:hAnsi="Times New Roman" w:eastAsia="宋体" w:cs="Times New Roman"/>
                <w:kern w:val="0"/>
                <w:szCs w:val="24"/>
              </w:rPr>
            </w:pPr>
          </w:p>
        </w:tc>
        <w:tc>
          <w:tcPr>
            <w:tcW w:w="1368" w:type="dxa"/>
            <w:vMerge w:val="restart"/>
            <w:tcBorders>
              <w:top w:val="single" w:color="auto" w:sz="6" w:space="0"/>
              <w:left w:val="single" w:color="auto" w:sz="6" w:space="0"/>
              <w:bottom w:val="single" w:color="auto" w:sz="8" w:space="0"/>
              <w:right w:val="single" w:color="auto" w:sz="6" w:space="0"/>
            </w:tcBorders>
            <w:vAlign w:val="center"/>
          </w:tcPr>
          <w:p>
            <w:pPr>
              <w:widowControl/>
              <w:spacing w:line="260" w:lineRule="exact"/>
              <w:rPr>
                <w:rFonts w:ascii="Times New Roman" w:hAnsi="Times New Roman" w:eastAsia="宋体" w:cs="Times New Roman"/>
                <w:kern w:val="0"/>
                <w:szCs w:val="24"/>
              </w:rPr>
            </w:pPr>
            <w:r>
              <w:rPr>
                <w:rFonts w:ascii="Times New Roman" w:hAnsi="Times New Roman" w:eastAsia="宋体" w:cs="Times New Roman"/>
                <w:kern w:val="0"/>
                <w:szCs w:val="24"/>
              </w:rPr>
              <w:t>生物多样性保护</w:t>
            </w:r>
          </w:p>
        </w:tc>
        <w:tc>
          <w:tcPr>
            <w:tcW w:w="1343" w:type="dxa"/>
            <w:vMerge w:val="restart"/>
            <w:tcBorders>
              <w:top w:val="single" w:color="auto" w:sz="6" w:space="0"/>
              <w:left w:val="single" w:color="auto" w:sz="6" w:space="0"/>
              <w:right w:val="single" w:color="auto" w:sz="6" w:space="0"/>
            </w:tcBorders>
            <w:vAlign w:val="center"/>
          </w:tcPr>
          <w:p>
            <w:pPr>
              <w:widowControl/>
              <w:spacing w:line="260" w:lineRule="exact"/>
              <w:rPr>
                <w:rFonts w:ascii="Times New Roman" w:hAnsi="Times New Roman" w:eastAsia="宋体" w:cs="Times New Roman"/>
                <w:kern w:val="0"/>
                <w:szCs w:val="24"/>
              </w:rPr>
            </w:pPr>
            <w:r>
              <w:rPr>
                <w:rFonts w:ascii="Times New Roman" w:hAnsi="Times New Roman" w:eastAsia="宋体" w:cs="Times New Roman"/>
                <w:kern w:val="0"/>
                <w:szCs w:val="24"/>
              </w:rPr>
              <w:t>丧失和流失基本得到控制</w:t>
            </w:r>
          </w:p>
        </w:tc>
        <w:tc>
          <w:tcPr>
            <w:tcW w:w="1175" w:type="dxa"/>
            <w:vMerge w:val="restart"/>
            <w:tcBorders>
              <w:top w:val="single" w:color="auto" w:sz="6" w:space="0"/>
              <w:left w:val="single" w:color="auto" w:sz="6" w:space="0"/>
              <w:right w:val="single" w:color="auto" w:sz="6" w:space="0"/>
            </w:tcBorders>
            <w:vAlign w:val="center"/>
          </w:tcPr>
          <w:p>
            <w:pPr>
              <w:widowControl/>
              <w:spacing w:line="260" w:lineRule="exact"/>
              <w:rPr>
                <w:rFonts w:ascii="Times New Roman" w:hAnsi="Times New Roman" w:eastAsia="宋体" w:cs="Times New Roman"/>
                <w:kern w:val="0"/>
                <w:szCs w:val="24"/>
              </w:rPr>
            </w:pPr>
            <w:r>
              <w:rPr>
                <w:rFonts w:ascii="Times New Roman" w:hAnsi="Times New Roman" w:eastAsia="宋体" w:cs="Times New Roman"/>
                <w:kern w:val="0"/>
                <w:szCs w:val="24"/>
              </w:rPr>
              <w:t>丧失和流失基本得到控制</w:t>
            </w:r>
          </w:p>
        </w:tc>
        <w:tc>
          <w:tcPr>
            <w:tcW w:w="1171" w:type="dxa"/>
            <w:vMerge w:val="restart"/>
            <w:tcBorders>
              <w:top w:val="single" w:color="auto" w:sz="6" w:space="0"/>
              <w:left w:val="single" w:color="auto" w:sz="6" w:space="0"/>
              <w:right w:val="single" w:color="auto" w:sz="6" w:space="0"/>
            </w:tcBorders>
            <w:vAlign w:val="center"/>
          </w:tcPr>
          <w:p>
            <w:pPr>
              <w:widowControl/>
              <w:spacing w:line="260" w:lineRule="exact"/>
              <w:rPr>
                <w:rFonts w:ascii="Times New Roman" w:hAnsi="Times New Roman" w:eastAsia="宋体" w:cs="Times New Roman"/>
                <w:kern w:val="0"/>
                <w:szCs w:val="24"/>
              </w:rPr>
            </w:pPr>
            <w:r>
              <w:rPr>
                <w:rFonts w:ascii="Times New Roman" w:hAnsi="Times New Roman" w:eastAsia="宋体" w:cs="Times New Roman"/>
                <w:kern w:val="0"/>
                <w:szCs w:val="24"/>
              </w:rPr>
              <w:t>丧失和流失基本得到控制</w:t>
            </w:r>
          </w:p>
        </w:tc>
        <w:tc>
          <w:tcPr>
            <w:tcW w:w="1299" w:type="dxa"/>
            <w:vMerge w:val="restart"/>
            <w:tcBorders>
              <w:top w:val="single" w:color="auto" w:sz="6" w:space="0"/>
              <w:left w:val="single" w:color="auto" w:sz="6" w:space="0"/>
              <w:bottom w:val="single" w:color="auto" w:sz="8" w:space="0"/>
              <w:right w:val="single" w:color="auto" w:sz="8" w:space="0"/>
            </w:tcBorders>
            <w:vAlign w:val="center"/>
          </w:tcPr>
          <w:p>
            <w:pPr>
              <w:widowControl/>
              <w:spacing w:line="260" w:lineRule="exact"/>
              <w:rPr>
                <w:rFonts w:ascii="Times New Roman" w:hAnsi="Times New Roman" w:eastAsia="宋体" w:cs="Times New Roman"/>
                <w:kern w:val="0"/>
                <w:szCs w:val="24"/>
              </w:rPr>
            </w:pPr>
            <w:r>
              <w:rPr>
                <w:rFonts w:ascii="Times New Roman" w:hAnsi="Times New Roman" w:eastAsia="宋体" w:cs="Times New Roman"/>
                <w:kern w:val="0"/>
                <w:szCs w:val="24"/>
              </w:rPr>
              <w:t>丧失和流失基本得到控制</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r>
              <w:rPr>
                <w:rFonts w:ascii="Times New Roman" w:hAnsi="Times New Roman" w:eastAsia="宋体" w:cs="Times New Roman"/>
                <w:kern w:val="0"/>
                <w:szCs w:val="24"/>
              </w:rPr>
              <w:t>劣五类水质</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p>
        </w:tc>
        <w:tc>
          <w:tcPr>
            <w:tcW w:w="1368"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p>
        </w:tc>
        <w:tc>
          <w:tcPr>
            <w:tcW w:w="1343" w:type="dxa"/>
            <w:vMerge w:val="continue"/>
            <w:tcBorders>
              <w:left w:val="single" w:color="auto" w:sz="6"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p>
        </w:tc>
        <w:tc>
          <w:tcPr>
            <w:tcW w:w="1299" w:type="dxa"/>
            <w:vMerge w:val="continue"/>
            <w:tcBorders>
              <w:top w:val="single" w:color="auto" w:sz="6" w:space="0"/>
              <w:left w:val="single" w:color="auto" w:sz="6" w:space="0"/>
              <w:bottom w:val="single" w:color="auto" w:sz="6" w:space="0"/>
              <w:right w:val="single" w:color="auto" w:sz="8" w:space="0"/>
            </w:tcBorders>
            <w:vAlign w:val="center"/>
          </w:tcPr>
          <w:p>
            <w:pPr>
              <w:widowControl/>
              <w:spacing w:line="240" w:lineRule="exact"/>
              <w:jc w:val="left"/>
              <w:rPr>
                <w:rFonts w:ascii="Times New Roman" w:hAnsi="Times New Roman" w:eastAsia="宋体" w:cs="Times New Roman"/>
                <w:kern w:val="0"/>
                <w:szCs w:val="24"/>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664" w:hRule="atLeast"/>
          <w:jc w:val="center"/>
        </w:trPr>
        <w:tc>
          <w:tcPr>
            <w:tcW w:w="574" w:type="dxa"/>
            <w:vMerge w:val="restart"/>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r>
              <w:rPr>
                <w:rFonts w:ascii="Times New Roman" w:hAnsi="Times New Roman" w:eastAsia="宋体" w:cs="Times New Roman"/>
                <w:kern w:val="0"/>
                <w:szCs w:val="24"/>
              </w:rPr>
              <w:t>三元区</w:t>
            </w:r>
          </w:p>
        </w:tc>
        <w:tc>
          <w:tcPr>
            <w:tcW w:w="980" w:type="dxa"/>
            <w:vMerge w:val="restart"/>
            <w:tcBorders>
              <w:top w:val="single" w:color="auto" w:sz="6" w:space="0"/>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r>
              <w:rPr>
                <w:rFonts w:ascii="Times New Roman" w:hAnsi="Times New Roman" w:eastAsia="宋体" w:cs="Times New Roman"/>
                <w:kern w:val="0"/>
                <w:szCs w:val="24"/>
              </w:rPr>
              <w:t>建成国家生态文明实验区，区域资源环境承载能力有效提升</w:t>
            </w: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台湾海峡闽江口水质优良点位比例（第 I、II类海水水质海域面积比例）（ %）</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restart"/>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城镇污水处理率（%）</w:t>
            </w:r>
          </w:p>
        </w:tc>
        <w:tc>
          <w:tcPr>
            <w:tcW w:w="979"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89.7，其中区</w:t>
            </w:r>
            <w:r>
              <w:rPr>
                <w:rFonts w:ascii="Times New Roman" w:hAnsi="Times New Roman" w:eastAsia="宋体" w:cs="Times New Roman"/>
                <w:kern w:val="0"/>
                <w:szCs w:val="21"/>
              </w:rPr>
              <w:t>94%、建制镇70%</w:t>
            </w:r>
          </w:p>
        </w:tc>
        <w:tc>
          <w:tcPr>
            <w:tcW w:w="1171"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89.7，其中区</w:t>
            </w:r>
            <w:r>
              <w:rPr>
                <w:rFonts w:ascii="Times New Roman" w:hAnsi="Times New Roman" w:eastAsia="宋体" w:cs="Times New Roman"/>
                <w:kern w:val="0"/>
                <w:szCs w:val="21"/>
              </w:rPr>
              <w:t>90%、建制镇58%</w:t>
            </w:r>
          </w:p>
        </w:tc>
        <w:tc>
          <w:tcPr>
            <w:tcW w:w="1175"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89.7，其中区</w:t>
            </w:r>
            <w:r>
              <w:rPr>
                <w:rFonts w:ascii="Times New Roman" w:hAnsi="Times New Roman" w:eastAsia="宋体" w:cs="Times New Roman"/>
                <w:kern w:val="0"/>
                <w:szCs w:val="21"/>
              </w:rPr>
              <w:t>92%、建制镇64%</w:t>
            </w:r>
          </w:p>
        </w:tc>
        <w:tc>
          <w:tcPr>
            <w:tcW w:w="1175" w:type="dxa"/>
            <w:vMerge w:val="restart"/>
            <w:tcBorders>
              <w:top w:val="single" w:color="auto" w:sz="6" w:space="0"/>
              <w:left w:val="single" w:color="auto" w:sz="6" w:space="0"/>
              <w:bottom w:val="single" w:color="auto" w:sz="6" w:space="0"/>
              <w:right w:val="single" w:color="auto" w:sz="6" w:space="0"/>
            </w:tcBorders>
            <w:shd w:val="clear" w:color="auto" w:fill="auto"/>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89.7，其中区</w:t>
            </w:r>
            <w:r>
              <w:rPr>
                <w:rFonts w:ascii="Times New Roman" w:hAnsi="Times New Roman" w:eastAsia="宋体" w:cs="Times New Roman"/>
                <w:kern w:val="0"/>
                <w:szCs w:val="21"/>
              </w:rPr>
              <w:t>94%、建制镇70%</w:t>
            </w:r>
          </w:p>
        </w:tc>
        <w:tc>
          <w:tcPr>
            <w:tcW w:w="1368" w:type="dxa"/>
            <w:tcBorders>
              <w:top w:val="single" w:color="auto" w:sz="6" w:space="0"/>
              <w:left w:val="single" w:color="auto" w:sz="6" w:space="0"/>
              <w:right w:val="single" w:color="auto" w:sz="6" w:space="0"/>
            </w:tcBorders>
            <w:shd w:val="clear" w:color="auto" w:fill="auto"/>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水土流失面积治理面积（km</w:t>
            </w:r>
            <w:r>
              <w:rPr>
                <w:rFonts w:ascii="Times New Roman" w:hAnsi="Times New Roman" w:eastAsia="宋体" w:cs="Times New Roman"/>
                <w:kern w:val="0"/>
                <w:szCs w:val="24"/>
                <w:vertAlign w:val="superscript"/>
              </w:rPr>
              <w:t>2</w:t>
            </w:r>
            <w:r>
              <w:rPr>
                <w:rFonts w:ascii="Times New Roman" w:hAnsi="Times New Roman" w:eastAsia="宋体" w:cs="Times New Roman"/>
                <w:kern w:val="0"/>
                <w:szCs w:val="24"/>
              </w:rPr>
              <w:t>）</w:t>
            </w:r>
          </w:p>
        </w:tc>
        <w:tc>
          <w:tcPr>
            <w:tcW w:w="1343" w:type="dxa"/>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4</w:t>
            </w:r>
            <w:r>
              <w:rPr>
                <w:rFonts w:hint="eastAsia" w:ascii="Times New Roman" w:hAnsi="Times New Roman" w:eastAsia="宋体" w:cs="Times New Roman"/>
                <w:kern w:val="0"/>
                <w:szCs w:val="24"/>
              </w:rPr>
              <w:t>（水利）、</w:t>
            </w:r>
            <w:r>
              <w:rPr>
                <w:rFonts w:ascii="Times New Roman" w:hAnsi="Times New Roman" w:eastAsia="宋体" w:cs="Times New Roman"/>
                <w:kern w:val="0"/>
                <w:szCs w:val="24"/>
              </w:rPr>
              <w:t>20.1</w:t>
            </w:r>
            <w:r>
              <w:rPr>
                <w:rFonts w:hint="eastAsia" w:ascii="Times New Roman" w:hAnsi="Times New Roman" w:eastAsia="宋体" w:cs="Times New Roman"/>
                <w:kern w:val="0"/>
                <w:szCs w:val="24"/>
              </w:rPr>
              <w:t>（林业）</w:t>
            </w:r>
          </w:p>
        </w:tc>
        <w:tc>
          <w:tcPr>
            <w:tcW w:w="1175" w:type="dxa"/>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2.5</w:t>
            </w:r>
            <w:r>
              <w:rPr>
                <w:rFonts w:hint="eastAsia" w:ascii="Times New Roman" w:hAnsi="Times New Roman" w:eastAsia="宋体" w:cs="Times New Roman"/>
                <w:kern w:val="0"/>
                <w:szCs w:val="24"/>
              </w:rPr>
              <w:t>（水利）、10.47（林业）</w:t>
            </w:r>
          </w:p>
        </w:tc>
        <w:tc>
          <w:tcPr>
            <w:tcW w:w="1171" w:type="dxa"/>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4.8</w:t>
            </w:r>
            <w:r>
              <w:rPr>
                <w:rFonts w:hint="eastAsia" w:ascii="Times New Roman" w:hAnsi="Times New Roman" w:eastAsia="宋体" w:cs="Times New Roman"/>
                <w:kern w:val="0"/>
                <w:szCs w:val="24"/>
              </w:rPr>
              <w:t>（林业）</w:t>
            </w:r>
          </w:p>
        </w:tc>
        <w:tc>
          <w:tcPr>
            <w:tcW w:w="1299" w:type="dxa"/>
            <w:tcBorders>
              <w:top w:val="single" w:color="auto" w:sz="6" w:space="0"/>
              <w:left w:val="single" w:color="auto" w:sz="6" w:space="0"/>
              <w:bottom w:val="single" w:color="auto" w:sz="6" w:space="0"/>
              <w:right w:val="single" w:color="auto" w:sz="8"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1.5</w:t>
            </w:r>
            <w:r>
              <w:rPr>
                <w:rFonts w:hint="eastAsia" w:ascii="Times New Roman" w:hAnsi="Times New Roman" w:eastAsia="宋体" w:cs="Times New Roman"/>
                <w:kern w:val="0"/>
                <w:szCs w:val="24"/>
              </w:rPr>
              <w:t>（水利）、</w:t>
            </w:r>
            <w:r>
              <w:rPr>
                <w:rFonts w:ascii="Times New Roman" w:hAnsi="Times New Roman" w:eastAsia="宋体" w:cs="Times New Roman"/>
                <w:kern w:val="0"/>
                <w:szCs w:val="24"/>
              </w:rPr>
              <w:t>4.83</w:t>
            </w:r>
            <w:r>
              <w:rPr>
                <w:rFonts w:hint="eastAsia" w:ascii="Times New Roman" w:hAnsi="Times New Roman" w:eastAsia="宋体" w:cs="Times New Roman"/>
                <w:kern w:val="0"/>
                <w:szCs w:val="24"/>
              </w:rPr>
              <w:t>（林业）</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台湾海峡闽江口劣四类海水比例（%）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shd w:val="clear" w:color="auto" w:fill="auto"/>
            <w:vAlign w:val="center"/>
          </w:tcPr>
          <w:p>
            <w:pPr>
              <w:widowControl/>
              <w:spacing w:line="270" w:lineRule="exact"/>
              <w:jc w:val="center"/>
              <w:rPr>
                <w:rFonts w:ascii="Times New Roman" w:hAnsi="Times New Roman" w:eastAsia="宋体" w:cs="Times New Roman"/>
                <w:kern w:val="0"/>
                <w:szCs w:val="24"/>
              </w:rPr>
            </w:pPr>
          </w:p>
        </w:tc>
        <w:tc>
          <w:tcPr>
            <w:tcW w:w="1368" w:type="dxa"/>
            <w:tcBorders>
              <w:left w:val="single" w:color="auto" w:sz="6" w:space="0"/>
              <w:right w:val="single" w:color="auto" w:sz="6" w:space="0"/>
            </w:tcBorders>
            <w:shd w:val="clear" w:color="auto" w:fill="auto"/>
            <w:vAlign w:val="center"/>
          </w:tcPr>
          <w:p>
            <w:pPr>
              <w:widowControl/>
              <w:spacing w:line="270" w:lineRule="exact"/>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废弃矿山治理（处）</w:t>
            </w:r>
          </w:p>
        </w:tc>
        <w:tc>
          <w:tcPr>
            <w:tcW w:w="1343" w:type="dxa"/>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299" w:type="dxa"/>
            <w:tcBorders>
              <w:top w:val="single" w:color="auto" w:sz="6" w:space="0"/>
              <w:left w:val="single" w:color="auto" w:sz="6" w:space="0"/>
              <w:bottom w:val="single" w:color="auto" w:sz="6" w:space="0"/>
              <w:right w:val="single" w:color="auto" w:sz="8"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463"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spacing w:val="-10"/>
                <w:kern w:val="0"/>
                <w:szCs w:val="24"/>
              </w:rPr>
            </w:pPr>
            <w:r>
              <w:rPr>
                <w:rFonts w:ascii="Times New Roman" w:hAnsi="Times New Roman" w:eastAsia="宋体" w:cs="Times New Roman"/>
                <w:spacing w:val="-10"/>
                <w:kern w:val="0"/>
                <w:szCs w:val="24"/>
              </w:rPr>
              <w:t>闽江干流和二级以上支流水质优良比例（%）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restart"/>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村镇垃圾收集处理率（%）</w:t>
            </w:r>
          </w:p>
        </w:tc>
        <w:tc>
          <w:tcPr>
            <w:tcW w:w="979"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171"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175"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175" w:type="dxa"/>
            <w:vMerge w:val="restart"/>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368" w:type="dxa"/>
            <w:tcBorders>
              <w:left w:val="single" w:color="auto" w:sz="6" w:space="0"/>
              <w:right w:val="single" w:color="auto" w:sz="6" w:space="0"/>
            </w:tcBorders>
            <w:shd w:val="clear" w:color="auto" w:fill="auto"/>
            <w:vAlign w:val="center"/>
          </w:tcPr>
          <w:p>
            <w:pPr>
              <w:widowControl/>
              <w:spacing w:line="270" w:lineRule="exact"/>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地质灾害（处）</w:t>
            </w:r>
          </w:p>
        </w:tc>
        <w:tc>
          <w:tcPr>
            <w:tcW w:w="134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11</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3</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5</w:t>
            </w:r>
          </w:p>
        </w:tc>
        <w:tc>
          <w:tcPr>
            <w:tcW w:w="1299" w:type="dxa"/>
            <w:tcBorders>
              <w:top w:val="single" w:color="auto" w:sz="6" w:space="0"/>
              <w:left w:val="single" w:color="auto" w:sz="6" w:space="0"/>
              <w:bottom w:val="single" w:color="auto" w:sz="6" w:space="0"/>
              <w:right w:val="single" w:color="auto" w:sz="8"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3</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国家和省级监测断面地表水功能区 III类以上水质比例（%）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368" w:type="dxa"/>
            <w:tcBorders>
              <w:left w:val="single" w:color="auto" w:sz="6" w:space="0"/>
              <w:bottom w:val="single" w:color="auto" w:sz="8" w:space="0"/>
              <w:right w:val="single" w:color="auto" w:sz="6" w:space="0"/>
            </w:tcBorders>
            <w:shd w:val="clear" w:color="auto" w:fill="auto"/>
            <w:vAlign w:val="center"/>
          </w:tcPr>
          <w:p>
            <w:pPr>
              <w:widowControl/>
              <w:spacing w:line="270" w:lineRule="exact"/>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商品林赎买（km</w:t>
            </w:r>
            <w:r>
              <w:rPr>
                <w:rFonts w:ascii="Times New Roman" w:hAnsi="Times New Roman" w:eastAsia="宋体" w:cs="Times New Roman"/>
                <w:spacing w:val="-20"/>
                <w:kern w:val="0"/>
                <w:szCs w:val="24"/>
                <w:vertAlign w:val="superscript"/>
              </w:rPr>
              <w:t>2</w:t>
            </w:r>
            <w:r>
              <w:rPr>
                <w:rFonts w:ascii="Times New Roman" w:hAnsi="Times New Roman" w:eastAsia="宋体" w:cs="Times New Roman"/>
                <w:spacing w:val="-20"/>
                <w:kern w:val="0"/>
                <w:szCs w:val="24"/>
              </w:rPr>
              <w:t>）</w:t>
            </w:r>
          </w:p>
        </w:tc>
        <w:tc>
          <w:tcPr>
            <w:tcW w:w="1343" w:type="dxa"/>
            <w:tcBorders>
              <w:top w:val="single" w:color="auto" w:sz="6" w:space="0"/>
              <w:left w:val="single" w:color="auto" w:sz="6" w:space="0"/>
              <w:bottom w:val="single" w:color="auto" w:sz="8"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8"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8"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299" w:type="dxa"/>
            <w:tcBorders>
              <w:top w:val="single" w:color="auto" w:sz="6" w:space="0"/>
              <w:left w:val="single" w:color="auto" w:sz="6" w:space="0"/>
              <w:bottom w:val="single" w:color="auto" w:sz="8" w:space="0"/>
              <w:right w:val="single" w:color="auto" w:sz="8"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市级集中式饮用水源水质 II类水质的比例（%）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98</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50</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50</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98</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368" w:type="dxa"/>
            <w:tcBorders>
              <w:top w:val="single" w:color="auto" w:sz="8"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林分改造面积（万亩）</w:t>
            </w:r>
          </w:p>
        </w:tc>
        <w:tc>
          <w:tcPr>
            <w:tcW w:w="1343" w:type="dxa"/>
            <w:tcBorders>
              <w:top w:val="single" w:color="auto" w:sz="8"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0.61</w:t>
            </w:r>
          </w:p>
        </w:tc>
        <w:tc>
          <w:tcPr>
            <w:tcW w:w="1175" w:type="dxa"/>
            <w:tcBorders>
              <w:top w:val="single" w:color="auto" w:sz="8"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8"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299" w:type="dxa"/>
            <w:tcBorders>
              <w:top w:val="single" w:color="auto" w:sz="8" w:space="0"/>
              <w:left w:val="single" w:color="auto" w:sz="6" w:space="0"/>
              <w:bottom w:val="single" w:color="auto" w:sz="6" w:space="0"/>
              <w:right w:val="single" w:color="auto" w:sz="8" w:space="0"/>
            </w:tcBorders>
            <w:vAlign w:val="center"/>
          </w:tcPr>
          <w:p>
            <w:pPr>
              <w:widowControl/>
              <w:spacing w:line="270" w:lineRule="exact"/>
              <w:jc w:val="center"/>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0.61</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991"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县级集中式饮用水源水质 II类水质的比例（%）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368" w:type="dxa"/>
            <w:vMerge w:val="restart"/>
            <w:tcBorders>
              <w:top w:val="single" w:color="auto" w:sz="8" w:space="0"/>
              <w:left w:val="single" w:color="auto" w:sz="6" w:space="0"/>
              <w:right w:val="single" w:color="auto" w:sz="6" w:space="0"/>
            </w:tcBorders>
            <w:vAlign w:val="center"/>
          </w:tcPr>
          <w:p>
            <w:pPr>
              <w:widowControl/>
              <w:spacing w:line="270" w:lineRule="exact"/>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茶园和竹林生态化改造占既有面积比例（%）</w:t>
            </w:r>
          </w:p>
        </w:tc>
        <w:tc>
          <w:tcPr>
            <w:tcW w:w="1343" w:type="dxa"/>
            <w:vMerge w:val="restart"/>
            <w:tcBorders>
              <w:left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r>
              <w:rPr>
                <w:rFonts w:ascii="Times New Roman" w:hAnsi="Times New Roman" w:eastAsia="宋体" w:cs="Times New Roman"/>
                <w:kern w:val="0"/>
                <w:szCs w:val="21"/>
              </w:rPr>
              <w:t>竹园生态化改造占40%，茶园占43.03%</w:t>
            </w:r>
          </w:p>
        </w:tc>
        <w:tc>
          <w:tcPr>
            <w:tcW w:w="1175" w:type="dxa"/>
            <w:vMerge w:val="restart"/>
            <w:tcBorders>
              <w:left w:val="single" w:color="auto" w:sz="6" w:space="0"/>
              <w:right w:val="single" w:color="auto" w:sz="6" w:space="0"/>
            </w:tcBorders>
            <w:vAlign w:val="center"/>
          </w:tcPr>
          <w:p>
            <w:pPr>
              <w:widowControl/>
              <w:spacing w:line="270" w:lineRule="exact"/>
              <w:rPr>
                <w:rFonts w:ascii="Times New Roman" w:hAnsi="Times New Roman" w:eastAsia="宋体" w:cs="Times New Roman"/>
                <w:spacing w:val="-10"/>
                <w:kern w:val="0"/>
                <w:szCs w:val="24"/>
              </w:rPr>
            </w:pPr>
            <w:r>
              <w:rPr>
                <w:rFonts w:ascii="Times New Roman" w:hAnsi="Times New Roman" w:eastAsia="宋体" w:cs="Times New Roman"/>
                <w:spacing w:val="-10"/>
                <w:kern w:val="0"/>
                <w:szCs w:val="21"/>
              </w:rPr>
              <w:t>竹园生态化改造占33.03%，茶园占43.03%</w:t>
            </w:r>
          </w:p>
        </w:tc>
        <w:tc>
          <w:tcPr>
            <w:tcW w:w="1171" w:type="dxa"/>
            <w:vMerge w:val="restart"/>
            <w:tcBorders>
              <w:left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1"/>
              </w:rPr>
              <w:t>竹园生态化改造占36%，茶园占43.03%</w:t>
            </w:r>
          </w:p>
        </w:tc>
        <w:tc>
          <w:tcPr>
            <w:tcW w:w="1299" w:type="dxa"/>
            <w:vMerge w:val="restart"/>
            <w:tcBorders>
              <w:top w:val="single" w:color="auto" w:sz="8" w:space="0"/>
              <w:left w:val="single" w:color="auto" w:sz="6" w:space="0"/>
              <w:right w:val="single" w:color="auto" w:sz="8"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1"/>
              </w:rPr>
              <w:t>竹园生态化改造占40%，茶园占43.03%</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spacing w:val="-10"/>
                <w:kern w:val="0"/>
                <w:szCs w:val="24"/>
              </w:rPr>
            </w:pPr>
            <w:r>
              <w:rPr>
                <w:rFonts w:ascii="Times New Roman" w:hAnsi="Times New Roman" w:eastAsia="宋体" w:cs="Times New Roman"/>
                <w:spacing w:val="-10"/>
                <w:kern w:val="0"/>
                <w:szCs w:val="24"/>
              </w:rPr>
              <w:t>乡镇集中式饮用水源水质II类水质的比例（%）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vMerge w:val="restart"/>
            <w:tcBorders>
              <w:top w:val="single" w:color="auto" w:sz="6" w:space="0"/>
              <w:left w:val="single" w:color="auto" w:sz="6" w:space="0"/>
              <w:bottom w:val="single" w:color="auto" w:sz="8"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规模化畜禽养殖污水集中处理率（%）</w:t>
            </w:r>
          </w:p>
        </w:tc>
        <w:tc>
          <w:tcPr>
            <w:tcW w:w="979"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80.93</w:t>
            </w:r>
          </w:p>
        </w:tc>
        <w:tc>
          <w:tcPr>
            <w:tcW w:w="1171"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80.93</w:t>
            </w:r>
          </w:p>
        </w:tc>
        <w:tc>
          <w:tcPr>
            <w:tcW w:w="1175"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80.93</w:t>
            </w:r>
          </w:p>
        </w:tc>
        <w:tc>
          <w:tcPr>
            <w:tcW w:w="1175" w:type="dxa"/>
            <w:vMerge w:val="restart"/>
            <w:tcBorders>
              <w:top w:val="single" w:color="auto" w:sz="6" w:space="0"/>
              <w:left w:val="single" w:color="auto" w:sz="6" w:space="0"/>
              <w:bottom w:val="single" w:color="auto" w:sz="8"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80.93</w:t>
            </w:r>
          </w:p>
        </w:tc>
        <w:tc>
          <w:tcPr>
            <w:tcW w:w="1368" w:type="dxa"/>
            <w:vMerge w:val="continue"/>
            <w:tcBorders>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343" w:type="dxa"/>
            <w:vMerge w:val="continue"/>
            <w:tcBorders>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175" w:type="dxa"/>
            <w:vMerge w:val="continue"/>
            <w:tcBorders>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171" w:type="dxa"/>
            <w:vMerge w:val="continue"/>
            <w:tcBorders>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299" w:type="dxa"/>
            <w:vMerge w:val="continue"/>
            <w:tcBorders>
              <w:left w:val="single" w:color="auto" w:sz="6" w:space="0"/>
              <w:bottom w:val="single" w:color="auto" w:sz="6" w:space="0"/>
              <w:right w:val="single" w:color="auto" w:sz="8" w:space="0"/>
            </w:tcBorders>
            <w:vAlign w:val="center"/>
          </w:tcPr>
          <w:p>
            <w:pPr>
              <w:widowControl/>
              <w:spacing w:line="270" w:lineRule="exact"/>
              <w:jc w:val="left"/>
              <w:rPr>
                <w:rFonts w:ascii="Times New Roman" w:hAnsi="Times New Roman" w:eastAsia="宋体" w:cs="Times New Roman"/>
                <w:kern w:val="0"/>
                <w:szCs w:val="24"/>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小流域优于 III类水质比例（%）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83.33</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83.33</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83.33</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83.33</w:t>
            </w:r>
          </w:p>
        </w:tc>
        <w:tc>
          <w:tcPr>
            <w:tcW w:w="1175" w:type="dxa"/>
            <w:vMerge w:val="continue"/>
            <w:tcBorders>
              <w:top w:val="single" w:color="auto" w:sz="6" w:space="0"/>
              <w:left w:val="single" w:color="auto" w:sz="6" w:space="0"/>
              <w:bottom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8"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368" w:type="dxa"/>
            <w:vMerge w:val="restart"/>
            <w:tcBorders>
              <w:top w:val="single" w:color="auto" w:sz="6" w:space="0"/>
              <w:left w:val="single" w:color="auto" w:sz="6" w:space="0"/>
              <w:bottom w:val="single" w:color="auto" w:sz="8"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生物多样性保护</w:t>
            </w:r>
          </w:p>
        </w:tc>
        <w:tc>
          <w:tcPr>
            <w:tcW w:w="1343" w:type="dxa"/>
            <w:vMerge w:val="restart"/>
            <w:tcBorders>
              <w:top w:val="single" w:color="auto" w:sz="6" w:space="0"/>
              <w:left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丧失和流失基本得到控制</w:t>
            </w:r>
          </w:p>
        </w:tc>
        <w:tc>
          <w:tcPr>
            <w:tcW w:w="1175" w:type="dxa"/>
            <w:vMerge w:val="restart"/>
            <w:tcBorders>
              <w:top w:val="single" w:color="auto" w:sz="6" w:space="0"/>
              <w:left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丧失和流失基本得到控制</w:t>
            </w:r>
          </w:p>
        </w:tc>
        <w:tc>
          <w:tcPr>
            <w:tcW w:w="1171" w:type="dxa"/>
            <w:vMerge w:val="restart"/>
            <w:tcBorders>
              <w:top w:val="single" w:color="auto" w:sz="6" w:space="0"/>
              <w:left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丧失和流失基本得到控制</w:t>
            </w:r>
          </w:p>
        </w:tc>
        <w:tc>
          <w:tcPr>
            <w:tcW w:w="1299" w:type="dxa"/>
            <w:vMerge w:val="restart"/>
            <w:tcBorders>
              <w:top w:val="single" w:color="auto" w:sz="6" w:space="0"/>
              <w:left w:val="single" w:color="auto" w:sz="6" w:space="0"/>
              <w:bottom w:val="single" w:color="auto" w:sz="8" w:space="0"/>
              <w:right w:val="single" w:color="auto" w:sz="8"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丧失和流失基本得到控制</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r>
              <w:rPr>
                <w:rFonts w:ascii="Times New Roman" w:hAnsi="Times New Roman" w:eastAsia="宋体" w:cs="Times New Roman"/>
                <w:kern w:val="0"/>
                <w:szCs w:val="24"/>
              </w:rPr>
              <w:t>劣五类水质</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368"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343" w:type="dxa"/>
            <w:vMerge w:val="continue"/>
            <w:tcBorders>
              <w:left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299" w:type="dxa"/>
            <w:vMerge w:val="continue"/>
            <w:tcBorders>
              <w:top w:val="single" w:color="auto" w:sz="6" w:space="0"/>
              <w:left w:val="single" w:color="auto" w:sz="6" w:space="0"/>
              <w:bottom w:val="single" w:color="auto" w:sz="6" w:space="0"/>
              <w:right w:val="single" w:color="auto" w:sz="8" w:space="0"/>
            </w:tcBorders>
            <w:vAlign w:val="center"/>
          </w:tcPr>
          <w:p>
            <w:pPr>
              <w:widowControl/>
              <w:spacing w:line="270" w:lineRule="exact"/>
              <w:jc w:val="left"/>
              <w:rPr>
                <w:rFonts w:ascii="Times New Roman" w:hAnsi="Times New Roman" w:eastAsia="宋体" w:cs="Times New Roman"/>
                <w:kern w:val="0"/>
                <w:szCs w:val="24"/>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664" w:hRule="atLeast"/>
          <w:jc w:val="center"/>
        </w:trPr>
        <w:tc>
          <w:tcPr>
            <w:tcW w:w="574" w:type="dxa"/>
            <w:vMerge w:val="restart"/>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r>
              <w:rPr>
                <w:rFonts w:ascii="Times New Roman" w:hAnsi="Times New Roman" w:eastAsia="宋体" w:cs="Times New Roman"/>
                <w:kern w:val="0"/>
                <w:szCs w:val="24"/>
              </w:rPr>
              <w:t>梅列区</w:t>
            </w:r>
          </w:p>
        </w:tc>
        <w:tc>
          <w:tcPr>
            <w:tcW w:w="980" w:type="dxa"/>
            <w:vMerge w:val="restart"/>
            <w:tcBorders>
              <w:top w:val="single" w:color="auto" w:sz="6" w:space="0"/>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r>
              <w:rPr>
                <w:rFonts w:ascii="Times New Roman" w:hAnsi="Times New Roman" w:eastAsia="宋体" w:cs="Times New Roman"/>
                <w:kern w:val="0"/>
                <w:szCs w:val="24"/>
              </w:rPr>
              <w:t>建成国家生态文明实验区，区域资源环境承载能力有效提升</w:t>
            </w: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台湾海峡闽江口水质优良点位比例（第 I、II类海水水质海域面积比例）（ %）</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restart"/>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城镇污水处理率（%）</w:t>
            </w:r>
          </w:p>
        </w:tc>
        <w:tc>
          <w:tcPr>
            <w:tcW w:w="979"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89.7，其中区</w:t>
            </w:r>
            <w:r>
              <w:rPr>
                <w:rFonts w:ascii="Times New Roman" w:hAnsi="Times New Roman" w:eastAsia="宋体" w:cs="Times New Roman"/>
                <w:kern w:val="0"/>
                <w:szCs w:val="21"/>
              </w:rPr>
              <w:t>94%、建制镇70%</w:t>
            </w:r>
          </w:p>
        </w:tc>
        <w:tc>
          <w:tcPr>
            <w:tcW w:w="1171"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89.7，其中区</w:t>
            </w:r>
            <w:r>
              <w:rPr>
                <w:rFonts w:ascii="Times New Roman" w:hAnsi="Times New Roman" w:eastAsia="宋体" w:cs="Times New Roman"/>
                <w:kern w:val="0"/>
                <w:szCs w:val="21"/>
              </w:rPr>
              <w:t>90%、建制镇58%</w:t>
            </w:r>
          </w:p>
        </w:tc>
        <w:tc>
          <w:tcPr>
            <w:tcW w:w="1175"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89.7，其中区</w:t>
            </w:r>
            <w:r>
              <w:rPr>
                <w:rFonts w:ascii="Times New Roman" w:hAnsi="Times New Roman" w:eastAsia="宋体" w:cs="Times New Roman"/>
                <w:kern w:val="0"/>
                <w:szCs w:val="21"/>
              </w:rPr>
              <w:t>92%、建制镇64%</w:t>
            </w:r>
          </w:p>
        </w:tc>
        <w:tc>
          <w:tcPr>
            <w:tcW w:w="1175" w:type="dxa"/>
            <w:vMerge w:val="restart"/>
            <w:tcBorders>
              <w:top w:val="single" w:color="auto" w:sz="6" w:space="0"/>
              <w:left w:val="single" w:color="auto" w:sz="6" w:space="0"/>
              <w:bottom w:val="single" w:color="auto" w:sz="6" w:space="0"/>
              <w:right w:val="single" w:color="auto" w:sz="6" w:space="0"/>
            </w:tcBorders>
            <w:shd w:val="clear" w:color="auto" w:fill="auto"/>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89.7，其中区</w:t>
            </w:r>
            <w:r>
              <w:rPr>
                <w:rFonts w:ascii="Times New Roman" w:hAnsi="Times New Roman" w:eastAsia="宋体" w:cs="Times New Roman"/>
                <w:kern w:val="0"/>
                <w:szCs w:val="21"/>
              </w:rPr>
              <w:t>94%、建制镇70%</w:t>
            </w:r>
          </w:p>
        </w:tc>
        <w:tc>
          <w:tcPr>
            <w:tcW w:w="1368" w:type="dxa"/>
            <w:tcBorders>
              <w:top w:val="single" w:color="auto" w:sz="6" w:space="0"/>
              <w:left w:val="single" w:color="auto" w:sz="6" w:space="0"/>
              <w:right w:val="single" w:color="auto" w:sz="6" w:space="0"/>
            </w:tcBorders>
            <w:shd w:val="clear" w:color="auto" w:fill="auto"/>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水土流失面积治理面积（km</w:t>
            </w:r>
            <w:r>
              <w:rPr>
                <w:rFonts w:ascii="Times New Roman" w:hAnsi="Times New Roman" w:eastAsia="宋体" w:cs="Times New Roman"/>
                <w:kern w:val="0"/>
                <w:szCs w:val="24"/>
                <w:vertAlign w:val="superscript"/>
              </w:rPr>
              <w:t>2</w:t>
            </w:r>
            <w:r>
              <w:rPr>
                <w:rFonts w:ascii="Times New Roman" w:hAnsi="Times New Roman" w:eastAsia="宋体" w:cs="Times New Roman"/>
                <w:kern w:val="0"/>
                <w:szCs w:val="24"/>
              </w:rPr>
              <w:t>）</w:t>
            </w:r>
          </w:p>
        </w:tc>
        <w:tc>
          <w:tcPr>
            <w:tcW w:w="1343" w:type="dxa"/>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9.02</w:t>
            </w:r>
            <w:r>
              <w:rPr>
                <w:rFonts w:hint="eastAsia" w:ascii="Times New Roman" w:hAnsi="Times New Roman" w:eastAsia="宋体" w:cs="Times New Roman"/>
                <w:kern w:val="0"/>
                <w:szCs w:val="24"/>
              </w:rPr>
              <w:t>（林业）</w:t>
            </w:r>
          </w:p>
        </w:tc>
        <w:tc>
          <w:tcPr>
            <w:tcW w:w="1175" w:type="dxa"/>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3.98</w:t>
            </w:r>
            <w:r>
              <w:rPr>
                <w:rFonts w:hint="eastAsia" w:ascii="Times New Roman" w:hAnsi="Times New Roman" w:eastAsia="宋体" w:cs="Times New Roman"/>
                <w:kern w:val="0"/>
                <w:szCs w:val="24"/>
              </w:rPr>
              <w:t>（林业）</w:t>
            </w:r>
          </w:p>
        </w:tc>
        <w:tc>
          <w:tcPr>
            <w:tcW w:w="1171" w:type="dxa"/>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3.02</w:t>
            </w:r>
            <w:r>
              <w:rPr>
                <w:rFonts w:hint="eastAsia" w:ascii="Times New Roman" w:hAnsi="Times New Roman" w:eastAsia="宋体" w:cs="Times New Roman"/>
                <w:kern w:val="0"/>
                <w:szCs w:val="24"/>
              </w:rPr>
              <w:t>（林业）</w:t>
            </w:r>
          </w:p>
        </w:tc>
        <w:tc>
          <w:tcPr>
            <w:tcW w:w="1299" w:type="dxa"/>
            <w:tcBorders>
              <w:top w:val="single" w:color="auto" w:sz="6" w:space="0"/>
              <w:left w:val="single" w:color="auto" w:sz="6" w:space="0"/>
              <w:bottom w:val="single" w:color="auto" w:sz="6" w:space="0"/>
              <w:right w:val="single" w:color="auto" w:sz="8"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2.02</w:t>
            </w:r>
            <w:r>
              <w:rPr>
                <w:rFonts w:hint="eastAsia" w:ascii="Times New Roman" w:hAnsi="Times New Roman" w:eastAsia="宋体" w:cs="Times New Roman"/>
                <w:kern w:val="0"/>
                <w:szCs w:val="24"/>
              </w:rPr>
              <w:t>（林业）</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台湾海峡闽江口劣四类海水比例（%）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shd w:val="clear" w:color="auto" w:fill="auto"/>
            <w:vAlign w:val="center"/>
          </w:tcPr>
          <w:p>
            <w:pPr>
              <w:widowControl/>
              <w:spacing w:line="270" w:lineRule="exact"/>
              <w:jc w:val="center"/>
              <w:rPr>
                <w:rFonts w:ascii="Times New Roman" w:hAnsi="Times New Roman" w:eastAsia="宋体" w:cs="Times New Roman"/>
                <w:kern w:val="0"/>
                <w:szCs w:val="24"/>
              </w:rPr>
            </w:pPr>
          </w:p>
        </w:tc>
        <w:tc>
          <w:tcPr>
            <w:tcW w:w="1368" w:type="dxa"/>
            <w:tcBorders>
              <w:left w:val="single" w:color="auto" w:sz="6" w:space="0"/>
              <w:right w:val="single" w:color="auto" w:sz="6" w:space="0"/>
            </w:tcBorders>
            <w:shd w:val="clear" w:color="auto" w:fill="auto"/>
            <w:vAlign w:val="center"/>
          </w:tcPr>
          <w:p>
            <w:pPr>
              <w:widowControl/>
              <w:spacing w:line="270" w:lineRule="exact"/>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废弃矿山治理（处）</w:t>
            </w:r>
          </w:p>
        </w:tc>
        <w:tc>
          <w:tcPr>
            <w:tcW w:w="1343" w:type="dxa"/>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299" w:type="dxa"/>
            <w:tcBorders>
              <w:top w:val="single" w:color="auto" w:sz="6" w:space="0"/>
              <w:left w:val="single" w:color="auto" w:sz="6" w:space="0"/>
              <w:bottom w:val="single" w:color="auto" w:sz="6" w:space="0"/>
              <w:right w:val="single" w:color="auto" w:sz="8"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463"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spacing w:val="-10"/>
                <w:kern w:val="0"/>
                <w:szCs w:val="24"/>
              </w:rPr>
            </w:pPr>
            <w:r>
              <w:rPr>
                <w:rFonts w:ascii="Times New Roman" w:hAnsi="Times New Roman" w:eastAsia="宋体" w:cs="Times New Roman"/>
                <w:spacing w:val="-10"/>
                <w:kern w:val="0"/>
                <w:szCs w:val="24"/>
              </w:rPr>
              <w:t>闽江干流和二级以上支流水质优良比例（%）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restart"/>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村镇垃圾收集处理率（%）</w:t>
            </w:r>
          </w:p>
        </w:tc>
        <w:tc>
          <w:tcPr>
            <w:tcW w:w="979"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171"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175"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175" w:type="dxa"/>
            <w:vMerge w:val="restart"/>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368" w:type="dxa"/>
            <w:tcBorders>
              <w:left w:val="single" w:color="auto" w:sz="6" w:space="0"/>
              <w:right w:val="single" w:color="auto" w:sz="6" w:space="0"/>
            </w:tcBorders>
            <w:shd w:val="clear" w:color="auto" w:fill="auto"/>
            <w:vAlign w:val="center"/>
          </w:tcPr>
          <w:p>
            <w:pPr>
              <w:widowControl/>
              <w:spacing w:line="270" w:lineRule="exact"/>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地质灾害（处）</w:t>
            </w:r>
          </w:p>
        </w:tc>
        <w:tc>
          <w:tcPr>
            <w:tcW w:w="134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11</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11</w:t>
            </w:r>
          </w:p>
        </w:tc>
        <w:tc>
          <w:tcPr>
            <w:tcW w:w="1299" w:type="dxa"/>
            <w:tcBorders>
              <w:top w:val="single" w:color="auto" w:sz="6" w:space="0"/>
              <w:left w:val="single" w:color="auto" w:sz="6" w:space="0"/>
              <w:bottom w:val="single" w:color="auto" w:sz="6" w:space="0"/>
              <w:right w:val="single" w:color="auto" w:sz="8"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国家和省级监测断面地表水功能区 III类以上水质比例（%）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368" w:type="dxa"/>
            <w:tcBorders>
              <w:left w:val="single" w:color="auto" w:sz="6" w:space="0"/>
              <w:bottom w:val="single" w:color="auto" w:sz="8" w:space="0"/>
              <w:right w:val="single" w:color="auto" w:sz="6" w:space="0"/>
            </w:tcBorders>
            <w:shd w:val="clear" w:color="auto" w:fill="auto"/>
            <w:vAlign w:val="center"/>
          </w:tcPr>
          <w:p>
            <w:pPr>
              <w:widowControl/>
              <w:spacing w:line="270" w:lineRule="exact"/>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商品林赎买（km</w:t>
            </w:r>
            <w:r>
              <w:rPr>
                <w:rFonts w:ascii="Times New Roman" w:hAnsi="Times New Roman" w:eastAsia="宋体" w:cs="Times New Roman"/>
                <w:spacing w:val="-20"/>
                <w:kern w:val="0"/>
                <w:szCs w:val="24"/>
                <w:vertAlign w:val="superscript"/>
              </w:rPr>
              <w:t>2</w:t>
            </w:r>
            <w:r>
              <w:rPr>
                <w:rFonts w:ascii="Times New Roman" w:hAnsi="Times New Roman" w:eastAsia="宋体" w:cs="Times New Roman"/>
                <w:spacing w:val="-20"/>
                <w:kern w:val="0"/>
                <w:szCs w:val="24"/>
              </w:rPr>
              <w:t>）</w:t>
            </w:r>
          </w:p>
        </w:tc>
        <w:tc>
          <w:tcPr>
            <w:tcW w:w="1343" w:type="dxa"/>
            <w:tcBorders>
              <w:top w:val="single" w:color="auto" w:sz="6" w:space="0"/>
              <w:left w:val="single" w:color="auto" w:sz="6" w:space="0"/>
              <w:bottom w:val="single" w:color="auto" w:sz="8"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8"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8"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299" w:type="dxa"/>
            <w:tcBorders>
              <w:top w:val="single" w:color="auto" w:sz="6" w:space="0"/>
              <w:left w:val="single" w:color="auto" w:sz="6" w:space="0"/>
              <w:bottom w:val="single" w:color="auto" w:sz="8" w:space="0"/>
              <w:right w:val="single" w:color="auto" w:sz="8"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市级集中式饮用水源水质 II类水质的比例（%）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368" w:type="dxa"/>
            <w:tcBorders>
              <w:top w:val="single" w:color="auto" w:sz="8"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林分改造面积（万亩）</w:t>
            </w:r>
          </w:p>
        </w:tc>
        <w:tc>
          <w:tcPr>
            <w:tcW w:w="1343" w:type="dxa"/>
            <w:tcBorders>
              <w:top w:val="single" w:color="auto" w:sz="8"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0.04</w:t>
            </w:r>
          </w:p>
        </w:tc>
        <w:tc>
          <w:tcPr>
            <w:tcW w:w="1175" w:type="dxa"/>
            <w:tcBorders>
              <w:top w:val="single" w:color="auto" w:sz="8"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8"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299" w:type="dxa"/>
            <w:tcBorders>
              <w:top w:val="single" w:color="auto" w:sz="8" w:space="0"/>
              <w:left w:val="single" w:color="auto" w:sz="6" w:space="0"/>
              <w:bottom w:val="single" w:color="auto" w:sz="6" w:space="0"/>
              <w:right w:val="single" w:color="auto" w:sz="8" w:space="0"/>
            </w:tcBorders>
            <w:vAlign w:val="center"/>
          </w:tcPr>
          <w:p>
            <w:pPr>
              <w:widowControl/>
              <w:spacing w:line="270" w:lineRule="exact"/>
              <w:jc w:val="center"/>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0.04</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726"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县级集中式饮用水源水质 II类水质的比例（%）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368" w:type="dxa"/>
            <w:vMerge w:val="restart"/>
            <w:tcBorders>
              <w:top w:val="single" w:color="auto" w:sz="8" w:space="0"/>
              <w:left w:val="single" w:color="auto" w:sz="6" w:space="0"/>
              <w:right w:val="single" w:color="auto" w:sz="6" w:space="0"/>
            </w:tcBorders>
            <w:vAlign w:val="center"/>
          </w:tcPr>
          <w:p>
            <w:pPr>
              <w:widowControl/>
              <w:spacing w:line="270" w:lineRule="exact"/>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茶园和竹林生态化改造占既有面积比例（%）</w:t>
            </w:r>
          </w:p>
        </w:tc>
        <w:tc>
          <w:tcPr>
            <w:tcW w:w="1343" w:type="dxa"/>
            <w:vMerge w:val="restart"/>
            <w:tcBorders>
              <w:left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r>
              <w:rPr>
                <w:rFonts w:ascii="Times New Roman" w:hAnsi="Times New Roman" w:eastAsia="宋体" w:cs="Times New Roman"/>
                <w:kern w:val="0"/>
                <w:szCs w:val="21"/>
              </w:rPr>
              <w:t>竹园生态化改造占40%，茶园占43.03%</w:t>
            </w:r>
          </w:p>
        </w:tc>
        <w:tc>
          <w:tcPr>
            <w:tcW w:w="1175" w:type="dxa"/>
            <w:vMerge w:val="restart"/>
            <w:tcBorders>
              <w:left w:val="single" w:color="auto" w:sz="6" w:space="0"/>
              <w:right w:val="single" w:color="auto" w:sz="6" w:space="0"/>
            </w:tcBorders>
            <w:vAlign w:val="center"/>
          </w:tcPr>
          <w:p>
            <w:pPr>
              <w:widowControl/>
              <w:spacing w:line="270" w:lineRule="exact"/>
              <w:rPr>
                <w:rFonts w:ascii="Times New Roman" w:hAnsi="Times New Roman" w:eastAsia="宋体" w:cs="Times New Roman"/>
                <w:spacing w:val="-10"/>
                <w:kern w:val="0"/>
                <w:szCs w:val="24"/>
              </w:rPr>
            </w:pPr>
            <w:r>
              <w:rPr>
                <w:rFonts w:ascii="Times New Roman" w:hAnsi="Times New Roman" w:eastAsia="宋体" w:cs="Times New Roman"/>
                <w:spacing w:val="-10"/>
                <w:kern w:val="0"/>
                <w:szCs w:val="21"/>
              </w:rPr>
              <w:t>竹园生态化改造占34.56%，茶园占43.03%</w:t>
            </w:r>
          </w:p>
        </w:tc>
        <w:tc>
          <w:tcPr>
            <w:tcW w:w="1171" w:type="dxa"/>
            <w:vMerge w:val="restart"/>
            <w:tcBorders>
              <w:left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1"/>
              </w:rPr>
              <w:t>竹园生态化改造占37%，茶园占43.03%</w:t>
            </w:r>
          </w:p>
        </w:tc>
        <w:tc>
          <w:tcPr>
            <w:tcW w:w="1299" w:type="dxa"/>
            <w:vMerge w:val="restart"/>
            <w:tcBorders>
              <w:top w:val="single" w:color="auto" w:sz="8" w:space="0"/>
              <w:left w:val="single" w:color="auto" w:sz="6" w:space="0"/>
              <w:right w:val="single" w:color="auto" w:sz="8"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1"/>
              </w:rPr>
              <w:t>竹园生态化改造占40%，茶园占43.03%</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spacing w:val="-10"/>
                <w:kern w:val="0"/>
                <w:szCs w:val="24"/>
              </w:rPr>
            </w:pPr>
            <w:r>
              <w:rPr>
                <w:rFonts w:ascii="Times New Roman" w:hAnsi="Times New Roman" w:eastAsia="宋体" w:cs="Times New Roman"/>
                <w:spacing w:val="-10"/>
                <w:kern w:val="0"/>
                <w:szCs w:val="24"/>
              </w:rPr>
              <w:t>乡镇集中式饮用水源水质II类水质的比例（%）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50</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50</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50</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50</w:t>
            </w:r>
          </w:p>
        </w:tc>
        <w:tc>
          <w:tcPr>
            <w:tcW w:w="1175" w:type="dxa"/>
            <w:vMerge w:val="restart"/>
            <w:tcBorders>
              <w:top w:val="single" w:color="auto" w:sz="6" w:space="0"/>
              <w:left w:val="single" w:color="auto" w:sz="6" w:space="0"/>
              <w:bottom w:val="single" w:color="auto" w:sz="8"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规模化畜禽养殖污水集中处理率（%）</w:t>
            </w:r>
          </w:p>
        </w:tc>
        <w:tc>
          <w:tcPr>
            <w:tcW w:w="979"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1"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vMerge w:val="restart"/>
            <w:tcBorders>
              <w:top w:val="single" w:color="auto" w:sz="6" w:space="0"/>
              <w:left w:val="single" w:color="auto" w:sz="6" w:space="0"/>
              <w:bottom w:val="single" w:color="auto" w:sz="8"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368" w:type="dxa"/>
            <w:vMerge w:val="continue"/>
            <w:tcBorders>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343" w:type="dxa"/>
            <w:vMerge w:val="continue"/>
            <w:tcBorders>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175" w:type="dxa"/>
            <w:vMerge w:val="continue"/>
            <w:tcBorders>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171" w:type="dxa"/>
            <w:vMerge w:val="continue"/>
            <w:tcBorders>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299" w:type="dxa"/>
            <w:vMerge w:val="continue"/>
            <w:tcBorders>
              <w:left w:val="single" w:color="auto" w:sz="6" w:space="0"/>
              <w:bottom w:val="single" w:color="auto" w:sz="6" w:space="0"/>
              <w:right w:val="single" w:color="auto" w:sz="8" w:space="0"/>
            </w:tcBorders>
            <w:vAlign w:val="center"/>
          </w:tcPr>
          <w:p>
            <w:pPr>
              <w:widowControl/>
              <w:spacing w:line="270" w:lineRule="exact"/>
              <w:jc w:val="left"/>
              <w:rPr>
                <w:rFonts w:ascii="Times New Roman" w:hAnsi="Times New Roman" w:eastAsia="宋体" w:cs="Times New Roman"/>
                <w:kern w:val="0"/>
                <w:szCs w:val="24"/>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小流域优于 III类水质比例（%）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hint="eastAsia" w:ascii="Times New Roman" w:hAnsi="Times New Roman" w:eastAsia="宋体" w:cs="Times New Roman"/>
                <w:kern w:val="0"/>
                <w:szCs w:val="24"/>
              </w:rPr>
              <w:t>75</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50</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50</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hint="eastAsia" w:ascii="Times New Roman" w:hAnsi="Times New Roman" w:eastAsia="宋体" w:cs="Times New Roman"/>
                <w:kern w:val="0"/>
                <w:szCs w:val="24"/>
              </w:rPr>
              <w:t>75</w:t>
            </w:r>
          </w:p>
        </w:tc>
        <w:tc>
          <w:tcPr>
            <w:tcW w:w="1175" w:type="dxa"/>
            <w:vMerge w:val="continue"/>
            <w:tcBorders>
              <w:top w:val="single" w:color="auto" w:sz="6" w:space="0"/>
              <w:left w:val="single" w:color="auto" w:sz="6" w:space="0"/>
              <w:bottom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8"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368" w:type="dxa"/>
            <w:vMerge w:val="restart"/>
            <w:tcBorders>
              <w:top w:val="single" w:color="auto" w:sz="6" w:space="0"/>
              <w:left w:val="single" w:color="auto" w:sz="6" w:space="0"/>
              <w:bottom w:val="single" w:color="auto" w:sz="8"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生物多样性保护</w:t>
            </w:r>
          </w:p>
        </w:tc>
        <w:tc>
          <w:tcPr>
            <w:tcW w:w="1343" w:type="dxa"/>
            <w:vMerge w:val="restart"/>
            <w:tcBorders>
              <w:top w:val="single" w:color="auto" w:sz="6" w:space="0"/>
              <w:left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丧失和流失基本得到控制</w:t>
            </w:r>
          </w:p>
        </w:tc>
        <w:tc>
          <w:tcPr>
            <w:tcW w:w="1175" w:type="dxa"/>
            <w:vMerge w:val="restart"/>
            <w:tcBorders>
              <w:top w:val="single" w:color="auto" w:sz="6" w:space="0"/>
              <w:left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丧失和流失基本得到控制</w:t>
            </w:r>
          </w:p>
        </w:tc>
        <w:tc>
          <w:tcPr>
            <w:tcW w:w="1171" w:type="dxa"/>
            <w:vMerge w:val="restart"/>
            <w:tcBorders>
              <w:top w:val="single" w:color="auto" w:sz="6" w:space="0"/>
              <w:left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丧失和流失基本得到控制</w:t>
            </w:r>
          </w:p>
        </w:tc>
        <w:tc>
          <w:tcPr>
            <w:tcW w:w="1299" w:type="dxa"/>
            <w:vMerge w:val="restart"/>
            <w:tcBorders>
              <w:top w:val="single" w:color="auto" w:sz="6" w:space="0"/>
              <w:left w:val="single" w:color="auto" w:sz="6" w:space="0"/>
              <w:bottom w:val="single" w:color="auto" w:sz="8" w:space="0"/>
              <w:right w:val="single" w:color="auto" w:sz="8"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丧失和流失基本得到控制</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65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r>
              <w:rPr>
                <w:rFonts w:ascii="Times New Roman" w:hAnsi="Times New Roman" w:eastAsia="宋体" w:cs="Times New Roman"/>
                <w:kern w:val="0"/>
                <w:szCs w:val="24"/>
              </w:rPr>
              <w:t>劣五类水质</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368"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343" w:type="dxa"/>
            <w:vMerge w:val="continue"/>
            <w:tcBorders>
              <w:left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299" w:type="dxa"/>
            <w:vMerge w:val="continue"/>
            <w:tcBorders>
              <w:top w:val="single" w:color="auto" w:sz="6" w:space="0"/>
              <w:left w:val="single" w:color="auto" w:sz="6" w:space="0"/>
              <w:bottom w:val="single" w:color="auto" w:sz="6" w:space="0"/>
              <w:right w:val="single" w:color="auto" w:sz="8" w:space="0"/>
            </w:tcBorders>
            <w:vAlign w:val="center"/>
          </w:tcPr>
          <w:p>
            <w:pPr>
              <w:widowControl/>
              <w:spacing w:line="270" w:lineRule="exact"/>
              <w:jc w:val="left"/>
              <w:rPr>
                <w:rFonts w:ascii="Times New Roman" w:hAnsi="Times New Roman" w:eastAsia="宋体" w:cs="Times New Roman"/>
                <w:kern w:val="0"/>
                <w:szCs w:val="24"/>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664" w:hRule="atLeast"/>
          <w:jc w:val="center"/>
        </w:trPr>
        <w:tc>
          <w:tcPr>
            <w:tcW w:w="574" w:type="dxa"/>
            <w:vMerge w:val="restart"/>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r>
              <w:rPr>
                <w:rFonts w:ascii="Times New Roman" w:hAnsi="Times New Roman" w:eastAsia="宋体" w:cs="Times New Roman"/>
                <w:kern w:val="0"/>
                <w:szCs w:val="24"/>
              </w:rPr>
              <w:t>沙县</w:t>
            </w:r>
          </w:p>
        </w:tc>
        <w:tc>
          <w:tcPr>
            <w:tcW w:w="980" w:type="dxa"/>
            <w:vMerge w:val="restart"/>
            <w:tcBorders>
              <w:top w:val="single" w:color="auto" w:sz="6" w:space="0"/>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r>
              <w:rPr>
                <w:rFonts w:ascii="Times New Roman" w:hAnsi="Times New Roman" w:eastAsia="宋体" w:cs="Times New Roman"/>
                <w:kern w:val="0"/>
                <w:szCs w:val="24"/>
              </w:rPr>
              <w:t>建成国家生态文明实验区，区域资源环境承载能力有效提升</w:t>
            </w: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台湾海峡闽江口水质优良点位比例（第 I、II类海水水质海域面积比例）（ %）</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restart"/>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城镇污水处理率（%）</w:t>
            </w:r>
          </w:p>
        </w:tc>
        <w:tc>
          <w:tcPr>
            <w:tcW w:w="979"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89.02，其中</w:t>
            </w:r>
            <w:r>
              <w:rPr>
                <w:rFonts w:ascii="Times New Roman" w:hAnsi="Times New Roman" w:eastAsia="宋体" w:cs="Times New Roman"/>
                <w:kern w:val="0"/>
                <w:szCs w:val="21"/>
              </w:rPr>
              <w:t>县94%、建制镇70%</w:t>
            </w:r>
          </w:p>
        </w:tc>
        <w:tc>
          <w:tcPr>
            <w:tcW w:w="1171"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89.02，其中</w:t>
            </w:r>
            <w:r>
              <w:rPr>
                <w:rFonts w:ascii="Times New Roman" w:hAnsi="Times New Roman" w:eastAsia="宋体" w:cs="Times New Roman"/>
                <w:kern w:val="0"/>
                <w:szCs w:val="21"/>
              </w:rPr>
              <w:t>县90%、建制镇58%</w:t>
            </w:r>
          </w:p>
        </w:tc>
        <w:tc>
          <w:tcPr>
            <w:tcW w:w="1175"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89.02，其中</w:t>
            </w:r>
            <w:r>
              <w:rPr>
                <w:rFonts w:ascii="Times New Roman" w:hAnsi="Times New Roman" w:eastAsia="宋体" w:cs="Times New Roman"/>
                <w:kern w:val="0"/>
                <w:szCs w:val="21"/>
              </w:rPr>
              <w:t>县92%、建制镇64%</w:t>
            </w:r>
          </w:p>
        </w:tc>
        <w:tc>
          <w:tcPr>
            <w:tcW w:w="1175" w:type="dxa"/>
            <w:vMerge w:val="restart"/>
            <w:tcBorders>
              <w:top w:val="single" w:color="auto" w:sz="6" w:space="0"/>
              <w:left w:val="single" w:color="auto" w:sz="6" w:space="0"/>
              <w:bottom w:val="single" w:color="auto" w:sz="6" w:space="0"/>
              <w:right w:val="single" w:color="auto" w:sz="6" w:space="0"/>
            </w:tcBorders>
            <w:shd w:val="clear" w:color="auto" w:fill="auto"/>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89.02，其中</w:t>
            </w:r>
            <w:r>
              <w:rPr>
                <w:rFonts w:ascii="Times New Roman" w:hAnsi="Times New Roman" w:eastAsia="宋体" w:cs="Times New Roman"/>
                <w:kern w:val="0"/>
                <w:szCs w:val="21"/>
              </w:rPr>
              <w:t>县94%、建制镇70%</w:t>
            </w:r>
          </w:p>
        </w:tc>
        <w:tc>
          <w:tcPr>
            <w:tcW w:w="1368" w:type="dxa"/>
            <w:tcBorders>
              <w:top w:val="single" w:color="auto" w:sz="6" w:space="0"/>
              <w:left w:val="single" w:color="auto" w:sz="6" w:space="0"/>
              <w:right w:val="single" w:color="auto" w:sz="6" w:space="0"/>
            </w:tcBorders>
            <w:shd w:val="clear" w:color="auto" w:fill="auto"/>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水土流失面积治理面积（km</w:t>
            </w:r>
            <w:r>
              <w:rPr>
                <w:rFonts w:ascii="Times New Roman" w:hAnsi="Times New Roman" w:eastAsia="宋体" w:cs="Times New Roman"/>
                <w:kern w:val="0"/>
                <w:szCs w:val="24"/>
                <w:vertAlign w:val="superscript"/>
              </w:rPr>
              <w:t>2</w:t>
            </w:r>
            <w:r>
              <w:rPr>
                <w:rFonts w:ascii="Times New Roman" w:hAnsi="Times New Roman" w:eastAsia="宋体" w:cs="Times New Roman"/>
                <w:kern w:val="0"/>
                <w:szCs w:val="24"/>
              </w:rPr>
              <w:t>）</w:t>
            </w:r>
          </w:p>
        </w:tc>
        <w:tc>
          <w:tcPr>
            <w:tcW w:w="1343" w:type="dxa"/>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12</w:t>
            </w:r>
            <w:r>
              <w:rPr>
                <w:rFonts w:hint="eastAsia" w:ascii="Times New Roman" w:hAnsi="Times New Roman" w:eastAsia="宋体" w:cs="Times New Roman"/>
                <w:kern w:val="0"/>
                <w:szCs w:val="24"/>
              </w:rPr>
              <w:t>（水利）、</w:t>
            </w:r>
            <w:r>
              <w:rPr>
                <w:rFonts w:ascii="Times New Roman" w:hAnsi="Times New Roman" w:eastAsia="宋体" w:cs="Times New Roman"/>
                <w:kern w:val="0"/>
                <w:szCs w:val="24"/>
              </w:rPr>
              <w:t>68.12</w:t>
            </w:r>
            <w:r>
              <w:rPr>
                <w:rFonts w:hint="eastAsia" w:ascii="Times New Roman" w:hAnsi="Times New Roman" w:eastAsia="宋体" w:cs="Times New Roman"/>
                <w:kern w:val="0"/>
                <w:szCs w:val="24"/>
              </w:rPr>
              <w:t>（林业）</w:t>
            </w:r>
          </w:p>
        </w:tc>
        <w:tc>
          <w:tcPr>
            <w:tcW w:w="1175" w:type="dxa"/>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4</w:t>
            </w:r>
            <w:r>
              <w:rPr>
                <w:rFonts w:hint="eastAsia" w:ascii="Times New Roman" w:hAnsi="Times New Roman" w:eastAsia="宋体" w:cs="Times New Roman"/>
                <w:kern w:val="0"/>
                <w:szCs w:val="24"/>
              </w:rPr>
              <w:t>（水利）、28.9</w:t>
            </w:r>
            <w:r>
              <w:rPr>
                <w:rFonts w:ascii="Times New Roman" w:hAnsi="Times New Roman" w:eastAsia="宋体" w:cs="Times New Roman"/>
                <w:kern w:val="0"/>
                <w:szCs w:val="24"/>
              </w:rPr>
              <w:t>3</w:t>
            </w:r>
            <w:r>
              <w:rPr>
                <w:rFonts w:hint="eastAsia" w:ascii="Times New Roman" w:hAnsi="Times New Roman" w:eastAsia="宋体" w:cs="Times New Roman"/>
                <w:kern w:val="0"/>
                <w:szCs w:val="24"/>
              </w:rPr>
              <w:t>（林业）</w:t>
            </w:r>
          </w:p>
        </w:tc>
        <w:tc>
          <w:tcPr>
            <w:tcW w:w="1171" w:type="dxa"/>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4</w:t>
            </w:r>
            <w:r>
              <w:rPr>
                <w:rFonts w:hint="eastAsia" w:ascii="Times New Roman" w:hAnsi="Times New Roman" w:eastAsia="宋体" w:cs="Times New Roman"/>
                <w:kern w:val="0"/>
                <w:szCs w:val="24"/>
              </w:rPr>
              <w:t>（水利）、24.42（林业）</w:t>
            </w:r>
          </w:p>
        </w:tc>
        <w:tc>
          <w:tcPr>
            <w:tcW w:w="1299" w:type="dxa"/>
            <w:tcBorders>
              <w:top w:val="single" w:color="auto" w:sz="6" w:space="0"/>
              <w:left w:val="single" w:color="auto" w:sz="6" w:space="0"/>
              <w:bottom w:val="single" w:color="auto" w:sz="6" w:space="0"/>
              <w:right w:val="single" w:color="auto" w:sz="8"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4</w:t>
            </w:r>
            <w:r>
              <w:rPr>
                <w:rFonts w:hint="eastAsia" w:ascii="Times New Roman" w:hAnsi="Times New Roman" w:eastAsia="宋体" w:cs="Times New Roman"/>
                <w:kern w:val="0"/>
                <w:szCs w:val="24"/>
              </w:rPr>
              <w:t>（水利）、</w:t>
            </w:r>
            <w:r>
              <w:rPr>
                <w:rFonts w:ascii="Times New Roman" w:hAnsi="Times New Roman" w:eastAsia="宋体" w:cs="Times New Roman"/>
                <w:kern w:val="0"/>
                <w:szCs w:val="24"/>
              </w:rPr>
              <w:t>14.77</w:t>
            </w:r>
            <w:r>
              <w:rPr>
                <w:rFonts w:hint="eastAsia" w:ascii="Times New Roman" w:hAnsi="Times New Roman" w:eastAsia="宋体" w:cs="Times New Roman"/>
                <w:kern w:val="0"/>
                <w:szCs w:val="24"/>
              </w:rPr>
              <w:t>（林业）</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台湾海峡闽江口劣四类海水比例（%）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shd w:val="clear" w:color="auto" w:fill="auto"/>
            <w:vAlign w:val="center"/>
          </w:tcPr>
          <w:p>
            <w:pPr>
              <w:widowControl/>
              <w:spacing w:line="270" w:lineRule="exact"/>
              <w:jc w:val="center"/>
              <w:rPr>
                <w:rFonts w:ascii="Times New Roman" w:hAnsi="Times New Roman" w:eastAsia="宋体" w:cs="Times New Roman"/>
                <w:kern w:val="0"/>
                <w:szCs w:val="24"/>
              </w:rPr>
            </w:pPr>
          </w:p>
        </w:tc>
        <w:tc>
          <w:tcPr>
            <w:tcW w:w="1368" w:type="dxa"/>
            <w:tcBorders>
              <w:left w:val="single" w:color="auto" w:sz="6" w:space="0"/>
              <w:right w:val="single" w:color="auto" w:sz="6" w:space="0"/>
            </w:tcBorders>
            <w:shd w:val="clear" w:color="auto" w:fill="auto"/>
            <w:vAlign w:val="center"/>
          </w:tcPr>
          <w:p>
            <w:pPr>
              <w:widowControl/>
              <w:spacing w:line="270" w:lineRule="exact"/>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废弃矿山治理（处）</w:t>
            </w:r>
          </w:p>
        </w:tc>
        <w:tc>
          <w:tcPr>
            <w:tcW w:w="1343" w:type="dxa"/>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299" w:type="dxa"/>
            <w:tcBorders>
              <w:top w:val="single" w:color="auto" w:sz="6" w:space="0"/>
              <w:left w:val="single" w:color="auto" w:sz="6" w:space="0"/>
              <w:bottom w:val="single" w:color="auto" w:sz="6" w:space="0"/>
              <w:right w:val="single" w:color="auto" w:sz="8"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463"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spacing w:val="-10"/>
                <w:kern w:val="0"/>
                <w:szCs w:val="24"/>
              </w:rPr>
            </w:pPr>
            <w:r>
              <w:rPr>
                <w:rFonts w:ascii="Times New Roman" w:hAnsi="Times New Roman" w:eastAsia="宋体" w:cs="Times New Roman"/>
                <w:spacing w:val="-10"/>
                <w:kern w:val="0"/>
                <w:szCs w:val="24"/>
              </w:rPr>
              <w:t>闽江干流和二级以上支流水质优良比例（%）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restart"/>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村镇垃圾收集处理率（%）</w:t>
            </w:r>
          </w:p>
        </w:tc>
        <w:tc>
          <w:tcPr>
            <w:tcW w:w="979"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171"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175"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175" w:type="dxa"/>
            <w:vMerge w:val="restart"/>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368" w:type="dxa"/>
            <w:tcBorders>
              <w:left w:val="single" w:color="auto" w:sz="6" w:space="0"/>
              <w:right w:val="single" w:color="auto" w:sz="6" w:space="0"/>
            </w:tcBorders>
            <w:shd w:val="clear" w:color="auto" w:fill="auto"/>
            <w:vAlign w:val="center"/>
          </w:tcPr>
          <w:p>
            <w:pPr>
              <w:widowControl/>
              <w:spacing w:line="270" w:lineRule="exact"/>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地质灾害（处）</w:t>
            </w:r>
          </w:p>
        </w:tc>
        <w:tc>
          <w:tcPr>
            <w:tcW w:w="134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2</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2</w:t>
            </w:r>
          </w:p>
        </w:tc>
        <w:tc>
          <w:tcPr>
            <w:tcW w:w="1299" w:type="dxa"/>
            <w:tcBorders>
              <w:top w:val="single" w:color="auto" w:sz="6" w:space="0"/>
              <w:left w:val="single" w:color="auto" w:sz="6" w:space="0"/>
              <w:bottom w:val="single" w:color="auto" w:sz="6" w:space="0"/>
              <w:right w:val="single" w:color="auto" w:sz="8"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国家和省级监测断面地表水功能区 III类以上水质比例（%）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368" w:type="dxa"/>
            <w:tcBorders>
              <w:left w:val="single" w:color="auto" w:sz="6" w:space="0"/>
              <w:bottom w:val="single" w:color="auto" w:sz="8" w:space="0"/>
              <w:right w:val="single" w:color="auto" w:sz="6" w:space="0"/>
            </w:tcBorders>
            <w:shd w:val="clear" w:color="auto" w:fill="auto"/>
            <w:vAlign w:val="center"/>
          </w:tcPr>
          <w:p>
            <w:pPr>
              <w:widowControl/>
              <w:spacing w:line="270" w:lineRule="exact"/>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商品林赎买（km</w:t>
            </w:r>
            <w:r>
              <w:rPr>
                <w:rFonts w:ascii="Times New Roman" w:hAnsi="Times New Roman" w:eastAsia="宋体" w:cs="Times New Roman"/>
                <w:spacing w:val="-20"/>
                <w:kern w:val="0"/>
                <w:szCs w:val="24"/>
                <w:vertAlign w:val="superscript"/>
              </w:rPr>
              <w:t>2</w:t>
            </w:r>
            <w:r>
              <w:rPr>
                <w:rFonts w:ascii="Times New Roman" w:hAnsi="Times New Roman" w:eastAsia="宋体" w:cs="Times New Roman"/>
                <w:spacing w:val="-20"/>
                <w:kern w:val="0"/>
                <w:szCs w:val="24"/>
              </w:rPr>
              <w:t>）</w:t>
            </w:r>
          </w:p>
        </w:tc>
        <w:tc>
          <w:tcPr>
            <w:tcW w:w="1343" w:type="dxa"/>
            <w:tcBorders>
              <w:top w:val="single" w:color="auto" w:sz="6" w:space="0"/>
              <w:left w:val="single" w:color="auto" w:sz="6" w:space="0"/>
              <w:bottom w:val="single" w:color="auto" w:sz="8"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1.33</w:t>
            </w:r>
          </w:p>
        </w:tc>
        <w:tc>
          <w:tcPr>
            <w:tcW w:w="1175" w:type="dxa"/>
            <w:tcBorders>
              <w:top w:val="single" w:color="auto" w:sz="6" w:space="0"/>
              <w:left w:val="single" w:color="auto" w:sz="6" w:space="0"/>
              <w:bottom w:val="single" w:color="auto" w:sz="8"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8"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0.66</w:t>
            </w:r>
          </w:p>
        </w:tc>
        <w:tc>
          <w:tcPr>
            <w:tcW w:w="1299" w:type="dxa"/>
            <w:tcBorders>
              <w:top w:val="single" w:color="auto" w:sz="6" w:space="0"/>
              <w:left w:val="single" w:color="auto" w:sz="6" w:space="0"/>
              <w:bottom w:val="single" w:color="auto" w:sz="8" w:space="0"/>
              <w:right w:val="single" w:color="auto" w:sz="8"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0.67</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市级集中式饮用水源水质 II类水质的比例（%）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368" w:type="dxa"/>
            <w:tcBorders>
              <w:top w:val="single" w:color="auto" w:sz="8"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林分改造面积（万亩）</w:t>
            </w:r>
          </w:p>
        </w:tc>
        <w:tc>
          <w:tcPr>
            <w:tcW w:w="1343" w:type="dxa"/>
            <w:tcBorders>
              <w:top w:val="single" w:color="auto" w:sz="8"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0.44</w:t>
            </w:r>
          </w:p>
        </w:tc>
        <w:tc>
          <w:tcPr>
            <w:tcW w:w="1175" w:type="dxa"/>
            <w:tcBorders>
              <w:top w:val="single" w:color="auto" w:sz="8"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0.1</w:t>
            </w:r>
          </w:p>
        </w:tc>
        <w:tc>
          <w:tcPr>
            <w:tcW w:w="1171" w:type="dxa"/>
            <w:tcBorders>
              <w:top w:val="single" w:color="auto" w:sz="8"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0.1</w:t>
            </w:r>
            <w:r>
              <w:rPr>
                <w:rFonts w:ascii="Times New Roman" w:hAnsi="Times New Roman" w:eastAsia="宋体" w:cs="Times New Roman"/>
                <w:spacing w:val="-20"/>
                <w:kern w:val="0"/>
                <w:szCs w:val="24"/>
              </w:rPr>
              <w:t>4</w:t>
            </w:r>
          </w:p>
        </w:tc>
        <w:tc>
          <w:tcPr>
            <w:tcW w:w="1299" w:type="dxa"/>
            <w:tcBorders>
              <w:top w:val="single" w:color="auto" w:sz="8" w:space="0"/>
              <w:left w:val="single" w:color="auto" w:sz="6" w:space="0"/>
              <w:bottom w:val="single" w:color="auto" w:sz="6" w:space="0"/>
              <w:right w:val="single" w:color="auto" w:sz="8" w:space="0"/>
            </w:tcBorders>
            <w:vAlign w:val="center"/>
          </w:tcPr>
          <w:p>
            <w:pPr>
              <w:widowControl/>
              <w:spacing w:line="270" w:lineRule="exact"/>
              <w:jc w:val="center"/>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0.2</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636"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县级集中式饮用水源水质 II类水质的比例（%）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96</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66.7%</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66.7%</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96</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368" w:type="dxa"/>
            <w:vMerge w:val="restart"/>
            <w:tcBorders>
              <w:top w:val="single" w:color="auto" w:sz="8" w:space="0"/>
              <w:left w:val="single" w:color="auto" w:sz="6" w:space="0"/>
              <w:right w:val="single" w:color="auto" w:sz="6" w:space="0"/>
            </w:tcBorders>
            <w:vAlign w:val="center"/>
          </w:tcPr>
          <w:p>
            <w:pPr>
              <w:widowControl/>
              <w:spacing w:line="270" w:lineRule="exact"/>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茶园和竹林生态化改造占既有面积比例（%）</w:t>
            </w:r>
          </w:p>
        </w:tc>
        <w:tc>
          <w:tcPr>
            <w:tcW w:w="1343" w:type="dxa"/>
            <w:vMerge w:val="restart"/>
            <w:tcBorders>
              <w:left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r>
              <w:rPr>
                <w:rFonts w:ascii="Times New Roman" w:hAnsi="Times New Roman" w:eastAsia="宋体" w:cs="Times New Roman"/>
                <w:kern w:val="0"/>
                <w:szCs w:val="21"/>
              </w:rPr>
              <w:t>竹园生态化改造占40%，茶园占43.03%</w:t>
            </w:r>
          </w:p>
        </w:tc>
        <w:tc>
          <w:tcPr>
            <w:tcW w:w="1175" w:type="dxa"/>
            <w:vMerge w:val="restart"/>
            <w:tcBorders>
              <w:left w:val="single" w:color="auto" w:sz="6" w:space="0"/>
              <w:right w:val="single" w:color="auto" w:sz="6" w:space="0"/>
            </w:tcBorders>
            <w:vAlign w:val="center"/>
          </w:tcPr>
          <w:p>
            <w:pPr>
              <w:widowControl/>
              <w:spacing w:line="270" w:lineRule="exact"/>
              <w:rPr>
                <w:rFonts w:ascii="Times New Roman" w:hAnsi="Times New Roman" w:eastAsia="宋体" w:cs="Times New Roman"/>
                <w:spacing w:val="-10"/>
                <w:kern w:val="0"/>
                <w:szCs w:val="24"/>
              </w:rPr>
            </w:pPr>
            <w:r>
              <w:rPr>
                <w:rFonts w:ascii="Times New Roman" w:hAnsi="Times New Roman" w:eastAsia="宋体" w:cs="Times New Roman"/>
                <w:spacing w:val="-10"/>
                <w:kern w:val="0"/>
                <w:szCs w:val="21"/>
              </w:rPr>
              <w:t>竹园生态化改造占20.22%，茶园占43.03%</w:t>
            </w:r>
          </w:p>
        </w:tc>
        <w:tc>
          <w:tcPr>
            <w:tcW w:w="1171" w:type="dxa"/>
            <w:vMerge w:val="restart"/>
            <w:tcBorders>
              <w:left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1"/>
              </w:rPr>
              <w:t>竹园生态化改造占30%，茶园占43.03%</w:t>
            </w:r>
          </w:p>
        </w:tc>
        <w:tc>
          <w:tcPr>
            <w:tcW w:w="1299" w:type="dxa"/>
            <w:vMerge w:val="restart"/>
            <w:tcBorders>
              <w:top w:val="single" w:color="auto" w:sz="8" w:space="0"/>
              <w:left w:val="single" w:color="auto" w:sz="6" w:space="0"/>
              <w:right w:val="single" w:color="auto" w:sz="8"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1"/>
              </w:rPr>
              <w:t>竹园生态化改造占40%，茶园占43.03%</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spacing w:val="-10"/>
                <w:kern w:val="0"/>
                <w:szCs w:val="24"/>
              </w:rPr>
            </w:pPr>
            <w:r>
              <w:rPr>
                <w:rFonts w:ascii="Times New Roman" w:hAnsi="Times New Roman" w:eastAsia="宋体" w:cs="Times New Roman"/>
                <w:spacing w:val="-10"/>
                <w:kern w:val="0"/>
                <w:szCs w:val="24"/>
              </w:rPr>
              <w:t>乡镇集中式饮用水源水质II类水质的比例（%）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vMerge w:val="restart"/>
            <w:tcBorders>
              <w:top w:val="single" w:color="auto" w:sz="6" w:space="0"/>
              <w:left w:val="single" w:color="auto" w:sz="6" w:space="0"/>
              <w:bottom w:val="single" w:color="auto" w:sz="8"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规模化畜禽养殖污水集中处理率（%）</w:t>
            </w:r>
          </w:p>
        </w:tc>
        <w:tc>
          <w:tcPr>
            <w:tcW w:w="979"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1"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vMerge w:val="restart"/>
            <w:tcBorders>
              <w:top w:val="single" w:color="auto" w:sz="6" w:space="0"/>
              <w:left w:val="single" w:color="auto" w:sz="6" w:space="0"/>
              <w:bottom w:val="single" w:color="auto" w:sz="8"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368" w:type="dxa"/>
            <w:vMerge w:val="continue"/>
            <w:tcBorders>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343" w:type="dxa"/>
            <w:vMerge w:val="continue"/>
            <w:tcBorders>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175" w:type="dxa"/>
            <w:vMerge w:val="continue"/>
            <w:tcBorders>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171" w:type="dxa"/>
            <w:vMerge w:val="continue"/>
            <w:tcBorders>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299" w:type="dxa"/>
            <w:vMerge w:val="continue"/>
            <w:tcBorders>
              <w:left w:val="single" w:color="auto" w:sz="6" w:space="0"/>
              <w:bottom w:val="single" w:color="auto" w:sz="6" w:space="0"/>
              <w:right w:val="single" w:color="auto" w:sz="8" w:space="0"/>
            </w:tcBorders>
            <w:vAlign w:val="center"/>
          </w:tcPr>
          <w:p>
            <w:pPr>
              <w:widowControl/>
              <w:spacing w:line="270" w:lineRule="exact"/>
              <w:jc w:val="left"/>
              <w:rPr>
                <w:rFonts w:ascii="Times New Roman" w:hAnsi="Times New Roman" w:eastAsia="宋体" w:cs="Times New Roman"/>
                <w:kern w:val="0"/>
                <w:szCs w:val="24"/>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小流域优于 III类水质比例（%）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vMerge w:val="continue"/>
            <w:tcBorders>
              <w:top w:val="single" w:color="auto" w:sz="6" w:space="0"/>
              <w:left w:val="single" w:color="auto" w:sz="6" w:space="0"/>
              <w:bottom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8"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368" w:type="dxa"/>
            <w:vMerge w:val="restart"/>
            <w:tcBorders>
              <w:top w:val="single" w:color="auto" w:sz="6" w:space="0"/>
              <w:left w:val="single" w:color="auto" w:sz="6" w:space="0"/>
              <w:bottom w:val="single" w:color="auto" w:sz="8"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生物多样性保护</w:t>
            </w:r>
          </w:p>
        </w:tc>
        <w:tc>
          <w:tcPr>
            <w:tcW w:w="1343" w:type="dxa"/>
            <w:vMerge w:val="restart"/>
            <w:tcBorders>
              <w:top w:val="single" w:color="auto" w:sz="6" w:space="0"/>
              <w:left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丧失和流失基本得到控制</w:t>
            </w:r>
          </w:p>
        </w:tc>
        <w:tc>
          <w:tcPr>
            <w:tcW w:w="1175" w:type="dxa"/>
            <w:vMerge w:val="restart"/>
            <w:tcBorders>
              <w:top w:val="single" w:color="auto" w:sz="6" w:space="0"/>
              <w:left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丧失和流失基本得到控制</w:t>
            </w:r>
          </w:p>
        </w:tc>
        <w:tc>
          <w:tcPr>
            <w:tcW w:w="1171" w:type="dxa"/>
            <w:vMerge w:val="restart"/>
            <w:tcBorders>
              <w:top w:val="single" w:color="auto" w:sz="6" w:space="0"/>
              <w:left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丧失和流失基本得到控制</w:t>
            </w:r>
          </w:p>
        </w:tc>
        <w:tc>
          <w:tcPr>
            <w:tcW w:w="1299" w:type="dxa"/>
            <w:vMerge w:val="restart"/>
            <w:tcBorders>
              <w:top w:val="single" w:color="auto" w:sz="6" w:space="0"/>
              <w:left w:val="single" w:color="auto" w:sz="6" w:space="0"/>
              <w:bottom w:val="single" w:color="auto" w:sz="8" w:space="0"/>
              <w:right w:val="single" w:color="auto" w:sz="8"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丧失和流失基本得到控制</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77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r>
              <w:rPr>
                <w:rFonts w:ascii="Times New Roman" w:hAnsi="Times New Roman" w:eastAsia="宋体" w:cs="Times New Roman"/>
                <w:kern w:val="0"/>
                <w:szCs w:val="24"/>
              </w:rPr>
              <w:t>劣五类水质</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368"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343" w:type="dxa"/>
            <w:vMerge w:val="continue"/>
            <w:tcBorders>
              <w:left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299" w:type="dxa"/>
            <w:vMerge w:val="continue"/>
            <w:tcBorders>
              <w:top w:val="single" w:color="auto" w:sz="6" w:space="0"/>
              <w:left w:val="single" w:color="auto" w:sz="6" w:space="0"/>
              <w:bottom w:val="single" w:color="auto" w:sz="6" w:space="0"/>
              <w:right w:val="single" w:color="auto" w:sz="8" w:space="0"/>
            </w:tcBorders>
            <w:vAlign w:val="center"/>
          </w:tcPr>
          <w:p>
            <w:pPr>
              <w:widowControl/>
              <w:spacing w:line="270" w:lineRule="exact"/>
              <w:jc w:val="left"/>
              <w:rPr>
                <w:rFonts w:ascii="Times New Roman" w:hAnsi="Times New Roman" w:eastAsia="宋体" w:cs="Times New Roman"/>
                <w:kern w:val="0"/>
                <w:szCs w:val="24"/>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664" w:hRule="atLeast"/>
          <w:jc w:val="center"/>
        </w:trPr>
        <w:tc>
          <w:tcPr>
            <w:tcW w:w="574" w:type="dxa"/>
            <w:vMerge w:val="restart"/>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r>
              <w:rPr>
                <w:rFonts w:ascii="Times New Roman" w:hAnsi="Times New Roman" w:eastAsia="宋体" w:cs="Times New Roman"/>
                <w:kern w:val="0"/>
                <w:szCs w:val="24"/>
              </w:rPr>
              <w:t>明溪县</w:t>
            </w:r>
          </w:p>
        </w:tc>
        <w:tc>
          <w:tcPr>
            <w:tcW w:w="980" w:type="dxa"/>
            <w:vMerge w:val="restart"/>
            <w:tcBorders>
              <w:top w:val="single" w:color="auto" w:sz="6" w:space="0"/>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r>
              <w:rPr>
                <w:rFonts w:ascii="Times New Roman" w:hAnsi="Times New Roman" w:eastAsia="宋体" w:cs="Times New Roman"/>
                <w:kern w:val="0"/>
                <w:szCs w:val="24"/>
              </w:rPr>
              <w:t>建成国家生态文明实验区，区域资源环境承载能力有效提升</w:t>
            </w: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台湾海峡闽江口水质优良点位比例（第 I、II类海水水质海域面积比例）（ %）</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restart"/>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城镇污水处理率（%）</w:t>
            </w:r>
          </w:p>
        </w:tc>
        <w:tc>
          <w:tcPr>
            <w:tcW w:w="979"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89.46，其中</w:t>
            </w:r>
            <w:r>
              <w:rPr>
                <w:rFonts w:ascii="Times New Roman" w:hAnsi="Times New Roman" w:eastAsia="宋体" w:cs="Times New Roman"/>
                <w:kern w:val="0"/>
                <w:szCs w:val="21"/>
              </w:rPr>
              <w:t>县94%、建制镇70%</w:t>
            </w:r>
          </w:p>
        </w:tc>
        <w:tc>
          <w:tcPr>
            <w:tcW w:w="1171"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89.46，其中</w:t>
            </w:r>
            <w:r>
              <w:rPr>
                <w:rFonts w:ascii="Times New Roman" w:hAnsi="Times New Roman" w:eastAsia="宋体" w:cs="Times New Roman"/>
                <w:kern w:val="0"/>
                <w:szCs w:val="21"/>
              </w:rPr>
              <w:t>县90%、建制镇58%</w:t>
            </w:r>
          </w:p>
        </w:tc>
        <w:tc>
          <w:tcPr>
            <w:tcW w:w="1175"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89.46，其中</w:t>
            </w:r>
            <w:r>
              <w:rPr>
                <w:rFonts w:ascii="Times New Roman" w:hAnsi="Times New Roman" w:eastAsia="宋体" w:cs="Times New Roman"/>
                <w:kern w:val="0"/>
                <w:szCs w:val="21"/>
              </w:rPr>
              <w:t>县92%、建制镇64%</w:t>
            </w:r>
          </w:p>
        </w:tc>
        <w:tc>
          <w:tcPr>
            <w:tcW w:w="1175" w:type="dxa"/>
            <w:vMerge w:val="restart"/>
            <w:tcBorders>
              <w:top w:val="single" w:color="auto" w:sz="6" w:space="0"/>
              <w:left w:val="single" w:color="auto" w:sz="6" w:space="0"/>
              <w:bottom w:val="single" w:color="auto" w:sz="6" w:space="0"/>
              <w:right w:val="single" w:color="auto" w:sz="6" w:space="0"/>
            </w:tcBorders>
            <w:shd w:val="clear" w:color="auto" w:fill="auto"/>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89.46，其中</w:t>
            </w:r>
            <w:r>
              <w:rPr>
                <w:rFonts w:ascii="Times New Roman" w:hAnsi="Times New Roman" w:eastAsia="宋体" w:cs="Times New Roman"/>
                <w:kern w:val="0"/>
                <w:szCs w:val="21"/>
              </w:rPr>
              <w:t>县94%、建制镇70%</w:t>
            </w:r>
          </w:p>
        </w:tc>
        <w:tc>
          <w:tcPr>
            <w:tcW w:w="1368" w:type="dxa"/>
            <w:tcBorders>
              <w:top w:val="single" w:color="auto" w:sz="6" w:space="0"/>
              <w:left w:val="single" w:color="auto" w:sz="6" w:space="0"/>
              <w:right w:val="single" w:color="auto" w:sz="6" w:space="0"/>
            </w:tcBorders>
            <w:shd w:val="clear" w:color="auto" w:fill="auto"/>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水土流失面积治理面积（km</w:t>
            </w:r>
            <w:r>
              <w:rPr>
                <w:rFonts w:ascii="Times New Roman" w:hAnsi="Times New Roman" w:eastAsia="宋体" w:cs="Times New Roman"/>
                <w:kern w:val="0"/>
                <w:szCs w:val="24"/>
                <w:vertAlign w:val="superscript"/>
              </w:rPr>
              <w:t>2</w:t>
            </w:r>
            <w:r>
              <w:rPr>
                <w:rFonts w:ascii="Times New Roman" w:hAnsi="Times New Roman" w:eastAsia="宋体" w:cs="Times New Roman"/>
                <w:kern w:val="0"/>
                <w:szCs w:val="24"/>
              </w:rPr>
              <w:t>）</w:t>
            </w:r>
          </w:p>
        </w:tc>
        <w:tc>
          <w:tcPr>
            <w:tcW w:w="1343" w:type="dxa"/>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65</w:t>
            </w:r>
            <w:r>
              <w:rPr>
                <w:rFonts w:hint="eastAsia" w:ascii="Times New Roman" w:hAnsi="Times New Roman" w:eastAsia="宋体" w:cs="Times New Roman"/>
                <w:kern w:val="0"/>
                <w:szCs w:val="24"/>
              </w:rPr>
              <w:t>（水利）、</w:t>
            </w:r>
            <w:r>
              <w:rPr>
                <w:rFonts w:ascii="Times New Roman" w:hAnsi="Times New Roman" w:eastAsia="宋体" w:cs="Times New Roman"/>
                <w:kern w:val="0"/>
                <w:szCs w:val="24"/>
              </w:rPr>
              <w:t>78.52</w:t>
            </w:r>
            <w:r>
              <w:rPr>
                <w:rFonts w:hint="eastAsia" w:ascii="Times New Roman" w:hAnsi="Times New Roman" w:eastAsia="宋体" w:cs="Times New Roman"/>
                <w:kern w:val="0"/>
                <w:szCs w:val="24"/>
              </w:rPr>
              <w:t>（林业）</w:t>
            </w:r>
          </w:p>
        </w:tc>
        <w:tc>
          <w:tcPr>
            <w:tcW w:w="1175" w:type="dxa"/>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24.5</w:t>
            </w:r>
            <w:r>
              <w:rPr>
                <w:rFonts w:hint="eastAsia" w:ascii="Times New Roman" w:hAnsi="Times New Roman" w:eastAsia="宋体" w:cs="Times New Roman"/>
                <w:kern w:val="0"/>
                <w:szCs w:val="24"/>
              </w:rPr>
              <w:t>（水利）、35.64（林业）</w:t>
            </w:r>
          </w:p>
        </w:tc>
        <w:tc>
          <w:tcPr>
            <w:tcW w:w="1171" w:type="dxa"/>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27.5</w:t>
            </w:r>
            <w:r>
              <w:rPr>
                <w:rFonts w:hint="eastAsia" w:ascii="Times New Roman" w:hAnsi="Times New Roman" w:eastAsia="宋体" w:cs="Times New Roman"/>
                <w:kern w:val="0"/>
                <w:szCs w:val="24"/>
              </w:rPr>
              <w:t>（水利）、30.43（林业）</w:t>
            </w:r>
          </w:p>
        </w:tc>
        <w:tc>
          <w:tcPr>
            <w:tcW w:w="1299" w:type="dxa"/>
            <w:tcBorders>
              <w:top w:val="single" w:color="auto" w:sz="6" w:space="0"/>
              <w:left w:val="single" w:color="auto" w:sz="6" w:space="0"/>
              <w:bottom w:val="single" w:color="auto" w:sz="6" w:space="0"/>
              <w:right w:val="single" w:color="auto" w:sz="8"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13</w:t>
            </w:r>
            <w:r>
              <w:rPr>
                <w:rFonts w:hint="eastAsia" w:ascii="Times New Roman" w:hAnsi="Times New Roman" w:eastAsia="宋体" w:cs="Times New Roman"/>
                <w:kern w:val="0"/>
                <w:szCs w:val="24"/>
              </w:rPr>
              <w:t>（水利）、</w:t>
            </w:r>
            <w:r>
              <w:rPr>
                <w:rFonts w:ascii="Times New Roman" w:hAnsi="Times New Roman" w:eastAsia="宋体" w:cs="Times New Roman"/>
                <w:kern w:val="0"/>
                <w:szCs w:val="24"/>
              </w:rPr>
              <w:t>12.45</w:t>
            </w:r>
            <w:r>
              <w:rPr>
                <w:rFonts w:hint="eastAsia" w:ascii="Times New Roman" w:hAnsi="Times New Roman" w:eastAsia="宋体" w:cs="Times New Roman"/>
                <w:kern w:val="0"/>
                <w:szCs w:val="24"/>
              </w:rPr>
              <w:t>（林业）</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台湾海峡闽江口劣四类海水比例（%）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shd w:val="clear" w:color="auto" w:fill="auto"/>
            <w:vAlign w:val="center"/>
          </w:tcPr>
          <w:p>
            <w:pPr>
              <w:widowControl/>
              <w:spacing w:line="270" w:lineRule="exact"/>
              <w:jc w:val="center"/>
              <w:rPr>
                <w:rFonts w:ascii="Times New Roman" w:hAnsi="Times New Roman" w:eastAsia="宋体" w:cs="Times New Roman"/>
                <w:kern w:val="0"/>
                <w:szCs w:val="24"/>
              </w:rPr>
            </w:pPr>
          </w:p>
        </w:tc>
        <w:tc>
          <w:tcPr>
            <w:tcW w:w="1368" w:type="dxa"/>
            <w:tcBorders>
              <w:left w:val="single" w:color="auto" w:sz="6" w:space="0"/>
              <w:right w:val="single" w:color="auto" w:sz="6" w:space="0"/>
            </w:tcBorders>
            <w:shd w:val="clear" w:color="auto" w:fill="auto"/>
            <w:vAlign w:val="center"/>
          </w:tcPr>
          <w:p>
            <w:pPr>
              <w:widowControl/>
              <w:spacing w:line="270" w:lineRule="exact"/>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废弃矿山治理（处）</w:t>
            </w:r>
          </w:p>
        </w:tc>
        <w:tc>
          <w:tcPr>
            <w:tcW w:w="1343" w:type="dxa"/>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299" w:type="dxa"/>
            <w:tcBorders>
              <w:top w:val="single" w:color="auto" w:sz="6" w:space="0"/>
              <w:left w:val="single" w:color="auto" w:sz="6" w:space="0"/>
              <w:bottom w:val="single" w:color="auto" w:sz="6" w:space="0"/>
              <w:right w:val="single" w:color="auto" w:sz="8"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463"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spacing w:val="-10"/>
                <w:kern w:val="0"/>
                <w:szCs w:val="24"/>
              </w:rPr>
            </w:pPr>
            <w:r>
              <w:rPr>
                <w:rFonts w:ascii="Times New Roman" w:hAnsi="Times New Roman" w:eastAsia="宋体" w:cs="Times New Roman"/>
                <w:spacing w:val="-10"/>
                <w:kern w:val="0"/>
                <w:szCs w:val="24"/>
              </w:rPr>
              <w:t>闽江干流和二级以上支流水质优良比例（%）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restart"/>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村镇垃圾收集处理率（%）</w:t>
            </w:r>
          </w:p>
        </w:tc>
        <w:tc>
          <w:tcPr>
            <w:tcW w:w="979"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171"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175"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175" w:type="dxa"/>
            <w:vMerge w:val="restart"/>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368" w:type="dxa"/>
            <w:tcBorders>
              <w:left w:val="single" w:color="auto" w:sz="6" w:space="0"/>
              <w:right w:val="single" w:color="auto" w:sz="6" w:space="0"/>
            </w:tcBorders>
            <w:shd w:val="clear" w:color="auto" w:fill="auto"/>
            <w:vAlign w:val="center"/>
          </w:tcPr>
          <w:p>
            <w:pPr>
              <w:widowControl/>
              <w:spacing w:line="270" w:lineRule="exact"/>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地质灾害（处）</w:t>
            </w:r>
          </w:p>
        </w:tc>
        <w:tc>
          <w:tcPr>
            <w:tcW w:w="134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299" w:type="dxa"/>
            <w:tcBorders>
              <w:top w:val="single" w:color="auto" w:sz="6" w:space="0"/>
              <w:left w:val="single" w:color="auto" w:sz="6" w:space="0"/>
              <w:bottom w:val="single" w:color="auto" w:sz="6" w:space="0"/>
              <w:right w:val="single" w:color="auto" w:sz="8"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国家和省级监测断面地表水功能区 III类以上水质比例（%）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368" w:type="dxa"/>
            <w:tcBorders>
              <w:left w:val="single" w:color="auto" w:sz="6" w:space="0"/>
              <w:bottom w:val="single" w:color="auto" w:sz="8" w:space="0"/>
              <w:right w:val="single" w:color="auto" w:sz="6" w:space="0"/>
            </w:tcBorders>
            <w:shd w:val="clear" w:color="auto" w:fill="auto"/>
            <w:vAlign w:val="center"/>
          </w:tcPr>
          <w:p>
            <w:pPr>
              <w:widowControl/>
              <w:spacing w:line="270" w:lineRule="exact"/>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商品林赎买（km</w:t>
            </w:r>
            <w:r>
              <w:rPr>
                <w:rFonts w:ascii="Times New Roman" w:hAnsi="Times New Roman" w:eastAsia="宋体" w:cs="Times New Roman"/>
                <w:spacing w:val="-20"/>
                <w:kern w:val="0"/>
                <w:szCs w:val="24"/>
                <w:vertAlign w:val="superscript"/>
              </w:rPr>
              <w:t>2</w:t>
            </w:r>
            <w:r>
              <w:rPr>
                <w:rFonts w:ascii="Times New Roman" w:hAnsi="Times New Roman" w:eastAsia="宋体" w:cs="Times New Roman"/>
                <w:spacing w:val="-20"/>
                <w:kern w:val="0"/>
                <w:szCs w:val="24"/>
              </w:rPr>
              <w:t>）</w:t>
            </w:r>
          </w:p>
        </w:tc>
        <w:tc>
          <w:tcPr>
            <w:tcW w:w="1343" w:type="dxa"/>
            <w:tcBorders>
              <w:top w:val="single" w:color="auto" w:sz="6" w:space="0"/>
              <w:left w:val="single" w:color="auto" w:sz="6" w:space="0"/>
              <w:bottom w:val="single" w:color="auto" w:sz="8"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6.13</w:t>
            </w:r>
          </w:p>
        </w:tc>
        <w:tc>
          <w:tcPr>
            <w:tcW w:w="1175" w:type="dxa"/>
            <w:tcBorders>
              <w:top w:val="single" w:color="auto" w:sz="6" w:space="0"/>
              <w:left w:val="single" w:color="auto" w:sz="6" w:space="0"/>
              <w:bottom w:val="single" w:color="auto" w:sz="8"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2.47</w:t>
            </w:r>
          </w:p>
        </w:tc>
        <w:tc>
          <w:tcPr>
            <w:tcW w:w="1171" w:type="dxa"/>
            <w:tcBorders>
              <w:top w:val="single" w:color="auto" w:sz="6" w:space="0"/>
              <w:left w:val="single" w:color="auto" w:sz="6" w:space="0"/>
              <w:bottom w:val="single" w:color="auto" w:sz="8"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299" w:type="dxa"/>
            <w:tcBorders>
              <w:top w:val="single" w:color="auto" w:sz="6" w:space="0"/>
              <w:left w:val="single" w:color="auto" w:sz="6" w:space="0"/>
              <w:bottom w:val="single" w:color="auto" w:sz="8" w:space="0"/>
              <w:right w:val="single" w:color="auto" w:sz="8"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3.66</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市级集中式饮用水源水质 II类水质的比例（%）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368" w:type="dxa"/>
            <w:tcBorders>
              <w:top w:val="single" w:color="auto" w:sz="8"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林分改造面积（万亩）</w:t>
            </w:r>
          </w:p>
        </w:tc>
        <w:tc>
          <w:tcPr>
            <w:tcW w:w="1343" w:type="dxa"/>
            <w:tcBorders>
              <w:top w:val="single" w:color="auto" w:sz="8"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w:t>
            </w:r>
          </w:p>
        </w:tc>
        <w:tc>
          <w:tcPr>
            <w:tcW w:w="1175" w:type="dxa"/>
            <w:tcBorders>
              <w:top w:val="single" w:color="auto" w:sz="8"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8"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299" w:type="dxa"/>
            <w:tcBorders>
              <w:top w:val="single" w:color="auto" w:sz="8" w:space="0"/>
              <w:left w:val="single" w:color="auto" w:sz="6" w:space="0"/>
              <w:bottom w:val="single" w:color="auto" w:sz="6" w:space="0"/>
              <w:right w:val="single" w:color="auto" w:sz="8" w:space="0"/>
            </w:tcBorders>
            <w:vAlign w:val="center"/>
          </w:tcPr>
          <w:p>
            <w:pPr>
              <w:widowControl/>
              <w:spacing w:line="270" w:lineRule="exact"/>
              <w:jc w:val="center"/>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1</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991"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县级集中式饮用水源水质 II类水质的比例（%）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96</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0</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0</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96</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368" w:type="dxa"/>
            <w:vMerge w:val="restart"/>
            <w:tcBorders>
              <w:top w:val="single" w:color="auto" w:sz="8" w:space="0"/>
              <w:left w:val="single" w:color="auto" w:sz="6" w:space="0"/>
              <w:right w:val="single" w:color="auto" w:sz="6" w:space="0"/>
            </w:tcBorders>
            <w:vAlign w:val="center"/>
          </w:tcPr>
          <w:p>
            <w:pPr>
              <w:widowControl/>
              <w:spacing w:line="270" w:lineRule="exact"/>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茶园和竹林生态化改造占既有面积比例（%）</w:t>
            </w:r>
          </w:p>
        </w:tc>
        <w:tc>
          <w:tcPr>
            <w:tcW w:w="1343" w:type="dxa"/>
            <w:vMerge w:val="restart"/>
            <w:tcBorders>
              <w:left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r>
              <w:rPr>
                <w:rFonts w:ascii="Times New Roman" w:hAnsi="Times New Roman" w:eastAsia="宋体" w:cs="Times New Roman"/>
                <w:kern w:val="0"/>
                <w:szCs w:val="21"/>
              </w:rPr>
              <w:t>竹园生态化改造占40%，茶园占43.03%</w:t>
            </w:r>
          </w:p>
        </w:tc>
        <w:tc>
          <w:tcPr>
            <w:tcW w:w="1175" w:type="dxa"/>
            <w:vMerge w:val="restart"/>
            <w:tcBorders>
              <w:left w:val="single" w:color="auto" w:sz="6" w:space="0"/>
              <w:right w:val="single" w:color="auto" w:sz="6" w:space="0"/>
            </w:tcBorders>
            <w:vAlign w:val="center"/>
          </w:tcPr>
          <w:p>
            <w:pPr>
              <w:widowControl/>
              <w:spacing w:line="270" w:lineRule="exact"/>
              <w:rPr>
                <w:rFonts w:ascii="Times New Roman" w:hAnsi="Times New Roman" w:eastAsia="宋体" w:cs="Times New Roman"/>
                <w:spacing w:val="-10"/>
                <w:kern w:val="0"/>
                <w:szCs w:val="24"/>
              </w:rPr>
            </w:pPr>
            <w:r>
              <w:rPr>
                <w:rFonts w:ascii="Times New Roman" w:hAnsi="Times New Roman" w:eastAsia="宋体" w:cs="Times New Roman"/>
                <w:spacing w:val="-10"/>
                <w:kern w:val="0"/>
                <w:szCs w:val="21"/>
              </w:rPr>
              <w:t>竹园生态化改造占30.11%，茶园占43.03%</w:t>
            </w:r>
          </w:p>
        </w:tc>
        <w:tc>
          <w:tcPr>
            <w:tcW w:w="1171" w:type="dxa"/>
            <w:vMerge w:val="restart"/>
            <w:tcBorders>
              <w:left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1"/>
              </w:rPr>
              <w:t>竹园生态化改造占35%，茶园占43.03%</w:t>
            </w:r>
          </w:p>
        </w:tc>
        <w:tc>
          <w:tcPr>
            <w:tcW w:w="1299" w:type="dxa"/>
            <w:vMerge w:val="restart"/>
            <w:tcBorders>
              <w:top w:val="single" w:color="auto" w:sz="8" w:space="0"/>
              <w:left w:val="single" w:color="auto" w:sz="6" w:space="0"/>
              <w:right w:val="single" w:color="auto" w:sz="8"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1"/>
              </w:rPr>
              <w:t>竹园生态化改造占40%，茶园占43.03%</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spacing w:val="-10"/>
                <w:kern w:val="0"/>
                <w:szCs w:val="24"/>
              </w:rPr>
            </w:pPr>
            <w:r>
              <w:rPr>
                <w:rFonts w:ascii="Times New Roman" w:hAnsi="Times New Roman" w:eastAsia="宋体" w:cs="Times New Roman"/>
                <w:spacing w:val="-10"/>
                <w:kern w:val="0"/>
                <w:szCs w:val="24"/>
              </w:rPr>
              <w:t>乡镇集中式饮用水源水质II类水质的比例（%）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66.7</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66.7</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66.7</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66.7</w:t>
            </w:r>
          </w:p>
        </w:tc>
        <w:tc>
          <w:tcPr>
            <w:tcW w:w="1175" w:type="dxa"/>
            <w:vMerge w:val="restart"/>
            <w:tcBorders>
              <w:top w:val="single" w:color="auto" w:sz="6" w:space="0"/>
              <w:left w:val="single" w:color="auto" w:sz="6" w:space="0"/>
              <w:bottom w:val="single" w:color="auto" w:sz="8"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规模化畜禽养殖污水集中处理率（%）</w:t>
            </w:r>
          </w:p>
        </w:tc>
        <w:tc>
          <w:tcPr>
            <w:tcW w:w="979"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80</w:t>
            </w:r>
          </w:p>
        </w:tc>
        <w:tc>
          <w:tcPr>
            <w:tcW w:w="1171"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80</w:t>
            </w:r>
          </w:p>
        </w:tc>
        <w:tc>
          <w:tcPr>
            <w:tcW w:w="1175"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80</w:t>
            </w:r>
          </w:p>
        </w:tc>
        <w:tc>
          <w:tcPr>
            <w:tcW w:w="1175" w:type="dxa"/>
            <w:vMerge w:val="restart"/>
            <w:tcBorders>
              <w:top w:val="single" w:color="auto" w:sz="6" w:space="0"/>
              <w:left w:val="single" w:color="auto" w:sz="6" w:space="0"/>
              <w:bottom w:val="single" w:color="auto" w:sz="8"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80</w:t>
            </w:r>
          </w:p>
        </w:tc>
        <w:tc>
          <w:tcPr>
            <w:tcW w:w="1368" w:type="dxa"/>
            <w:vMerge w:val="continue"/>
            <w:tcBorders>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343" w:type="dxa"/>
            <w:vMerge w:val="continue"/>
            <w:tcBorders>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175" w:type="dxa"/>
            <w:vMerge w:val="continue"/>
            <w:tcBorders>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171" w:type="dxa"/>
            <w:vMerge w:val="continue"/>
            <w:tcBorders>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299" w:type="dxa"/>
            <w:vMerge w:val="continue"/>
            <w:tcBorders>
              <w:left w:val="single" w:color="auto" w:sz="6" w:space="0"/>
              <w:bottom w:val="single" w:color="auto" w:sz="6" w:space="0"/>
              <w:right w:val="single" w:color="auto" w:sz="8" w:space="0"/>
            </w:tcBorders>
            <w:vAlign w:val="center"/>
          </w:tcPr>
          <w:p>
            <w:pPr>
              <w:widowControl/>
              <w:spacing w:line="270" w:lineRule="exact"/>
              <w:jc w:val="left"/>
              <w:rPr>
                <w:rFonts w:ascii="Times New Roman" w:hAnsi="Times New Roman" w:eastAsia="宋体" w:cs="Times New Roman"/>
                <w:kern w:val="0"/>
                <w:szCs w:val="24"/>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小流域优于 III类水质比例（%）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vMerge w:val="continue"/>
            <w:tcBorders>
              <w:top w:val="single" w:color="auto" w:sz="6" w:space="0"/>
              <w:left w:val="single" w:color="auto" w:sz="6" w:space="0"/>
              <w:bottom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8"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368" w:type="dxa"/>
            <w:vMerge w:val="restart"/>
            <w:tcBorders>
              <w:top w:val="single" w:color="auto" w:sz="6" w:space="0"/>
              <w:left w:val="single" w:color="auto" w:sz="6" w:space="0"/>
              <w:bottom w:val="single" w:color="auto" w:sz="8"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生物多样性保护</w:t>
            </w:r>
          </w:p>
        </w:tc>
        <w:tc>
          <w:tcPr>
            <w:tcW w:w="1343" w:type="dxa"/>
            <w:vMerge w:val="restart"/>
            <w:tcBorders>
              <w:top w:val="single" w:color="auto" w:sz="6" w:space="0"/>
              <w:left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丧失和流失基本得到控制</w:t>
            </w:r>
          </w:p>
        </w:tc>
        <w:tc>
          <w:tcPr>
            <w:tcW w:w="1175" w:type="dxa"/>
            <w:vMerge w:val="restart"/>
            <w:tcBorders>
              <w:top w:val="single" w:color="auto" w:sz="6" w:space="0"/>
              <w:left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丧失和流失基本得到控制</w:t>
            </w:r>
          </w:p>
        </w:tc>
        <w:tc>
          <w:tcPr>
            <w:tcW w:w="1171" w:type="dxa"/>
            <w:vMerge w:val="restart"/>
            <w:tcBorders>
              <w:top w:val="single" w:color="auto" w:sz="6" w:space="0"/>
              <w:left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丧失和流失基本得到控制</w:t>
            </w:r>
          </w:p>
        </w:tc>
        <w:tc>
          <w:tcPr>
            <w:tcW w:w="1299" w:type="dxa"/>
            <w:vMerge w:val="restart"/>
            <w:tcBorders>
              <w:top w:val="single" w:color="auto" w:sz="6" w:space="0"/>
              <w:left w:val="single" w:color="auto" w:sz="6" w:space="0"/>
              <w:bottom w:val="single" w:color="auto" w:sz="8" w:space="0"/>
              <w:right w:val="single" w:color="auto" w:sz="8"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丧失和流失基本得到控制</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60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r>
              <w:rPr>
                <w:rFonts w:ascii="Times New Roman" w:hAnsi="Times New Roman" w:eastAsia="宋体" w:cs="Times New Roman"/>
                <w:kern w:val="0"/>
                <w:szCs w:val="24"/>
              </w:rPr>
              <w:t>劣五类水质</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368"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343" w:type="dxa"/>
            <w:vMerge w:val="continue"/>
            <w:tcBorders>
              <w:left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299" w:type="dxa"/>
            <w:vMerge w:val="continue"/>
            <w:tcBorders>
              <w:top w:val="single" w:color="auto" w:sz="6" w:space="0"/>
              <w:left w:val="single" w:color="auto" w:sz="6" w:space="0"/>
              <w:bottom w:val="single" w:color="auto" w:sz="6" w:space="0"/>
              <w:right w:val="single" w:color="auto" w:sz="8" w:space="0"/>
            </w:tcBorders>
            <w:vAlign w:val="center"/>
          </w:tcPr>
          <w:p>
            <w:pPr>
              <w:widowControl/>
              <w:spacing w:line="270" w:lineRule="exact"/>
              <w:jc w:val="left"/>
              <w:rPr>
                <w:rFonts w:ascii="Times New Roman" w:hAnsi="Times New Roman" w:eastAsia="宋体" w:cs="Times New Roman"/>
                <w:kern w:val="0"/>
                <w:szCs w:val="24"/>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664" w:hRule="atLeast"/>
          <w:jc w:val="center"/>
        </w:trPr>
        <w:tc>
          <w:tcPr>
            <w:tcW w:w="574" w:type="dxa"/>
            <w:vMerge w:val="restart"/>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r>
              <w:rPr>
                <w:rFonts w:ascii="Times New Roman" w:hAnsi="Times New Roman" w:eastAsia="宋体" w:cs="Times New Roman"/>
                <w:kern w:val="0"/>
                <w:szCs w:val="24"/>
              </w:rPr>
              <w:t>宁化县</w:t>
            </w:r>
          </w:p>
        </w:tc>
        <w:tc>
          <w:tcPr>
            <w:tcW w:w="980" w:type="dxa"/>
            <w:vMerge w:val="restart"/>
            <w:tcBorders>
              <w:top w:val="single" w:color="auto" w:sz="6" w:space="0"/>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r>
              <w:rPr>
                <w:rFonts w:ascii="Times New Roman" w:hAnsi="Times New Roman" w:eastAsia="宋体" w:cs="Times New Roman"/>
                <w:kern w:val="0"/>
                <w:szCs w:val="24"/>
              </w:rPr>
              <w:t>建成国家生态文明实验区，区域资源环境承载能力有效提升</w:t>
            </w: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台湾海峡闽江口水质优良点位比例（第 I、II类海水水质海域面积比例）（ %）</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restart"/>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城镇污水处理率（%）</w:t>
            </w:r>
          </w:p>
        </w:tc>
        <w:tc>
          <w:tcPr>
            <w:tcW w:w="979"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89.02，其中</w:t>
            </w:r>
            <w:r>
              <w:rPr>
                <w:rFonts w:ascii="Times New Roman" w:hAnsi="Times New Roman" w:eastAsia="宋体" w:cs="Times New Roman"/>
                <w:kern w:val="0"/>
                <w:szCs w:val="21"/>
              </w:rPr>
              <w:t>县94%、建制镇70%</w:t>
            </w:r>
          </w:p>
        </w:tc>
        <w:tc>
          <w:tcPr>
            <w:tcW w:w="1171"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89.02，其中</w:t>
            </w:r>
            <w:r>
              <w:rPr>
                <w:rFonts w:ascii="Times New Roman" w:hAnsi="Times New Roman" w:eastAsia="宋体" w:cs="Times New Roman"/>
                <w:kern w:val="0"/>
                <w:szCs w:val="21"/>
              </w:rPr>
              <w:t>县90%、建制镇58%</w:t>
            </w:r>
          </w:p>
        </w:tc>
        <w:tc>
          <w:tcPr>
            <w:tcW w:w="1175"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89.02，其中</w:t>
            </w:r>
            <w:r>
              <w:rPr>
                <w:rFonts w:ascii="Times New Roman" w:hAnsi="Times New Roman" w:eastAsia="宋体" w:cs="Times New Roman"/>
                <w:kern w:val="0"/>
                <w:szCs w:val="21"/>
              </w:rPr>
              <w:t>县92%、建制镇64%</w:t>
            </w:r>
          </w:p>
        </w:tc>
        <w:tc>
          <w:tcPr>
            <w:tcW w:w="1175" w:type="dxa"/>
            <w:vMerge w:val="restart"/>
            <w:tcBorders>
              <w:top w:val="single" w:color="auto" w:sz="6" w:space="0"/>
              <w:left w:val="single" w:color="auto" w:sz="6" w:space="0"/>
              <w:bottom w:val="single" w:color="auto" w:sz="6" w:space="0"/>
              <w:right w:val="single" w:color="auto" w:sz="6" w:space="0"/>
            </w:tcBorders>
            <w:shd w:val="clear" w:color="auto" w:fill="auto"/>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89.02，其中</w:t>
            </w:r>
            <w:r>
              <w:rPr>
                <w:rFonts w:ascii="Times New Roman" w:hAnsi="Times New Roman" w:eastAsia="宋体" w:cs="Times New Roman"/>
                <w:kern w:val="0"/>
                <w:szCs w:val="21"/>
              </w:rPr>
              <w:t>县94%、建制镇70%</w:t>
            </w:r>
          </w:p>
        </w:tc>
        <w:tc>
          <w:tcPr>
            <w:tcW w:w="1368" w:type="dxa"/>
            <w:tcBorders>
              <w:top w:val="single" w:color="auto" w:sz="6" w:space="0"/>
              <w:left w:val="single" w:color="auto" w:sz="6" w:space="0"/>
              <w:right w:val="single" w:color="auto" w:sz="6" w:space="0"/>
            </w:tcBorders>
            <w:shd w:val="clear" w:color="auto" w:fill="auto"/>
            <w:vAlign w:val="center"/>
          </w:tcPr>
          <w:p>
            <w:pPr>
              <w:widowControl/>
              <w:spacing w:line="270" w:lineRule="exact"/>
              <w:rPr>
                <w:rFonts w:ascii="Times New Roman" w:hAnsi="Times New Roman" w:eastAsia="宋体" w:cs="Times New Roman"/>
                <w:color w:val="0D0D0D"/>
                <w:kern w:val="0"/>
                <w:szCs w:val="24"/>
              </w:rPr>
            </w:pPr>
            <w:r>
              <w:rPr>
                <w:rFonts w:ascii="Times New Roman" w:hAnsi="Times New Roman" w:eastAsia="宋体" w:cs="Times New Roman"/>
                <w:color w:val="0D0D0D"/>
                <w:kern w:val="0"/>
                <w:szCs w:val="24"/>
              </w:rPr>
              <w:t>水土流失面积治理面积（km</w:t>
            </w:r>
            <w:r>
              <w:rPr>
                <w:rFonts w:ascii="Times New Roman" w:hAnsi="Times New Roman" w:eastAsia="宋体" w:cs="Times New Roman"/>
                <w:color w:val="0D0D0D"/>
                <w:kern w:val="0"/>
                <w:szCs w:val="24"/>
                <w:vertAlign w:val="superscript"/>
              </w:rPr>
              <w:t>2</w:t>
            </w:r>
            <w:r>
              <w:rPr>
                <w:rFonts w:ascii="Times New Roman" w:hAnsi="Times New Roman" w:eastAsia="宋体" w:cs="Times New Roman"/>
                <w:color w:val="0D0D0D"/>
                <w:kern w:val="0"/>
                <w:szCs w:val="24"/>
              </w:rPr>
              <w:t>）</w:t>
            </w:r>
          </w:p>
        </w:tc>
        <w:tc>
          <w:tcPr>
            <w:tcW w:w="1343" w:type="dxa"/>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color w:val="0D0D0D"/>
                <w:kern w:val="0"/>
                <w:szCs w:val="24"/>
              </w:rPr>
            </w:pPr>
            <w:r>
              <w:rPr>
                <w:rFonts w:ascii="Times New Roman" w:hAnsi="Times New Roman" w:eastAsia="宋体" w:cs="Times New Roman"/>
                <w:color w:val="0D0D0D"/>
                <w:kern w:val="0"/>
                <w:szCs w:val="24"/>
              </w:rPr>
              <w:t>95</w:t>
            </w:r>
            <w:r>
              <w:rPr>
                <w:rFonts w:hint="eastAsia" w:ascii="Times New Roman" w:hAnsi="Times New Roman" w:eastAsia="宋体" w:cs="Times New Roman"/>
                <w:color w:val="0D0D0D"/>
                <w:kern w:val="0"/>
                <w:szCs w:val="24"/>
              </w:rPr>
              <w:t>（水利）、7</w:t>
            </w:r>
            <w:r>
              <w:rPr>
                <w:rFonts w:ascii="Times New Roman" w:hAnsi="Times New Roman" w:eastAsia="宋体" w:cs="Times New Roman"/>
                <w:color w:val="0D0D0D"/>
                <w:kern w:val="0"/>
                <w:szCs w:val="24"/>
              </w:rPr>
              <w:t>9.54</w:t>
            </w:r>
            <w:r>
              <w:rPr>
                <w:rFonts w:hint="eastAsia" w:ascii="Times New Roman" w:hAnsi="Times New Roman" w:eastAsia="宋体" w:cs="Times New Roman"/>
                <w:color w:val="0D0D0D"/>
                <w:kern w:val="0"/>
                <w:szCs w:val="24"/>
              </w:rPr>
              <w:t>（林业）</w:t>
            </w:r>
          </w:p>
        </w:tc>
        <w:tc>
          <w:tcPr>
            <w:tcW w:w="1175" w:type="dxa"/>
            <w:tcBorders>
              <w:top w:val="single" w:color="auto" w:sz="6" w:space="0"/>
              <w:left w:val="single" w:color="auto" w:sz="6" w:space="0"/>
              <w:right w:val="single" w:color="auto" w:sz="6" w:space="0"/>
            </w:tcBorders>
            <w:shd w:val="clear" w:color="auto" w:fill="auto"/>
            <w:vAlign w:val="center"/>
          </w:tcPr>
          <w:p>
            <w:pPr>
              <w:widowControl/>
              <w:spacing w:line="270" w:lineRule="exact"/>
              <w:jc w:val="center"/>
              <w:rPr>
                <w:rFonts w:ascii="Times New Roman" w:hAnsi="Times New Roman" w:eastAsia="宋体" w:cs="Times New Roman"/>
                <w:color w:val="0D0D0D"/>
                <w:kern w:val="0"/>
                <w:szCs w:val="24"/>
              </w:rPr>
            </w:pPr>
            <w:r>
              <w:rPr>
                <w:rFonts w:ascii="Times New Roman" w:hAnsi="Times New Roman" w:eastAsia="宋体" w:cs="Times New Roman"/>
                <w:color w:val="0D0D0D"/>
                <w:kern w:val="0"/>
                <w:szCs w:val="24"/>
              </w:rPr>
              <w:t>58.22</w:t>
            </w:r>
            <w:r>
              <w:rPr>
                <w:rFonts w:hint="eastAsia" w:ascii="Times New Roman" w:hAnsi="Times New Roman" w:eastAsia="宋体" w:cs="Times New Roman"/>
                <w:color w:val="0D0D0D"/>
                <w:kern w:val="0"/>
                <w:szCs w:val="24"/>
              </w:rPr>
              <w:t>（水利）、31.27（林业）</w:t>
            </w:r>
          </w:p>
        </w:tc>
        <w:tc>
          <w:tcPr>
            <w:tcW w:w="1171" w:type="dxa"/>
            <w:tcBorders>
              <w:top w:val="single" w:color="auto" w:sz="6" w:space="0"/>
              <w:left w:val="single" w:color="auto" w:sz="6" w:space="0"/>
              <w:right w:val="single" w:color="auto" w:sz="6" w:space="0"/>
            </w:tcBorders>
            <w:shd w:val="clear" w:color="auto" w:fill="auto"/>
            <w:vAlign w:val="center"/>
          </w:tcPr>
          <w:p>
            <w:pPr>
              <w:widowControl/>
              <w:spacing w:line="270" w:lineRule="exact"/>
              <w:jc w:val="center"/>
              <w:rPr>
                <w:rFonts w:ascii="Times New Roman" w:hAnsi="Times New Roman" w:eastAsia="宋体" w:cs="Times New Roman"/>
                <w:color w:val="0D0D0D"/>
                <w:kern w:val="0"/>
                <w:szCs w:val="24"/>
              </w:rPr>
            </w:pPr>
            <w:r>
              <w:rPr>
                <w:rFonts w:ascii="Times New Roman" w:hAnsi="Times New Roman" w:eastAsia="宋体" w:cs="Times New Roman"/>
                <w:color w:val="0D0D0D"/>
                <w:kern w:val="0"/>
                <w:szCs w:val="24"/>
              </w:rPr>
              <w:t>18.46</w:t>
            </w:r>
            <w:r>
              <w:rPr>
                <w:rFonts w:hint="eastAsia" w:ascii="Times New Roman" w:hAnsi="Times New Roman" w:eastAsia="宋体" w:cs="Times New Roman"/>
                <w:color w:val="0D0D0D"/>
                <w:kern w:val="0"/>
                <w:szCs w:val="24"/>
              </w:rPr>
              <w:t>（水利）、33.45（林业）</w:t>
            </w:r>
          </w:p>
        </w:tc>
        <w:tc>
          <w:tcPr>
            <w:tcW w:w="1299" w:type="dxa"/>
            <w:tcBorders>
              <w:top w:val="single" w:color="auto" w:sz="6" w:space="0"/>
              <w:left w:val="single" w:color="auto" w:sz="6" w:space="0"/>
              <w:bottom w:val="single" w:color="auto" w:sz="6" w:space="0"/>
              <w:right w:val="single" w:color="auto" w:sz="8" w:space="0"/>
            </w:tcBorders>
            <w:shd w:val="clear" w:color="auto" w:fill="auto"/>
            <w:vAlign w:val="center"/>
          </w:tcPr>
          <w:p>
            <w:pPr>
              <w:widowControl/>
              <w:spacing w:line="270" w:lineRule="exact"/>
              <w:jc w:val="center"/>
              <w:rPr>
                <w:rFonts w:ascii="Times New Roman" w:hAnsi="Times New Roman" w:eastAsia="宋体" w:cs="Times New Roman"/>
                <w:color w:val="0D0D0D"/>
                <w:kern w:val="0"/>
                <w:szCs w:val="24"/>
              </w:rPr>
            </w:pPr>
            <w:r>
              <w:rPr>
                <w:rFonts w:ascii="Times New Roman" w:hAnsi="Times New Roman" w:eastAsia="宋体" w:cs="Times New Roman"/>
                <w:color w:val="0D0D0D"/>
                <w:kern w:val="0"/>
                <w:szCs w:val="24"/>
              </w:rPr>
              <w:t>18.32</w:t>
            </w:r>
            <w:r>
              <w:rPr>
                <w:rFonts w:hint="eastAsia" w:ascii="Times New Roman" w:hAnsi="Times New Roman" w:eastAsia="宋体" w:cs="Times New Roman"/>
                <w:color w:val="0D0D0D"/>
                <w:kern w:val="0"/>
                <w:szCs w:val="24"/>
              </w:rPr>
              <w:t>（水利）、</w:t>
            </w:r>
            <w:r>
              <w:rPr>
                <w:rFonts w:ascii="Times New Roman" w:hAnsi="Times New Roman" w:eastAsia="宋体" w:cs="Times New Roman"/>
                <w:color w:val="0D0D0D"/>
                <w:kern w:val="0"/>
                <w:szCs w:val="24"/>
              </w:rPr>
              <w:t>14.82</w:t>
            </w:r>
            <w:r>
              <w:rPr>
                <w:rFonts w:hint="eastAsia" w:ascii="Times New Roman" w:hAnsi="Times New Roman" w:eastAsia="宋体" w:cs="Times New Roman"/>
                <w:color w:val="0D0D0D"/>
                <w:kern w:val="0"/>
                <w:szCs w:val="24"/>
              </w:rPr>
              <w:t>（林业）</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台湾海峡闽江口劣四类海水比例（%）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shd w:val="clear" w:color="auto" w:fill="auto"/>
            <w:vAlign w:val="center"/>
          </w:tcPr>
          <w:p>
            <w:pPr>
              <w:widowControl/>
              <w:spacing w:line="270" w:lineRule="exact"/>
              <w:jc w:val="center"/>
              <w:rPr>
                <w:rFonts w:ascii="Times New Roman" w:hAnsi="Times New Roman" w:eastAsia="宋体" w:cs="Times New Roman"/>
                <w:kern w:val="0"/>
                <w:szCs w:val="24"/>
              </w:rPr>
            </w:pPr>
          </w:p>
        </w:tc>
        <w:tc>
          <w:tcPr>
            <w:tcW w:w="1368" w:type="dxa"/>
            <w:tcBorders>
              <w:left w:val="single" w:color="auto" w:sz="6" w:space="0"/>
              <w:right w:val="single" w:color="auto" w:sz="6" w:space="0"/>
            </w:tcBorders>
            <w:shd w:val="clear" w:color="auto" w:fill="auto"/>
            <w:vAlign w:val="center"/>
          </w:tcPr>
          <w:p>
            <w:pPr>
              <w:widowControl/>
              <w:spacing w:line="270" w:lineRule="exact"/>
              <w:rPr>
                <w:rFonts w:ascii="Times New Roman" w:hAnsi="Times New Roman" w:eastAsia="宋体" w:cs="Times New Roman"/>
                <w:color w:val="0D0D0D"/>
                <w:spacing w:val="-20"/>
                <w:kern w:val="0"/>
                <w:szCs w:val="24"/>
              </w:rPr>
            </w:pPr>
            <w:r>
              <w:rPr>
                <w:rFonts w:ascii="Times New Roman" w:hAnsi="Times New Roman" w:eastAsia="宋体" w:cs="Times New Roman"/>
                <w:color w:val="0D0D0D"/>
                <w:spacing w:val="-20"/>
                <w:kern w:val="0"/>
                <w:szCs w:val="24"/>
              </w:rPr>
              <w:t>废弃矿山治理（处）</w:t>
            </w:r>
          </w:p>
        </w:tc>
        <w:tc>
          <w:tcPr>
            <w:tcW w:w="1343" w:type="dxa"/>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color w:val="0D0D0D"/>
                <w:kern w:val="0"/>
                <w:szCs w:val="24"/>
              </w:rPr>
            </w:pPr>
            <w:r>
              <w:rPr>
                <w:rFonts w:ascii="Times New Roman" w:hAnsi="Times New Roman" w:eastAsia="宋体" w:cs="Times New Roman"/>
                <w:color w:val="0D0D0D"/>
                <w:kern w:val="0"/>
                <w:szCs w:val="24"/>
              </w:rPr>
              <w:t>-</w:t>
            </w:r>
          </w:p>
        </w:tc>
        <w:tc>
          <w:tcPr>
            <w:tcW w:w="1175" w:type="dxa"/>
            <w:tcBorders>
              <w:left w:val="single" w:color="auto" w:sz="6" w:space="0"/>
              <w:bottom w:val="single" w:color="auto" w:sz="6" w:space="0"/>
              <w:right w:val="single" w:color="auto" w:sz="6" w:space="0"/>
            </w:tcBorders>
            <w:shd w:val="clear" w:color="auto" w:fill="auto"/>
            <w:vAlign w:val="center"/>
          </w:tcPr>
          <w:p>
            <w:pPr>
              <w:widowControl/>
              <w:spacing w:line="270" w:lineRule="exact"/>
              <w:jc w:val="center"/>
              <w:rPr>
                <w:rFonts w:ascii="Times New Roman" w:hAnsi="Times New Roman" w:eastAsia="宋体" w:cs="Times New Roman"/>
                <w:color w:val="0D0D0D"/>
                <w:kern w:val="0"/>
                <w:szCs w:val="24"/>
              </w:rPr>
            </w:pPr>
            <w:r>
              <w:rPr>
                <w:rFonts w:ascii="Times New Roman" w:hAnsi="Times New Roman" w:eastAsia="宋体" w:cs="Times New Roman"/>
                <w:color w:val="0D0D0D"/>
                <w:kern w:val="0"/>
                <w:szCs w:val="24"/>
              </w:rPr>
              <w:t>--</w:t>
            </w:r>
          </w:p>
        </w:tc>
        <w:tc>
          <w:tcPr>
            <w:tcW w:w="1171" w:type="dxa"/>
            <w:tcBorders>
              <w:left w:val="single" w:color="auto" w:sz="6" w:space="0"/>
              <w:bottom w:val="single" w:color="auto" w:sz="6" w:space="0"/>
              <w:right w:val="single" w:color="auto" w:sz="6" w:space="0"/>
            </w:tcBorders>
            <w:shd w:val="clear" w:color="auto" w:fill="auto"/>
            <w:vAlign w:val="center"/>
          </w:tcPr>
          <w:p>
            <w:pPr>
              <w:widowControl/>
              <w:spacing w:line="270" w:lineRule="exact"/>
              <w:jc w:val="center"/>
              <w:rPr>
                <w:rFonts w:ascii="Times New Roman" w:hAnsi="Times New Roman" w:eastAsia="宋体" w:cs="Times New Roman"/>
                <w:color w:val="0D0D0D"/>
                <w:kern w:val="0"/>
                <w:szCs w:val="24"/>
              </w:rPr>
            </w:pPr>
            <w:r>
              <w:rPr>
                <w:rFonts w:ascii="Times New Roman" w:hAnsi="Times New Roman" w:eastAsia="宋体" w:cs="Times New Roman"/>
                <w:color w:val="0D0D0D"/>
                <w:kern w:val="0"/>
                <w:szCs w:val="24"/>
              </w:rPr>
              <w:t>-</w:t>
            </w:r>
          </w:p>
        </w:tc>
        <w:tc>
          <w:tcPr>
            <w:tcW w:w="1299" w:type="dxa"/>
            <w:tcBorders>
              <w:top w:val="single" w:color="auto" w:sz="6" w:space="0"/>
              <w:left w:val="single" w:color="auto" w:sz="6" w:space="0"/>
              <w:bottom w:val="single" w:color="auto" w:sz="6" w:space="0"/>
              <w:right w:val="single" w:color="auto" w:sz="8" w:space="0"/>
            </w:tcBorders>
            <w:shd w:val="clear" w:color="auto" w:fill="auto"/>
            <w:vAlign w:val="center"/>
          </w:tcPr>
          <w:p>
            <w:pPr>
              <w:widowControl/>
              <w:spacing w:line="270" w:lineRule="exact"/>
              <w:jc w:val="center"/>
              <w:rPr>
                <w:rFonts w:ascii="Times New Roman" w:hAnsi="Times New Roman" w:eastAsia="宋体" w:cs="Times New Roman"/>
                <w:color w:val="0D0D0D"/>
                <w:kern w:val="0"/>
                <w:szCs w:val="24"/>
              </w:rPr>
            </w:pPr>
            <w:r>
              <w:rPr>
                <w:rFonts w:ascii="Times New Roman" w:hAnsi="Times New Roman" w:eastAsia="宋体" w:cs="Times New Roman"/>
                <w:color w:val="0D0D0D"/>
                <w:kern w:val="0"/>
                <w:szCs w:val="24"/>
              </w:rPr>
              <w:t>-</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463"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spacing w:val="-10"/>
                <w:kern w:val="0"/>
                <w:szCs w:val="24"/>
              </w:rPr>
            </w:pPr>
            <w:r>
              <w:rPr>
                <w:rFonts w:ascii="Times New Roman" w:hAnsi="Times New Roman" w:eastAsia="宋体" w:cs="Times New Roman"/>
                <w:spacing w:val="-10"/>
                <w:kern w:val="0"/>
                <w:szCs w:val="24"/>
              </w:rPr>
              <w:t>闽江干流和二级以上支流水质优良比例（%）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restart"/>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村镇垃圾收集处理率（%）</w:t>
            </w:r>
          </w:p>
        </w:tc>
        <w:tc>
          <w:tcPr>
            <w:tcW w:w="979"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171"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175"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175" w:type="dxa"/>
            <w:vMerge w:val="restart"/>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368" w:type="dxa"/>
            <w:tcBorders>
              <w:left w:val="single" w:color="auto" w:sz="6" w:space="0"/>
              <w:right w:val="single" w:color="auto" w:sz="6" w:space="0"/>
            </w:tcBorders>
            <w:shd w:val="clear" w:color="auto" w:fill="auto"/>
            <w:vAlign w:val="center"/>
          </w:tcPr>
          <w:p>
            <w:pPr>
              <w:widowControl/>
              <w:spacing w:line="270" w:lineRule="exact"/>
              <w:rPr>
                <w:rFonts w:ascii="Times New Roman" w:hAnsi="Times New Roman" w:eastAsia="宋体" w:cs="Times New Roman"/>
                <w:color w:val="0D0D0D"/>
                <w:spacing w:val="-20"/>
                <w:kern w:val="0"/>
                <w:szCs w:val="24"/>
              </w:rPr>
            </w:pPr>
            <w:r>
              <w:rPr>
                <w:rFonts w:ascii="Times New Roman" w:hAnsi="Times New Roman" w:eastAsia="宋体" w:cs="Times New Roman"/>
                <w:color w:val="0D0D0D"/>
                <w:spacing w:val="-20"/>
                <w:kern w:val="0"/>
                <w:szCs w:val="24"/>
              </w:rPr>
              <w:t>地质灾害（处）</w:t>
            </w:r>
          </w:p>
        </w:tc>
        <w:tc>
          <w:tcPr>
            <w:tcW w:w="134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color w:val="0D0D0D"/>
                <w:kern w:val="0"/>
                <w:szCs w:val="24"/>
              </w:rPr>
            </w:pPr>
            <w:r>
              <w:rPr>
                <w:rFonts w:ascii="Times New Roman" w:hAnsi="Times New Roman" w:eastAsia="宋体" w:cs="Times New Roman"/>
                <w:color w:val="0D0D0D"/>
                <w:kern w:val="0"/>
                <w:szCs w:val="24"/>
              </w:rPr>
              <w:t>7</w:t>
            </w:r>
          </w:p>
        </w:tc>
        <w:tc>
          <w:tcPr>
            <w:tcW w:w="1175"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spacing w:line="270" w:lineRule="exact"/>
              <w:jc w:val="center"/>
              <w:rPr>
                <w:rFonts w:ascii="Times New Roman" w:hAnsi="Times New Roman" w:eastAsia="宋体" w:cs="Times New Roman"/>
                <w:color w:val="0D0D0D"/>
                <w:kern w:val="0"/>
                <w:szCs w:val="24"/>
              </w:rPr>
            </w:pPr>
            <w:r>
              <w:rPr>
                <w:rFonts w:ascii="Times New Roman" w:hAnsi="Times New Roman" w:eastAsia="宋体" w:cs="Times New Roman"/>
                <w:color w:val="0D0D0D"/>
                <w:kern w:val="0"/>
                <w:szCs w:val="24"/>
              </w:rPr>
              <w:t>4</w:t>
            </w:r>
          </w:p>
        </w:tc>
        <w:tc>
          <w:tcPr>
            <w:tcW w:w="1171"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spacing w:line="270" w:lineRule="exact"/>
              <w:jc w:val="center"/>
              <w:rPr>
                <w:rFonts w:ascii="Times New Roman" w:hAnsi="Times New Roman" w:eastAsia="宋体" w:cs="Times New Roman"/>
                <w:color w:val="0D0D0D"/>
                <w:kern w:val="0"/>
                <w:szCs w:val="24"/>
              </w:rPr>
            </w:pPr>
            <w:r>
              <w:rPr>
                <w:rFonts w:ascii="Times New Roman" w:hAnsi="Times New Roman" w:eastAsia="宋体" w:cs="Times New Roman"/>
                <w:color w:val="0D0D0D"/>
                <w:kern w:val="0"/>
                <w:szCs w:val="24"/>
              </w:rPr>
              <w:t>2</w:t>
            </w:r>
          </w:p>
        </w:tc>
        <w:tc>
          <w:tcPr>
            <w:tcW w:w="1299" w:type="dxa"/>
            <w:tcBorders>
              <w:top w:val="single" w:color="auto" w:sz="6" w:space="0"/>
              <w:left w:val="single" w:color="auto" w:sz="6" w:space="0"/>
              <w:bottom w:val="single" w:color="auto" w:sz="6" w:space="0"/>
              <w:right w:val="single" w:color="auto" w:sz="8" w:space="0"/>
            </w:tcBorders>
            <w:shd w:val="clear" w:color="auto" w:fill="auto"/>
            <w:vAlign w:val="center"/>
          </w:tcPr>
          <w:p>
            <w:pPr>
              <w:widowControl/>
              <w:spacing w:line="270" w:lineRule="exact"/>
              <w:jc w:val="center"/>
              <w:rPr>
                <w:rFonts w:ascii="Times New Roman" w:hAnsi="Times New Roman" w:eastAsia="宋体" w:cs="Times New Roman"/>
                <w:color w:val="0D0D0D"/>
                <w:kern w:val="0"/>
                <w:szCs w:val="24"/>
              </w:rPr>
            </w:pPr>
            <w:r>
              <w:rPr>
                <w:rFonts w:ascii="Times New Roman" w:hAnsi="Times New Roman" w:eastAsia="宋体" w:cs="Times New Roman"/>
                <w:color w:val="0D0D0D"/>
                <w:kern w:val="0"/>
                <w:szCs w:val="24"/>
              </w:rPr>
              <w:t>1</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国家和省级监测断面地表水功能区 III类以上水质比例（%）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368" w:type="dxa"/>
            <w:tcBorders>
              <w:left w:val="single" w:color="auto" w:sz="6" w:space="0"/>
              <w:bottom w:val="single" w:color="auto" w:sz="8" w:space="0"/>
              <w:right w:val="single" w:color="auto" w:sz="6" w:space="0"/>
            </w:tcBorders>
            <w:shd w:val="clear" w:color="auto" w:fill="auto"/>
            <w:vAlign w:val="center"/>
          </w:tcPr>
          <w:p>
            <w:pPr>
              <w:widowControl/>
              <w:spacing w:line="270" w:lineRule="exact"/>
              <w:rPr>
                <w:rFonts w:ascii="Times New Roman" w:hAnsi="Times New Roman" w:eastAsia="宋体" w:cs="Times New Roman"/>
                <w:color w:val="0D0D0D"/>
                <w:spacing w:val="-20"/>
                <w:kern w:val="0"/>
                <w:szCs w:val="24"/>
              </w:rPr>
            </w:pPr>
            <w:r>
              <w:rPr>
                <w:rFonts w:ascii="Times New Roman" w:hAnsi="Times New Roman" w:eastAsia="宋体" w:cs="Times New Roman"/>
                <w:color w:val="0D0D0D"/>
                <w:spacing w:val="-20"/>
                <w:kern w:val="0"/>
                <w:szCs w:val="24"/>
              </w:rPr>
              <w:t>商品林赎买（km</w:t>
            </w:r>
            <w:r>
              <w:rPr>
                <w:rFonts w:ascii="Times New Roman" w:hAnsi="Times New Roman" w:eastAsia="宋体" w:cs="Times New Roman"/>
                <w:color w:val="0D0D0D"/>
                <w:spacing w:val="-20"/>
                <w:kern w:val="0"/>
                <w:szCs w:val="24"/>
                <w:vertAlign w:val="superscript"/>
              </w:rPr>
              <w:t>2</w:t>
            </w:r>
            <w:r>
              <w:rPr>
                <w:rFonts w:ascii="Times New Roman" w:hAnsi="Times New Roman" w:eastAsia="宋体" w:cs="Times New Roman"/>
                <w:color w:val="0D0D0D"/>
                <w:spacing w:val="-20"/>
                <w:kern w:val="0"/>
                <w:szCs w:val="24"/>
              </w:rPr>
              <w:t>）</w:t>
            </w:r>
          </w:p>
        </w:tc>
        <w:tc>
          <w:tcPr>
            <w:tcW w:w="1343" w:type="dxa"/>
            <w:tcBorders>
              <w:top w:val="single" w:color="auto" w:sz="6" w:space="0"/>
              <w:left w:val="single" w:color="auto" w:sz="6" w:space="0"/>
              <w:bottom w:val="single" w:color="auto" w:sz="8" w:space="0"/>
              <w:right w:val="single" w:color="auto" w:sz="6" w:space="0"/>
            </w:tcBorders>
            <w:vAlign w:val="center"/>
          </w:tcPr>
          <w:p>
            <w:pPr>
              <w:widowControl/>
              <w:spacing w:line="270" w:lineRule="exact"/>
              <w:jc w:val="center"/>
              <w:rPr>
                <w:rFonts w:ascii="Times New Roman" w:hAnsi="Times New Roman" w:eastAsia="宋体" w:cs="Times New Roman"/>
                <w:color w:val="0D0D0D"/>
                <w:kern w:val="0"/>
                <w:szCs w:val="24"/>
              </w:rPr>
            </w:pPr>
            <w:r>
              <w:rPr>
                <w:rFonts w:ascii="Times New Roman" w:hAnsi="Times New Roman" w:eastAsia="宋体" w:cs="Times New Roman"/>
                <w:color w:val="0D0D0D"/>
                <w:kern w:val="0"/>
                <w:szCs w:val="24"/>
              </w:rPr>
              <w:t>6.13</w:t>
            </w:r>
          </w:p>
        </w:tc>
        <w:tc>
          <w:tcPr>
            <w:tcW w:w="1175" w:type="dxa"/>
            <w:tcBorders>
              <w:top w:val="single" w:color="auto" w:sz="6" w:space="0"/>
              <w:left w:val="single" w:color="auto" w:sz="6" w:space="0"/>
              <w:bottom w:val="single" w:color="auto" w:sz="8" w:space="0"/>
              <w:right w:val="single" w:color="auto" w:sz="6" w:space="0"/>
            </w:tcBorders>
            <w:shd w:val="clear" w:color="auto" w:fill="auto"/>
            <w:vAlign w:val="center"/>
          </w:tcPr>
          <w:p>
            <w:pPr>
              <w:widowControl/>
              <w:spacing w:line="270" w:lineRule="exact"/>
              <w:jc w:val="center"/>
              <w:rPr>
                <w:rFonts w:ascii="Times New Roman" w:hAnsi="Times New Roman" w:eastAsia="宋体" w:cs="Times New Roman"/>
                <w:color w:val="0D0D0D"/>
                <w:kern w:val="0"/>
                <w:szCs w:val="24"/>
              </w:rPr>
            </w:pPr>
            <w:r>
              <w:rPr>
                <w:rFonts w:ascii="Times New Roman" w:hAnsi="Times New Roman" w:eastAsia="宋体" w:cs="Times New Roman"/>
                <w:color w:val="0D0D0D"/>
                <w:kern w:val="0"/>
                <w:szCs w:val="24"/>
              </w:rPr>
              <w:t>2.53</w:t>
            </w:r>
          </w:p>
        </w:tc>
        <w:tc>
          <w:tcPr>
            <w:tcW w:w="1171" w:type="dxa"/>
            <w:tcBorders>
              <w:top w:val="single" w:color="auto" w:sz="6" w:space="0"/>
              <w:left w:val="single" w:color="auto" w:sz="6" w:space="0"/>
              <w:bottom w:val="single" w:color="auto" w:sz="8" w:space="0"/>
              <w:right w:val="single" w:color="auto" w:sz="6" w:space="0"/>
            </w:tcBorders>
            <w:shd w:val="clear" w:color="auto" w:fill="auto"/>
            <w:vAlign w:val="center"/>
          </w:tcPr>
          <w:p>
            <w:pPr>
              <w:widowControl/>
              <w:spacing w:line="270" w:lineRule="exact"/>
              <w:jc w:val="center"/>
              <w:rPr>
                <w:rFonts w:ascii="Times New Roman" w:hAnsi="Times New Roman" w:eastAsia="宋体" w:cs="Times New Roman"/>
                <w:color w:val="0D0D0D"/>
                <w:kern w:val="0"/>
                <w:szCs w:val="24"/>
              </w:rPr>
            </w:pPr>
            <w:r>
              <w:rPr>
                <w:rFonts w:ascii="Times New Roman" w:hAnsi="Times New Roman" w:eastAsia="宋体" w:cs="Times New Roman"/>
                <w:color w:val="0D0D0D"/>
                <w:kern w:val="0"/>
                <w:szCs w:val="24"/>
              </w:rPr>
              <w:t>3.6</w:t>
            </w:r>
          </w:p>
        </w:tc>
        <w:tc>
          <w:tcPr>
            <w:tcW w:w="1299" w:type="dxa"/>
            <w:tcBorders>
              <w:top w:val="single" w:color="auto" w:sz="6" w:space="0"/>
              <w:left w:val="single" w:color="auto" w:sz="6" w:space="0"/>
              <w:bottom w:val="single" w:color="auto" w:sz="8" w:space="0"/>
              <w:right w:val="single" w:color="auto" w:sz="8" w:space="0"/>
            </w:tcBorders>
            <w:shd w:val="clear" w:color="auto" w:fill="auto"/>
            <w:vAlign w:val="center"/>
          </w:tcPr>
          <w:p>
            <w:pPr>
              <w:widowControl/>
              <w:spacing w:line="270" w:lineRule="exact"/>
              <w:jc w:val="center"/>
              <w:rPr>
                <w:rFonts w:ascii="Times New Roman" w:hAnsi="Times New Roman" w:eastAsia="宋体" w:cs="Times New Roman"/>
                <w:color w:val="0D0D0D"/>
                <w:kern w:val="0"/>
                <w:szCs w:val="24"/>
              </w:rPr>
            </w:pPr>
            <w:r>
              <w:rPr>
                <w:rFonts w:ascii="Times New Roman" w:hAnsi="Times New Roman" w:eastAsia="宋体" w:cs="Times New Roman"/>
                <w:color w:val="0D0D0D"/>
                <w:kern w:val="0"/>
                <w:szCs w:val="24"/>
              </w:rPr>
              <w:t>-</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市级集中式饮用水源水质 II类水质的比例（%）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368" w:type="dxa"/>
            <w:tcBorders>
              <w:top w:val="single" w:color="auto" w:sz="8"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color w:val="0D0D0D"/>
                <w:kern w:val="0"/>
                <w:szCs w:val="24"/>
              </w:rPr>
            </w:pPr>
            <w:r>
              <w:rPr>
                <w:rFonts w:ascii="Times New Roman" w:hAnsi="Times New Roman" w:eastAsia="宋体" w:cs="Times New Roman"/>
                <w:color w:val="0D0D0D"/>
                <w:kern w:val="0"/>
                <w:szCs w:val="24"/>
              </w:rPr>
              <w:t>林分改造面积（万亩）</w:t>
            </w:r>
          </w:p>
        </w:tc>
        <w:tc>
          <w:tcPr>
            <w:tcW w:w="1343" w:type="dxa"/>
            <w:tcBorders>
              <w:top w:val="single" w:color="auto" w:sz="8"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color w:val="0D0D0D"/>
                <w:kern w:val="0"/>
                <w:szCs w:val="24"/>
              </w:rPr>
            </w:pPr>
            <w:r>
              <w:rPr>
                <w:rFonts w:ascii="Times New Roman" w:hAnsi="Times New Roman" w:eastAsia="宋体" w:cs="Times New Roman"/>
                <w:color w:val="0D0D0D"/>
                <w:kern w:val="0"/>
                <w:szCs w:val="24"/>
              </w:rPr>
              <w:t>0.36</w:t>
            </w:r>
          </w:p>
        </w:tc>
        <w:tc>
          <w:tcPr>
            <w:tcW w:w="1175" w:type="dxa"/>
            <w:tcBorders>
              <w:top w:val="single" w:color="auto" w:sz="8" w:space="0"/>
              <w:left w:val="single" w:color="auto" w:sz="6" w:space="0"/>
              <w:right w:val="single" w:color="auto" w:sz="6" w:space="0"/>
            </w:tcBorders>
            <w:shd w:val="clear" w:color="auto" w:fill="auto"/>
            <w:vAlign w:val="center"/>
          </w:tcPr>
          <w:p>
            <w:pPr>
              <w:widowControl/>
              <w:spacing w:line="270" w:lineRule="exact"/>
              <w:jc w:val="center"/>
              <w:rPr>
                <w:rFonts w:ascii="Times New Roman" w:hAnsi="Times New Roman" w:eastAsia="宋体" w:cs="Times New Roman"/>
                <w:color w:val="0D0D0D"/>
                <w:kern w:val="0"/>
                <w:szCs w:val="24"/>
              </w:rPr>
            </w:pPr>
            <w:r>
              <w:rPr>
                <w:rFonts w:ascii="Times New Roman" w:hAnsi="Times New Roman" w:eastAsia="宋体" w:cs="Times New Roman"/>
                <w:color w:val="0D0D0D"/>
                <w:kern w:val="0"/>
                <w:szCs w:val="24"/>
              </w:rPr>
              <w:t>-</w:t>
            </w:r>
          </w:p>
        </w:tc>
        <w:tc>
          <w:tcPr>
            <w:tcW w:w="1171" w:type="dxa"/>
            <w:tcBorders>
              <w:top w:val="single" w:color="auto" w:sz="8" w:space="0"/>
              <w:left w:val="single" w:color="auto" w:sz="6" w:space="0"/>
              <w:right w:val="single" w:color="auto" w:sz="6" w:space="0"/>
            </w:tcBorders>
            <w:shd w:val="clear" w:color="auto" w:fill="auto"/>
            <w:vAlign w:val="center"/>
          </w:tcPr>
          <w:p>
            <w:pPr>
              <w:widowControl/>
              <w:spacing w:line="270" w:lineRule="exact"/>
              <w:jc w:val="center"/>
              <w:rPr>
                <w:rFonts w:ascii="Times New Roman" w:hAnsi="Times New Roman" w:eastAsia="宋体" w:cs="Times New Roman"/>
                <w:color w:val="0D0D0D"/>
                <w:kern w:val="0"/>
                <w:szCs w:val="24"/>
              </w:rPr>
            </w:pPr>
            <w:r>
              <w:rPr>
                <w:rFonts w:ascii="Times New Roman" w:hAnsi="Times New Roman" w:eastAsia="宋体" w:cs="Times New Roman"/>
                <w:color w:val="0D0D0D"/>
                <w:kern w:val="0"/>
                <w:szCs w:val="24"/>
              </w:rPr>
              <w:t>-</w:t>
            </w:r>
          </w:p>
        </w:tc>
        <w:tc>
          <w:tcPr>
            <w:tcW w:w="1299" w:type="dxa"/>
            <w:tcBorders>
              <w:top w:val="single" w:color="auto" w:sz="8" w:space="0"/>
              <w:left w:val="single" w:color="auto" w:sz="6" w:space="0"/>
              <w:bottom w:val="single" w:color="auto" w:sz="6" w:space="0"/>
              <w:right w:val="single" w:color="auto" w:sz="8" w:space="0"/>
            </w:tcBorders>
            <w:shd w:val="clear" w:color="auto" w:fill="auto"/>
            <w:vAlign w:val="center"/>
          </w:tcPr>
          <w:p>
            <w:pPr>
              <w:widowControl/>
              <w:spacing w:line="270" w:lineRule="exact"/>
              <w:jc w:val="center"/>
              <w:rPr>
                <w:rFonts w:ascii="Times New Roman" w:hAnsi="Times New Roman" w:eastAsia="宋体" w:cs="Times New Roman"/>
                <w:color w:val="0D0D0D"/>
                <w:spacing w:val="-20"/>
                <w:kern w:val="0"/>
                <w:szCs w:val="24"/>
              </w:rPr>
            </w:pPr>
            <w:r>
              <w:rPr>
                <w:rFonts w:ascii="Times New Roman" w:hAnsi="Times New Roman" w:eastAsia="宋体" w:cs="Times New Roman"/>
                <w:color w:val="0D0D0D"/>
                <w:spacing w:val="-20"/>
                <w:kern w:val="0"/>
                <w:szCs w:val="24"/>
              </w:rPr>
              <w:t>0.36</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666"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县级集中式饮用水源水质 II类水质的比例（%）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368" w:type="dxa"/>
            <w:vMerge w:val="restart"/>
            <w:tcBorders>
              <w:top w:val="single" w:color="auto" w:sz="8" w:space="0"/>
              <w:left w:val="single" w:color="auto" w:sz="6" w:space="0"/>
              <w:right w:val="single" w:color="auto" w:sz="6" w:space="0"/>
            </w:tcBorders>
            <w:vAlign w:val="center"/>
          </w:tcPr>
          <w:p>
            <w:pPr>
              <w:widowControl/>
              <w:spacing w:line="270" w:lineRule="exact"/>
              <w:rPr>
                <w:rFonts w:ascii="Times New Roman" w:hAnsi="Times New Roman" w:eastAsia="宋体" w:cs="Times New Roman"/>
                <w:color w:val="0D0D0D"/>
                <w:spacing w:val="-20"/>
                <w:kern w:val="0"/>
                <w:szCs w:val="24"/>
              </w:rPr>
            </w:pPr>
            <w:r>
              <w:rPr>
                <w:rFonts w:ascii="Times New Roman" w:hAnsi="Times New Roman" w:eastAsia="宋体" w:cs="Times New Roman"/>
                <w:color w:val="0D0D0D"/>
                <w:spacing w:val="-20"/>
                <w:kern w:val="0"/>
                <w:szCs w:val="24"/>
              </w:rPr>
              <w:t>茶园和竹林生态化改造占既有面积比例（%）</w:t>
            </w:r>
          </w:p>
        </w:tc>
        <w:tc>
          <w:tcPr>
            <w:tcW w:w="1343" w:type="dxa"/>
            <w:vMerge w:val="restart"/>
            <w:tcBorders>
              <w:left w:val="single" w:color="auto" w:sz="6" w:space="0"/>
              <w:right w:val="single" w:color="auto" w:sz="6" w:space="0"/>
            </w:tcBorders>
            <w:vAlign w:val="center"/>
          </w:tcPr>
          <w:p>
            <w:pPr>
              <w:widowControl/>
              <w:spacing w:line="270" w:lineRule="exact"/>
              <w:jc w:val="left"/>
              <w:rPr>
                <w:rFonts w:ascii="Times New Roman" w:hAnsi="Times New Roman" w:eastAsia="宋体" w:cs="Times New Roman"/>
                <w:color w:val="0D0D0D"/>
                <w:kern w:val="0"/>
                <w:szCs w:val="24"/>
              </w:rPr>
            </w:pPr>
            <w:r>
              <w:rPr>
                <w:rFonts w:ascii="Times New Roman" w:hAnsi="Times New Roman" w:eastAsia="宋体" w:cs="Times New Roman"/>
                <w:color w:val="0D0D0D"/>
                <w:kern w:val="0"/>
                <w:szCs w:val="21"/>
              </w:rPr>
              <w:t>竹园生态化改造占40%，茶园占43.03%</w:t>
            </w:r>
          </w:p>
        </w:tc>
        <w:tc>
          <w:tcPr>
            <w:tcW w:w="1175" w:type="dxa"/>
            <w:vMerge w:val="restart"/>
            <w:tcBorders>
              <w:left w:val="single" w:color="auto" w:sz="6" w:space="0"/>
              <w:right w:val="single" w:color="auto" w:sz="6" w:space="0"/>
            </w:tcBorders>
            <w:shd w:val="clear" w:color="auto" w:fill="auto"/>
            <w:vAlign w:val="center"/>
          </w:tcPr>
          <w:p>
            <w:pPr>
              <w:widowControl/>
              <w:spacing w:line="270" w:lineRule="exact"/>
              <w:rPr>
                <w:rFonts w:ascii="Times New Roman" w:hAnsi="Times New Roman" w:eastAsia="宋体" w:cs="Times New Roman"/>
                <w:color w:val="0D0D0D"/>
                <w:spacing w:val="-10"/>
                <w:kern w:val="0"/>
                <w:szCs w:val="24"/>
              </w:rPr>
            </w:pPr>
            <w:r>
              <w:rPr>
                <w:rFonts w:ascii="Times New Roman" w:hAnsi="Times New Roman" w:eastAsia="宋体" w:cs="Times New Roman"/>
                <w:color w:val="0D0D0D"/>
                <w:spacing w:val="-10"/>
                <w:kern w:val="0"/>
                <w:szCs w:val="21"/>
              </w:rPr>
              <w:t>竹园生态化改造占33.25%，茶园占43.03%</w:t>
            </w:r>
          </w:p>
        </w:tc>
        <w:tc>
          <w:tcPr>
            <w:tcW w:w="1171" w:type="dxa"/>
            <w:vMerge w:val="restart"/>
            <w:tcBorders>
              <w:left w:val="single" w:color="auto" w:sz="6" w:space="0"/>
              <w:right w:val="single" w:color="auto" w:sz="6" w:space="0"/>
            </w:tcBorders>
            <w:shd w:val="clear" w:color="auto" w:fill="auto"/>
            <w:vAlign w:val="center"/>
          </w:tcPr>
          <w:p>
            <w:pPr>
              <w:widowControl/>
              <w:spacing w:line="270" w:lineRule="exact"/>
              <w:rPr>
                <w:rFonts w:ascii="Times New Roman" w:hAnsi="Times New Roman" w:eastAsia="宋体" w:cs="Times New Roman"/>
                <w:color w:val="0D0D0D"/>
                <w:kern w:val="0"/>
                <w:szCs w:val="24"/>
              </w:rPr>
            </w:pPr>
            <w:r>
              <w:rPr>
                <w:rFonts w:ascii="Times New Roman" w:hAnsi="Times New Roman" w:eastAsia="宋体" w:cs="Times New Roman"/>
                <w:color w:val="0D0D0D"/>
                <w:kern w:val="0"/>
                <w:szCs w:val="21"/>
              </w:rPr>
              <w:t>竹园生态化改造占36%，茶园占43.03%</w:t>
            </w:r>
          </w:p>
        </w:tc>
        <w:tc>
          <w:tcPr>
            <w:tcW w:w="1299" w:type="dxa"/>
            <w:vMerge w:val="restart"/>
            <w:tcBorders>
              <w:top w:val="single" w:color="auto" w:sz="8" w:space="0"/>
              <w:left w:val="single" w:color="auto" w:sz="6" w:space="0"/>
              <w:right w:val="single" w:color="auto" w:sz="8" w:space="0"/>
            </w:tcBorders>
            <w:shd w:val="clear" w:color="auto" w:fill="auto"/>
            <w:vAlign w:val="center"/>
          </w:tcPr>
          <w:p>
            <w:pPr>
              <w:widowControl/>
              <w:spacing w:line="270" w:lineRule="exact"/>
              <w:rPr>
                <w:rFonts w:ascii="Times New Roman" w:hAnsi="Times New Roman" w:eastAsia="宋体" w:cs="Times New Roman"/>
                <w:color w:val="0D0D0D"/>
                <w:kern w:val="0"/>
                <w:szCs w:val="24"/>
              </w:rPr>
            </w:pPr>
            <w:r>
              <w:rPr>
                <w:rFonts w:ascii="Times New Roman" w:hAnsi="Times New Roman" w:eastAsia="宋体" w:cs="Times New Roman"/>
                <w:color w:val="0D0D0D"/>
                <w:kern w:val="0"/>
                <w:szCs w:val="21"/>
              </w:rPr>
              <w:t>竹园生态化改造占40%，茶园占43.03%</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spacing w:val="-10"/>
                <w:kern w:val="0"/>
                <w:szCs w:val="24"/>
              </w:rPr>
            </w:pPr>
            <w:r>
              <w:rPr>
                <w:rFonts w:ascii="Times New Roman" w:hAnsi="Times New Roman" w:eastAsia="宋体" w:cs="Times New Roman"/>
                <w:spacing w:val="-10"/>
                <w:kern w:val="0"/>
                <w:szCs w:val="24"/>
              </w:rPr>
              <w:t>乡镇集中式饮用水源水质II类水质的比例（%）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92.3</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92.3</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92.3</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92.3</w:t>
            </w:r>
          </w:p>
        </w:tc>
        <w:tc>
          <w:tcPr>
            <w:tcW w:w="1175" w:type="dxa"/>
            <w:vMerge w:val="restart"/>
            <w:tcBorders>
              <w:top w:val="single" w:color="auto" w:sz="6" w:space="0"/>
              <w:left w:val="single" w:color="auto" w:sz="6" w:space="0"/>
              <w:bottom w:val="single" w:color="auto" w:sz="8"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规模化畜禽养殖污水集中处理率（%）</w:t>
            </w:r>
          </w:p>
        </w:tc>
        <w:tc>
          <w:tcPr>
            <w:tcW w:w="979"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85</w:t>
            </w:r>
          </w:p>
        </w:tc>
        <w:tc>
          <w:tcPr>
            <w:tcW w:w="1171"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85</w:t>
            </w:r>
          </w:p>
        </w:tc>
        <w:tc>
          <w:tcPr>
            <w:tcW w:w="1175"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85</w:t>
            </w:r>
          </w:p>
        </w:tc>
        <w:tc>
          <w:tcPr>
            <w:tcW w:w="1175" w:type="dxa"/>
            <w:vMerge w:val="restart"/>
            <w:tcBorders>
              <w:top w:val="single" w:color="auto" w:sz="6" w:space="0"/>
              <w:left w:val="single" w:color="auto" w:sz="6" w:space="0"/>
              <w:bottom w:val="single" w:color="auto" w:sz="8"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85</w:t>
            </w:r>
          </w:p>
        </w:tc>
        <w:tc>
          <w:tcPr>
            <w:tcW w:w="1368" w:type="dxa"/>
            <w:vMerge w:val="continue"/>
            <w:tcBorders>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color w:val="0D0D0D"/>
                <w:kern w:val="0"/>
                <w:szCs w:val="24"/>
              </w:rPr>
            </w:pPr>
          </w:p>
        </w:tc>
        <w:tc>
          <w:tcPr>
            <w:tcW w:w="1343" w:type="dxa"/>
            <w:vMerge w:val="continue"/>
            <w:tcBorders>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color w:val="0D0D0D"/>
                <w:kern w:val="0"/>
                <w:szCs w:val="24"/>
              </w:rPr>
            </w:pPr>
          </w:p>
        </w:tc>
        <w:tc>
          <w:tcPr>
            <w:tcW w:w="1175" w:type="dxa"/>
            <w:vMerge w:val="continue"/>
            <w:tcBorders>
              <w:left w:val="single" w:color="auto" w:sz="6" w:space="0"/>
              <w:bottom w:val="single" w:color="auto" w:sz="6" w:space="0"/>
              <w:right w:val="single" w:color="auto" w:sz="6" w:space="0"/>
            </w:tcBorders>
            <w:shd w:val="clear" w:color="auto" w:fill="auto"/>
            <w:vAlign w:val="center"/>
          </w:tcPr>
          <w:p>
            <w:pPr>
              <w:widowControl/>
              <w:spacing w:line="270" w:lineRule="exact"/>
              <w:jc w:val="left"/>
              <w:rPr>
                <w:rFonts w:ascii="Times New Roman" w:hAnsi="Times New Roman" w:eastAsia="宋体" w:cs="Times New Roman"/>
                <w:color w:val="0D0D0D"/>
                <w:kern w:val="0"/>
                <w:szCs w:val="24"/>
              </w:rPr>
            </w:pPr>
          </w:p>
        </w:tc>
        <w:tc>
          <w:tcPr>
            <w:tcW w:w="1171" w:type="dxa"/>
            <w:vMerge w:val="continue"/>
            <w:tcBorders>
              <w:left w:val="single" w:color="auto" w:sz="6" w:space="0"/>
              <w:bottom w:val="single" w:color="auto" w:sz="6" w:space="0"/>
              <w:right w:val="single" w:color="auto" w:sz="6" w:space="0"/>
            </w:tcBorders>
            <w:shd w:val="clear" w:color="auto" w:fill="auto"/>
            <w:vAlign w:val="center"/>
          </w:tcPr>
          <w:p>
            <w:pPr>
              <w:widowControl/>
              <w:spacing w:line="270" w:lineRule="exact"/>
              <w:jc w:val="left"/>
              <w:rPr>
                <w:rFonts w:ascii="Times New Roman" w:hAnsi="Times New Roman" w:eastAsia="宋体" w:cs="Times New Roman"/>
                <w:color w:val="0D0D0D"/>
                <w:kern w:val="0"/>
                <w:szCs w:val="24"/>
              </w:rPr>
            </w:pPr>
          </w:p>
        </w:tc>
        <w:tc>
          <w:tcPr>
            <w:tcW w:w="1299" w:type="dxa"/>
            <w:vMerge w:val="continue"/>
            <w:tcBorders>
              <w:left w:val="single" w:color="auto" w:sz="6" w:space="0"/>
              <w:bottom w:val="single" w:color="auto" w:sz="6" w:space="0"/>
              <w:right w:val="single" w:color="auto" w:sz="8" w:space="0"/>
            </w:tcBorders>
            <w:shd w:val="clear" w:color="auto" w:fill="auto"/>
            <w:vAlign w:val="center"/>
          </w:tcPr>
          <w:p>
            <w:pPr>
              <w:widowControl/>
              <w:spacing w:line="270" w:lineRule="exact"/>
              <w:jc w:val="left"/>
              <w:rPr>
                <w:rFonts w:ascii="Times New Roman" w:hAnsi="Times New Roman" w:eastAsia="宋体" w:cs="Times New Roman"/>
                <w:color w:val="0D0D0D"/>
                <w:kern w:val="0"/>
                <w:szCs w:val="24"/>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小流域优于 III类水质比例（%）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vMerge w:val="continue"/>
            <w:tcBorders>
              <w:top w:val="single" w:color="auto" w:sz="6" w:space="0"/>
              <w:left w:val="single" w:color="auto" w:sz="6" w:space="0"/>
              <w:bottom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8"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368" w:type="dxa"/>
            <w:vMerge w:val="restart"/>
            <w:tcBorders>
              <w:top w:val="single" w:color="auto" w:sz="6" w:space="0"/>
              <w:left w:val="single" w:color="auto" w:sz="6" w:space="0"/>
              <w:bottom w:val="single" w:color="auto" w:sz="8" w:space="0"/>
              <w:right w:val="single" w:color="auto" w:sz="6" w:space="0"/>
            </w:tcBorders>
            <w:vAlign w:val="center"/>
          </w:tcPr>
          <w:p>
            <w:pPr>
              <w:widowControl/>
              <w:spacing w:line="270" w:lineRule="exact"/>
              <w:rPr>
                <w:rFonts w:ascii="Times New Roman" w:hAnsi="Times New Roman" w:eastAsia="宋体" w:cs="Times New Roman"/>
                <w:color w:val="0D0D0D"/>
                <w:kern w:val="0"/>
                <w:szCs w:val="24"/>
              </w:rPr>
            </w:pPr>
            <w:r>
              <w:rPr>
                <w:rFonts w:ascii="Times New Roman" w:hAnsi="Times New Roman" w:eastAsia="宋体" w:cs="Times New Roman"/>
                <w:color w:val="0D0D0D"/>
                <w:kern w:val="0"/>
                <w:szCs w:val="24"/>
              </w:rPr>
              <w:t>生物多样性保护</w:t>
            </w:r>
          </w:p>
        </w:tc>
        <w:tc>
          <w:tcPr>
            <w:tcW w:w="1343" w:type="dxa"/>
            <w:vMerge w:val="restart"/>
            <w:tcBorders>
              <w:top w:val="single" w:color="auto" w:sz="6" w:space="0"/>
              <w:left w:val="single" w:color="auto" w:sz="6" w:space="0"/>
              <w:right w:val="single" w:color="auto" w:sz="6" w:space="0"/>
            </w:tcBorders>
            <w:vAlign w:val="center"/>
          </w:tcPr>
          <w:p>
            <w:pPr>
              <w:widowControl/>
              <w:spacing w:line="270" w:lineRule="exact"/>
              <w:rPr>
                <w:rFonts w:ascii="Times New Roman" w:hAnsi="Times New Roman" w:eastAsia="宋体" w:cs="Times New Roman"/>
                <w:color w:val="0D0D0D"/>
                <w:kern w:val="0"/>
                <w:szCs w:val="24"/>
              </w:rPr>
            </w:pPr>
            <w:r>
              <w:rPr>
                <w:rFonts w:ascii="Times New Roman" w:hAnsi="Times New Roman" w:eastAsia="宋体" w:cs="Times New Roman"/>
                <w:color w:val="0D0D0D"/>
                <w:kern w:val="0"/>
                <w:szCs w:val="24"/>
              </w:rPr>
              <w:t>丧失和流失基本得到控制</w:t>
            </w:r>
          </w:p>
        </w:tc>
        <w:tc>
          <w:tcPr>
            <w:tcW w:w="1175" w:type="dxa"/>
            <w:vMerge w:val="restart"/>
            <w:tcBorders>
              <w:top w:val="single" w:color="auto" w:sz="6" w:space="0"/>
              <w:left w:val="single" w:color="auto" w:sz="6" w:space="0"/>
              <w:right w:val="single" w:color="auto" w:sz="6" w:space="0"/>
            </w:tcBorders>
            <w:shd w:val="clear" w:color="auto" w:fill="auto"/>
            <w:vAlign w:val="center"/>
          </w:tcPr>
          <w:p>
            <w:pPr>
              <w:widowControl/>
              <w:spacing w:line="270" w:lineRule="exact"/>
              <w:rPr>
                <w:rFonts w:ascii="Times New Roman" w:hAnsi="Times New Roman" w:eastAsia="宋体" w:cs="Times New Roman"/>
                <w:color w:val="0D0D0D"/>
                <w:kern w:val="0"/>
                <w:szCs w:val="24"/>
              </w:rPr>
            </w:pPr>
            <w:r>
              <w:rPr>
                <w:rFonts w:ascii="Times New Roman" w:hAnsi="Times New Roman" w:eastAsia="宋体" w:cs="Times New Roman"/>
                <w:color w:val="0D0D0D"/>
                <w:kern w:val="0"/>
                <w:szCs w:val="24"/>
              </w:rPr>
              <w:t>丧失和流失基本得到控制</w:t>
            </w:r>
          </w:p>
        </w:tc>
        <w:tc>
          <w:tcPr>
            <w:tcW w:w="1171" w:type="dxa"/>
            <w:vMerge w:val="restart"/>
            <w:tcBorders>
              <w:top w:val="single" w:color="auto" w:sz="6" w:space="0"/>
              <w:left w:val="single" w:color="auto" w:sz="6" w:space="0"/>
              <w:right w:val="single" w:color="auto" w:sz="6" w:space="0"/>
            </w:tcBorders>
            <w:shd w:val="clear" w:color="auto" w:fill="auto"/>
            <w:vAlign w:val="center"/>
          </w:tcPr>
          <w:p>
            <w:pPr>
              <w:widowControl/>
              <w:spacing w:line="270" w:lineRule="exact"/>
              <w:rPr>
                <w:rFonts w:ascii="Times New Roman" w:hAnsi="Times New Roman" w:eastAsia="宋体" w:cs="Times New Roman"/>
                <w:color w:val="0D0D0D"/>
                <w:kern w:val="0"/>
                <w:szCs w:val="24"/>
              </w:rPr>
            </w:pPr>
            <w:r>
              <w:rPr>
                <w:rFonts w:ascii="Times New Roman" w:hAnsi="Times New Roman" w:eastAsia="宋体" w:cs="Times New Roman"/>
                <w:color w:val="0D0D0D"/>
                <w:kern w:val="0"/>
                <w:szCs w:val="24"/>
              </w:rPr>
              <w:t>丧失和流失基本得到控制</w:t>
            </w:r>
          </w:p>
        </w:tc>
        <w:tc>
          <w:tcPr>
            <w:tcW w:w="1299" w:type="dxa"/>
            <w:vMerge w:val="restart"/>
            <w:tcBorders>
              <w:top w:val="single" w:color="auto" w:sz="6" w:space="0"/>
              <w:left w:val="single" w:color="auto" w:sz="6" w:space="0"/>
              <w:bottom w:val="single" w:color="auto" w:sz="8" w:space="0"/>
              <w:right w:val="single" w:color="auto" w:sz="8" w:space="0"/>
            </w:tcBorders>
            <w:shd w:val="clear" w:color="auto" w:fill="auto"/>
            <w:vAlign w:val="center"/>
          </w:tcPr>
          <w:p>
            <w:pPr>
              <w:widowControl/>
              <w:spacing w:line="270" w:lineRule="exact"/>
              <w:rPr>
                <w:rFonts w:ascii="Times New Roman" w:hAnsi="Times New Roman" w:eastAsia="宋体" w:cs="Times New Roman"/>
                <w:color w:val="0D0D0D"/>
                <w:kern w:val="0"/>
                <w:szCs w:val="24"/>
              </w:rPr>
            </w:pPr>
            <w:r>
              <w:rPr>
                <w:rFonts w:ascii="Times New Roman" w:hAnsi="Times New Roman" w:eastAsia="宋体" w:cs="Times New Roman"/>
                <w:color w:val="0D0D0D"/>
                <w:kern w:val="0"/>
                <w:szCs w:val="24"/>
              </w:rPr>
              <w:t>丧失和流失基本得到控制</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525"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r>
              <w:rPr>
                <w:rFonts w:ascii="Times New Roman" w:hAnsi="Times New Roman" w:eastAsia="宋体" w:cs="Times New Roman"/>
                <w:kern w:val="0"/>
                <w:szCs w:val="24"/>
              </w:rPr>
              <w:t>劣五类水质</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368"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343" w:type="dxa"/>
            <w:vMerge w:val="continue"/>
            <w:tcBorders>
              <w:left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shd w:val="clear" w:color="auto" w:fill="auto"/>
            <w:vAlign w:val="center"/>
          </w:tcPr>
          <w:p>
            <w:pPr>
              <w:widowControl/>
              <w:spacing w:line="270" w:lineRule="exact"/>
              <w:jc w:val="left"/>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shd w:val="clear" w:color="auto" w:fill="auto"/>
            <w:vAlign w:val="center"/>
          </w:tcPr>
          <w:p>
            <w:pPr>
              <w:widowControl/>
              <w:spacing w:line="270" w:lineRule="exact"/>
              <w:jc w:val="left"/>
              <w:rPr>
                <w:rFonts w:ascii="Times New Roman" w:hAnsi="Times New Roman" w:eastAsia="宋体" w:cs="Times New Roman"/>
                <w:kern w:val="0"/>
                <w:szCs w:val="24"/>
              </w:rPr>
            </w:pPr>
          </w:p>
        </w:tc>
        <w:tc>
          <w:tcPr>
            <w:tcW w:w="1299" w:type="dxa"/>
            <w:vMerge w:val="continue"/>
            <w:tcBorders>
              <w:top w:val="single" w:color="auto" w:sz="6" w:space="0"/>
              <w:left w:val="single" w:color="auto" w:sz="6" w:space="0"/>
              <w:bottom w:val="single" w:color="auto" w:sz="6" w:space="0"/>
              <w:right w:val="single" w:color="auto" w:sz="8" w:space="0"/>
            </w:tcBorders>
            <w:shd w:val="clear" w:color="auto" w:fill="auto"/>
            <w:vAlign w:val="center"/>
          </w:tcPr>
          <w:p>
            <w:pPr>
              <w:widowControl/>
              <w:spacing w:line="270" w:lineRule="exact"/>
              <w:jc w:val="left"/>
              <w:rPr>
                <w:rFonts w:ascii="Times New Roman" w:hAnsi="Times New Roman" w:eastAsia="宋体" w:cs="Times New Roman"/>
                <w:kern w:val="0"/>
                <w:szCs w:val="24"/>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664" w:hRule="atLeast"/>
          <w:jc w:val="center"/>
        </w:trPr>
        <w:tc>
          <w:tcPr>
            <w:tcW w:w="574" w:type="dxa"/>
            <w:vMerge w:val="restart"/>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r>
              <w:rPr>
                <w:rFonts w:ascii="Times New Roman" w:hAnsi="Times New Roman" w:eastAsia="宋体" w:cs="Times New Roman"/>
                <w:kern w:val="0"/>
                <w:szCs w:val="24"/>
              </w:rPr>
              <w:t>永安市</w:t>
            </w:r>
          </w:p>
        </w:tc>
        <w:tc>
          <w:tcPr>
            <w:tcW w:w="980" w:type="dxa"/>
            <w:vMerge w:val="restart"/>
            <w:tcBorders>
              <w:top w:val="single" w:color="auto" w:sz="6" w:space="0"/>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r>
              <w:rPr>
                <w:rFonts w:ascii="Times New Roman" w:hAnsi="Times New Roman" w:eastAsia="宋体" w:cs="Times New Roman"/>
                <w:kern w:val="0"/>
                <w:szCs w:val="24"/>
              </w:rPr>
              <w:t>建成国家生态文明实验区，区域资源环境承载能力有效提升</w:t>
            </w: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台湾海峡闽江口水质优良点位比例（第 I、II类海水水质海域面积比例）（ %）</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restart"/>
            <w:tcBorders>
              <w:top w:val="single" w:color="auto" w:sz="6" w:space="0"/>
              <w:left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城镇污水处理率（%）</w:t>
            </w:r>
          </w:p>
        </w:tc>
        <w:tc>
          <w:tcPr>
            <w:tcW w:w="979"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90.68，其中市</w:t>
            </w:r>
            <w:r>
              <w:rPr>
                <w:rFonts w:ascii="Times New Roman" w:hAnsi="Times New Roman" w:eastAsia="宋体" w:cs="Times New Roman"/>
                <w:kern w:val="0"/>
                <w:szCs w:val="21"/>
              </w:rPr>
              <w:t>94%、建制镇70%</w:t>
            </w:r>
          </w:p>
        </w:tc>
        <w:tc>
          <w:tcPr>
            <w:tcW w:w="1171"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90.68，其中市</w:t>
            </w:r>
            <w:r>
              <w:rPr>
                <w:rFonts w:ascii="Times New Roman" w:hAnsi="Times New Roman" w:eastAsia="宋体" w:cs="Times New Roman"/>
                <w:kern w:val="0"/>
                <w:szCs w:val="21"/>
              </w:rPr>
              <w:t>90%、建制镇58%</w:t>
            </w:r>
          </w:p>
        </w:tc>
        <w:tc>
          <w:tcPr>
            <w:tcW w:w="1175"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90.68，其中市</w:t>
            </w:r>
            <w:r>
              <w:rPr>
                <w:rFonts w:ascii="Times New Roman" w:hAnsi="Times New Roman" w:eastAsia="宋体" w:cs="Times New Roman"/>
                <w:kern w:val="0"/>
                <w:szCs w:val="21"/>
              </w:rPr>
              <w:t>92%、建制镇64%</w:t>
            </w:r>
          </w:p>
        </w:tc>
        <w:tc>
          <w:tcPr>
            <w:tcW w:w="1175" w:type="dxa"/>
            <w:vMerge w:val="restart"/>
            <w:tcBorders>
              <w:top w:val="single" w:color="auto" w:sz="6" w:space="0"/>
              <w:left w:val="single" w:color="auto" w:sz="6" w:space="0"/>
              <w:right w:val="single" w:color="auto" w:sz="6" w:space="0"/>
            </w:tcBorders>
            <w:shd w:val="clear" w:color="auto" w:fill="auto"/>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90.68，其中市</w:t>
            </w:r>
            <w:r>
              <w:rPr>
                <w:rFonts w:ascii="Times New Roman" w:hAnsi="Times New Roman" w:eastAsia="宋体" w:cs="Times New Roman"/>
                <w:kern w:val="0"/>
                <w:szCs w:val="21"/>
              </w:rPr>
              <w:t>94%、建制镇70%</w:t>
            </w:r>
          </w:p>
        </w:tc>
        <w:tc>
          <w:tcPr>
            <w:tcW w:w="1368" w:type="dxa"/>
            <w:tcBorders>
              <w:top w:val="single" w:color="auto" w:sz="6" w:space="0"/>
              <w:left w:val="single" w:color="auto" w:sz="6" w:space="0"/>
              <w:right w:val="single" w:color="auto" w:sz="6" w:space="0"/>
            </w:tcBorders>
            <w:shd w:val="clear" w:color="auto" w:fill="auto"/>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水土流失面积治理面积（km</w:t>
            </w:r>
            <w:r>
              <w:rPr>
                <w:rFonts w:ascii="Times New Roman" w:hAnsi="Times New Roman" w:eastAsia="宋体" w:cs="Times New Roman"/>
                <w:kern w:val="0"/>
                <w:szCs w:val="24"/>
                <w:vertAlign w:val="superscript"/>
              </w:rPr>
              <w:t>2</w:t>
            </w:r>
            <w:r>
              <w:rPr>
                <w:rFonts w:ascii="Times New Roman" w:hAnsi="Times New Roman" w:eastAsia="宋体" w:cs="Times New Roman"/>
                <w:kern w:val="0"/>
                <w:szCs w:val="24"/>
              </w:rPr>
              <w:t>）</w:t>
            </w:r>
          </w:p>
        </w:tc>
        <w:tc>
          <w:tcPr>
            <w:tcW w:w="1343" w:type="dxa"/>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6</w:t>
            </w:r>
            <w:r>
              <w:rPr>
                <w:rFonts w:hint="eastAsia" w:ascii="Times New Roman" w:hAnsi="Times New Roman" w:eastAsia="宋体" w:cs="Times New Roman"/>
                <w:kern w:val="0"/>
                <w:szCs w:val="24"/>
              </w:rPr>
              <w:t>（水利）、</w:t>
            </w:r>
            <w:r>
              <w:rPr>
                <w:rFonts w:ascii="Times New Roman" w:hAnsi="Times New Roman" w:eastAsia="宋体" w:cs="Times New Roman"/>
                <w:kern w:val="0"/>
                <w:szCs w:val="24"/>
              </w:rPr>
              <w:t>99.01</w:t>
            </w:r>
            <w:r>
              <w:rPr>
                <w:rFonts w:hint="eastAsia" w:ascii="Times New Roman" w:hAnsi="Times New Roman" w:eastAsia="宋体" w:cs="Times New Roman"/>
                <w:kern w:val="0"/>
                <w:szCs w:val="24"/>
              </w:rPr>
              <w:t>（林业）</w:t>
            </w:r>
          </w:p>
        </w:tc>
        <w:tc>
          <w:tcPr>
            <w:tcW w:w="1175" w:type="dxa"/>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2</w:t>
            </w:r>
            <w:r>
              <w:rPr>
                <w:rFonts w:hint="eastAsia" w:ascii="Times New Roman" w:hAnsi="Times New Roman" w:eastAsia="宋体" w:cs="Times New Roman"/>
                <w:kern w:val="0"/>
                <w:szCs w:val="24"/>
              </w:rPr>
              <w:t>（水利）、48.67（林业）</w:t>
            </w:r>
          </w:p>
        </w:tc>
        <w:tc>
          <w:tcPr>
            <w:tcW w:w="1171" w:type="dxa"/>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2</w:t>
            </w:r>
            <w:r>
              <w:rPr>
                <w:rFonts w:hint="eastAsia" w:ascii="Times New Roman" w:hAnsi="Times New Roman" w:eastAsia="宋体" w:cs="Times New Roman"/>
                <w:kern w:val="0"/>
                <w:szCs w:val="24"/>
              </w:rPr>
              <w:t>（水利）、29.77（林业）</w:t>
            </w:r>
          </w:p>
        </w:tc>
        <w:tc>
          <w:tcPr>
            <w:tcW w:w="1299" w:type="dxa"/>
            <w:tcBorders>
              <w:top w:val="single" w:color="auto" w:sz="6" w:space="0"/>
              <w:left w:val="single" w:color="auto" w:sz="6" w:space="0"/>
              <w:bottom w:val="single" w:color="auto" w:sz="6" w:space="0"/>
              <w:right w:val="single" w:color="auto" w:sz="8"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2</w:t>
            </w:r>
            <w:r>
              <w:rPr>
                <w:rFonts w:hint="eastAsia" w:ascii="Times New Roman" w:hAnsi="Times New Roman" w:eastAsia="宋体" w:cs="Times New Roman"/>
                <w:kern w:val="0"/>
                <w:szCs w:val="24"/>
              </w:rPr>
              <w:t>（水利）、</w:t>
            </w:r>
            <w:r>
              <w:rPr>
                <w:rFonts w:ascii="Times New Roman" w:hAnsi="Times New Roman" w:eastAsia="宋体" w:cs="Times New Roman"/>
                <w:kern w:val="0"/>
                <w:szCs w:val="24"/>
              </w:rPr>
              <w:t>20.57</w:t>
            </w:r>
            <w:r>
              <w:rPr>
                <w:rFonts w:hint="eastAsia" w:ascii="Times New Roman" w:hAnsi="Times New Roman" w:eastAsia="宋体" w:cs="Times New Roman"/>
                <w:kern w:val="0"/>
                <w:szCs w:val="24"/>
              </w:rPr>
              <w:t>（林业）</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台湾海峡闽江口劣四类海水比例（%）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continue"/>
            <w:tcBorders>
              <w:left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shd w:val="clear" w:color="auto" w:fill="auto"/>
            <w:vAlign w:val="center"/>
          </w:tcPr>
          <w:p>
            <w:pPr>
              <w:widowControl/>
              <w:spacing w:line="270" w:lineRule="exact"/>
              <w:jc w:val="center"/>
              <w:rPr>
                <w:rFonts w:ascii="Times New Roman" w:hAnsi="Times New Roman" w:eastAsia="宋体" w:cs="Times New Roman"/>
                <w:kern w:val="0"/>
                <w:szCs w:val="24"/>
              </w:rPr>
            </w:pPr>
          </w:p>
        </w:tc>
        <w:tc>
          <w:tcPr>
            <w:tcW w:w="1368" w:type="dxa"/>
            <w:tcBorders>
              <w:left w:val="single" w:color="auto" w:sz="6" w:space="0"/>
              <w:right w:val="single" w:color="auto" w:sz="6" w:space="0"/>
            </w:tcBorders>
            <w:shd w:val="clear" w:color="auto" w:fill="auto"/>
            <w:vAlign w:val="center"/>
          </w:tcPr>
          <w:p>
            <w:pPr>
              <w:widowControl/>
              <w:spacing w:line="270" w:lineRule="exact"/>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废弃矿山治理（处）</w:t>
            </w:r>
          </w:p>
        </w:tc>
        <w:tc>
          <w:tcPr>
            <w:tcW w:w="1343" w:type="dxa"/>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299" w:type="dxa"/>
            <w:tcBorders>
              <w:top w:val="single" w:color="auto" w:sz="6" w:space="0"/>
              <w:left w:val="single" w:color="auto" w:sz="6" w:space="0"/>
              <w:bottom w:val="single" w:color="auto" w:sz="6" w:space="0"/>
              <w:right w:val="single" w:color="auto" w:sz="8"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463"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spacing w:val="-10"/>
                <w:kern w:val="0"/>
                <w:szCs w:val="24"/>
              </w:rPr>
            </w:pPr>
            <w:r>
              <w:rPr>
                <w:rFonts w:ascii="Times New Roman" w:hAnsi="Times New Roman" w:eastAsia="宋体" w:cs="Times New Roman"/>
                <w:spacing w:val="-10"/>
                <w:kern w:val="0"/>
                <w:szCs w:val="24"/>
              </w:rPr>
              <w:t>闽江干流和二级以上支流水质优良比例（%）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continue"/>
            <w:tcBorders>
              <w:left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368" w:type="dxa"/>
            <w:tcBorders>
              <w:left w:val="single" w:color="auto" w:sz="6" w:space="0"/>
              <w:right w:val="single" w:color="auto" w:sz="6" w:space="0"/>
            </w:tcBorders>
            <w:shd w:val="clear" w:color="auto" w:fill="auto"/>
            <w:vAlign w:val="center"/>
          </w:tcPr>
          <w:p>
            <w:pPr>
              <w:widowControl/>
              <w:spacing w:line="270" w:lineRule="exact"/>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地质灾害（处）</w:t>
            </w:r>
          </w:p>
        </w:tc>
        <w:tc>
          <w:tcPr>
            <w:tcW w:w="134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299" w:type="dxa"/>
            <w:tcBorders>
              <w:top w:val="single" w:color="auto" w:sz="6" w:space="0"/>
              <w:left w:val="single" w:color="auto" w:sz="6" w:space="0"/>
              <w:bottom w:val="single" w:color="auto" w:sz="6" w:space="0"/>
              <w:right w:val="single" w:color="auto" w:sz="8"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国家和省级监测断面地表水功能区 III类以上水质比例（%）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vMerge w:val="continue"/>
            <w:tcBorders>
              <w:left w:val="single" w:color="auto" w:sz="6" w:space="0"/>
              <w:bottom w:val="single" w:color="auto" w:sz="4"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bottom w:val="single" w:color="auto" w:sz="4"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bottom w:val="single" w:color="auto" w:sz="4"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bottom w:val="single" w:color="auto" w:sz="4"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bottom w:val="single" w:color="auto" w:sz="4"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368" w:type="dxa"/>
            <w:tcBorders>
              <w:left w:val="single" w:color="auto" w:sz="6" w:space="0"/>
              <w:bottom w:val="single" w:color="auto" w:sz="8" w:space="0"/>
              <w:right w:val="single" w:color="auto" w:sz="6" w:space="0"/>
            </w:tcBorders>
            <w:shd w:val="clear" w:color="auto" w:fill="auto"/>
            <w:vAlign w:val="center"/>
          </w:tcPr>
          <w:p>
            <w:pPr>
              <w:widowControl/>
              <w:spacing w:line="270" w:lineRule="exact"/>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商品林赎买（km</w:t>
            </w:r>
            <w:r>
              <w:rPr>
                <w:rFonts w:ascii="Times New Roman" w:hAnsi="Times New Roman" w:eastAsia="宋体" w:cs="Times New Roman"/>
                <w:spacing w:val="-20"/>
                <w:kern w:val="0"/>
                <w:szCs w:val="24"/>
                <w:vertAlign w:val="superscript"/>
              </w:rPr>
              <w:t>2</w:t>
            </w:r>
            <w:r>
              <w:rPr>
                <w:rFonts w:ascii="Times New Roman" w:hAnsi="Times New Roman" w:eastAsia="宋体" w:cs="Times New Roman"/>
                <w:spacing w:val="-20"/>
                <w:kern w:val="0"/>
                <w:szCs w:val="24"/>
              </w:rPr>
              <w:t>）</w:t>
            </w:r>
          </w:p>
        </w:tc>
        <w:tc>
          <w:tcPr>
            <w:tcW w:w="1343" w:type="dxa"/>
            <w:tcBorders>
              <w:top w:val="single" w:color="auto" w:sz="6" w:space="0"/>
              <w:left w:val="single" w:color="auto" w:sz="6" w:space="0"/>
              <w:bottom w:val="single" w:color="auto" w:sz="8"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6.67</w:t>
            </w:r>
          </w:p>
        </w:tc>
        <w:tc>
          <w:tcPr>
            <w:tcW w:w="1175" w:type="dxa"/>
            <w:tcBorders>
              <w:top w:val="single" w:color="auto" w:sz="6" w:space="0"/>
              <w:left w:val="single" w:color="auto" w:sz="6" w:space="0"/>
              <w:bottom w:val="single" w:color="auto" w:sz="8"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hint="eastAsia"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8"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hint="eastAsia" w:ascii="Times New Roman" w:hAnsi="Times New Roman" w:eastAsia="宋体" w:cs="Times New Roman"/>
                <w:kern w:val="0"/>
                <w:szCs w:val="24"/>
              </w:rPr>
              <w:t>-</w:t>
            </w:r>
          </w:p>
        </w:tc>
        <w:tc>
          <w:tcPr>
            <w:tcW w:w="1299" w:type="dxa"/>
            <w:tcBorders>
              <w:top w:val="single" w:color="auto" w:sz="6" w:space="0"/>
              <w:left w:val="single" w:color="auto" w:sz="6" w:space="0"/>
              <w:bottom w:val="single" w:color="auto" w:sz="8" w:space="0"/>
              <w:right w:val="single" w:color="auto" w:sz="8"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6.67</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市级集中式饮用水源水质 II类水质的比例（%）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restart"/>
            <w:tcBorders>
              <w:top w:val="single" w:color="auto" w:sz="4" w:space="0"/>
              <w:left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村镇垃圾收集处理率（%）</w:t>
            </w:r>
          </w:p>
        </w:tc>
        <w:tc>
          <w:tcPr>
            <w:tcW w:w="979" w:type="dxa"/>
            <w:vMerge w:val="restart"/>
            <w:tcBorders>
              <w:top w:val="single" w:color="auto" w:sz="4"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171" w:type="dxa"/>
            <w:vMerge w:val="restart"/>
            <w:tcBorders>
              <w:top w:val="single" w:color="auto" w:sz="4"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175" w:type="dxa"/>
            <w:vMerge w:val="restart"/>
            <w:tcBorders>
              <w:top w:val="single" w:color="auto" w:sz="4"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175" w:type="dxa"/>
            <w:vMerge w:val="restart"/>
            <w:tcBorders>
              <w:top w:val="single" w:color="auto" w:sz="4"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368" w:type="dxa"/>
            <w:tcBorders>
              <w:top w:val="single" w:color="auto" w:sz="8"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林分改造面积（万亩）</w:t>
            </w:r>
          </w:p>
        </w:tc>
        <w:tc>
          <w:tcPr>
            <w:tcW w:w="1343" w:type="dxa"/>
            <w:tcBorders>
              <w:top w:val="single" w:color="auto" w:sz="8"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hint="eastAsia" w:ascii="Times New Roman" w:hAnsi="Times New Roman" w:eastAsia="宋体" w:cs="Times New Roman"/>
                <w:kern w:val="0"/>
                <w:szCs w:val="24"/>
              </w:rPr>
              <w:t>0.15</w:t>
            </w:r>
          </w:p>
        </w:tc>
        <w:tc>
          <w:tcPr>
            <w:tcW w:w="1175" w:type="dxa"/>
            <w:tcBorders>
              <w:top w:val="single" w:color="auto" w:sz="8"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8"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hint="eastAsia" w:ascii="Times New Roman" w:hAnsi="Times New Roman" w:eastAsia="宋体" w:cs="Times New Roman"/>
                <w:kern w:val="0"/>
                <w:szCs w:val="24"/>
              </w:rPr>
              <w:t>0.05</w:t>
            </w:r>
          </w:p>
        </w:tc>
        <w:tc>
          <w:tcPr>
            <w:tcW w:w="1299" w:type="dxa"/>
            <w:tcBorders>
              <w:top w:val="single" w:color="auto" w:sz="8" w:space="0"/>
              <w:left w:val="single" w:color="auto" w:sz="6" w:space="0"/>
              <w:bottom w:val="single" w:color="auto" w:sz="6" w:space="0"/>
              <w:right w:val="single" w:color="auto" w:sz="8" w:space="0"/>
            </w:tcBorders>
            <w:vAlign w:val="center"/>
          </w:tcPr>
          <w:p>
            <w:pPr>
              <w:widowControl/>
              <w:spacing w:line="270" w:lineRule="exact"/>
              <w:jc w:val="center"/>
              <w:rPr>
                <w:rFonts w:ascii="Times New Roman" w:hAnsi="Times New Roman" w:eastAsia="宋体" w:cs="Times New Roman"/>
                <w:spacing w:val="-20"/>
                <w:kern w:val="0"/>
                <w:szCs w:val="24"/>
              </w:rPr>
            </w:pPr>
            <w:r>
              <w:rPr>
                <w:rFonts w:hint="eastAsia" w:ascii="Times New Roman" w:hAnsi="Times New Roman" w:eastAsia="宋体" w:cs="Times New Roman"/>
                <w:spacing w:val="-20"/>
                <w:kern w:val="0"/>
                <w:szCs w:val="24"/>
              </w:rPr>
              <w:t>0.1</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991"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县级集中式饮用水源水质 II类水质的比例（%）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368" w:type="dxa"/>
            <w:tcBorders>
              <w:top w:val="single" w:color="auto" w:sz="8" w:space="0"/>
              <w:left w:val="single" w:color="auto" w:sz="6" w:space="0"/>
              <w:bottom w:val="single" w:color="auto" w:sz="4" w:space="0"/>
              <w:right w:val="single" w:color="auto" w:sz="6" w:space="0"/>
            </w:tcBorders>
            <w:vAlign w:val="center"/>
          </w:tcPr>
          <w:p>
            <w:pPr>
              <w:widowControl/>
              <w:spacing w:line="270" w:lineRule="exact"/>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茶园和竹林生态化改造占既有面积比例（%）</w:t>
            </w:r>
          </w:p>
        </w:tc>
        <w:tc>
          <w:tcPr>
            <w:tcW w:w="1343" w:type="dxa"/>
            <w:tcBorders>
              <w:left w:val="single" w:color="auto" w:sz="6" w:space="0"/>
              <w:bottom w:val="single" w:color="auto" w:sz="4"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r>
              <w:rPr>
                <w:rFonts w:ascii="Times New Roman" w:hAnsi="Times New Roman" w:eastAsia="宋体" w:cs="Times New Roman"/>
                <w:kern w:val="0"/>
                <w:szCs w:val="21"/>
              </w:rPr>
              <w:t>竹园生态化改造占40%，茶园占43.03%</w:t>
            </w:r>
          </w:p>
        </w:tc>
        <w:tc>
          <w:tcPr>
            <w:tcW w:w="1175" w:type="dxa"/>
            <w:tcBorders>
              <w:left w:val="single" w:color="auto" w:sz="6" w:space="0"/>
              <w:bottom w:val="single" w:color="auto" w:sz="4" w:space="0"/>
              <w:right w:val="single" w:color="auto" w:sz="6" w:space="0"/>
            </w:tcBorders>
            <w:vAlign w:val="center"/>
          </w:tcPr>
          <w:p>
            <w:pPr>
              <w:widowControl/>
              <w:spacing w:line="270" w:lineRule="exact"/>
              <w:rPr>
                <w:rFonts w:ascii="Times New Roman" w:hAnsi="Times New Roman" w:eastAsia="宋体" w:cs="Times New Roman"/>
                <w:spacing w:val="-10"/>
                <w:kern w:val="0"/>
                <w:szCs w:val="24"/>
              </w:rPr>
            </w:pPr>
            <w:r>
              <w:rPr>
                <w:rFonts w:ascii="Times New Roman" w:hAnsi="Times New Roman" w:eastAsia="宋体" w:cs="Times New Roman"/>
                <w:spacing w:val="-10"/>
                <w:kern w:val="0"/>
                <w:szCs w:val="21"/>
              </w:rPr>
              <w:t>竹园生态化改造占32.76%，茶园占43.03%</w:t>
            </w:r>
          </w:p>
        </w:tc>
        <w:tc>
          <w:tcPr>
            <w:tcW w:w="1171" w:type="dxa"/>
            <w:tcBorders>
              <w:left w:val="single" w:color="auto" w:sz="6" w:space="0"/>
              <w:bottom w:val="single" w:color="auto" w:sz="4"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1"/>
              </w:rPr>
              <w:t>竹园生态化改造占36%，茶园占43.03%</w:t>
            </w:r>
          </w:p>
        </w:tc>
        <w:tc>
          <w:tcPr>
            <w:tcW w:w="1299" w:type="dxa"/>
            <w:tcBorders>
              <w:top w:val="single" w:color="auto" w:sz="8" w:space="0"/>
              <w:left w:val="single" w:color="auto" w:sz="6" w:space="0"/>
              <w:bottom w:val="single" w:color="auto" w:sz="4" w:space="0"/>
              <w:right w:val="single" w:color="auto" w:sz="8"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1"/>
              </w:rPr>
              <w:t>竹园生态化改造占40%，茶园占43.03%</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9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spacing w:val="-10"/>
                <w:kern w:val="0"/>
                <w:szCs w:val="24"/>
              </w:rPr>
            </w:pPr>
            <w:r>
              <w:rPr>
                <w:rFonts w:ascii="Times New Roman" w:hAnsi="Times New Roman" w:eastAsia="宋体" w:cs="Times New Roman"/>
                <w:spacing w:val="-10"/>
                <w:kern w:val="0"/>
                <w:szCs w:val="24"/>
              </w:rPr>
              <w:t>乡镇集中式饮用水源水质II类水质的比例（%）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vMerge w:val="restart"/>
            <w:tcBorders>
              <w:top w:val="single" w:color="auto" w:sz="6" w:space="0"/>
              <w:left w:val="single" w:color="auto" w:sz="6" w:space="0"/>
              <w:bottom w:val="single" w:color="auto" w:sz="8"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规模化畜禽养殖污水集中处理率（%）</w:t>
            </w:r>
          </w:p>
        </w:tc>
        <w:tc>
          <w:tcPr>
            <w:tcW w:w="979"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83.6</w:t>
            </w:r>
          </w:p>
        </w:tc>
        <w:tc>
          <w:tcPr>
            <w:tcW w:w="1171"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83.6</w:t>
            </w:r>
          </w:p>
        </w:tc>
        <w:tc>
          <w:tcPr>
            <w:tcW w:w="1175"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83.6</w:t>
            </w:r>
          </w:p>
        </w:tc>
        <w:tc>
          <w:tcPr>
            <w:tcW w:w="1175" w:type="dxa"/>
            <w:vMerge w:val="restart"/>
            <w:tcBorders>
              <w:top w:val="single" w:color="auto" w:sz="6" w:space="0"/>
              <w:left w:val="single" w:color="auto" w:sz="6" w:space="0"/>
              <w:bottom w:val="single" w:color="auto" w:sz="8"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83.6</w:t>
            </w:r>
          </w:p>
        </w:tc>
        <w:tc>
          <w:tcPr>
            <w:tcW w:w="1368" w:type="dxa"/>
            <w:vMerge w:val="restart"/>
            <w:tcBorders>
              <w:top w:val="single" w:color="auto" w:sz="4" w:space="0"/>
              <w:left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生物多样性保护</w:t>
            </w:r>
          </w:p>
        </w:tc>
        <w:tc>
          <w:tcPr>
            <w:tcW w:w="1343" w:type="dxa"/>
            <w:vMerge w:val="restart"/>
            <w:tcBorders>
              <w:top w:val="single" w:color="auto" w:sz="4" w:space="0"/>
              <w:left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丧失和流失基本得到控制</w:t>
            </w:r>
          </w:p>
        </w:tc>
        <w:tc>
          <w:tcPr>
            <w:tcW w:w="1175" w:type="dxa"/>
            <w:vMerge w:val="restart"/>
            <w:tcBorders>
              <w:top w:val="single" w:color="auto" w:sz="4" w:space="0"/>
              <w:left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丧失和流失基本得到控制</w:t>
            </w:r>
          </w:p>
        </w:tc>
        <w:tc>
          <w:tcPr>
            <w:tcW w:w="1171" w:type="dxa"/>
            <w:vMerge w:val="restart"/>
            <w:tcBorders>
              <w:top w:val="single" w:color="auto" w:sz="4" w:space="0"/>
              <w:left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丧失和流失基本得到控制</w:t>
            </w:r>
          </w:p>
        </w:tc>
        <w:tc>
          <w:tcPr>
            <w:tcW w:w="1299" w:type="dxa"/>
            <w:vMerge w:val="restart"/>
            <w:tcBorders>
              <w:top w:val="single" w:color="auto" w:sz="4" w:space="0"/>
              <w:left w:val="single" w:color="auto" w:sz="6" w:space="0"/>
              <w:right w:val="single" w:color="auto" w:sz="8"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丧失和流失基本得到控制</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小流域优于 III类水质比例（%）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vMerge w:val="continue"/>
            <w:tcBorders>
              <w:top w:val="single" w:color="auto" w:sz="6" w:space="0"/>
              <w:left w:val="single" w:color="auto" w:sz="6" w:space="0"/>
              <w:bottom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8"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368" w:type="dxa"/>
            <w:vMerge w:val="continue"/>
            <w:tcBorders>
              <w:left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p>
        </w:tc>
        <w:tc>
          <w:tcPr>
            <w:tcW w:w="1343" w:type="dxa"/>
            <w:vMerge w:val="continue"/>
            <w:tcBorders>
              <w:left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p>
        </w:tc>
        <w:tc>
          <w:tcPr>
            <w:tcW w:w="1299" w:type="dxa"/>
            <w:vMerge w:val="continue"/>
            <w:tcBorders>
              <w:left w:val="single" w:color="auto" w:sz="6" w:space="0"/>
              <w:right w:val="single" w:color="auto" w:sz="8" w:space="0"/>
            </w:tcBorders>
            <w:vAlign w:val="center"/>
          </w:tcPr>
          <w:p>
            <w:pPr>
              <w:widowControl/>
              <w:spacing w:line="270" w:lineRule="exact"/>
              <w:rPr>
                <w:rFonts w:ascii="Times New Roman" w:hAnsi="Times New Roman" w:eastAsia="宋体" w:cs="Times New Roman"/>
                <w:kern w:val="0"/>
                <w:szCs w:val="24"/>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525"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r>
              <w:rPr>
                <w:rFonts w:ascii="Times New Roman" w:hAnsi="Times New Roman" w:eastAsia="宋体" w:cs="Times New Roman"/>
                <w:kern w:val="0"/>
                <w:szCs w:val="24"/>
              </w:rPr>
              <w:t>劣五类水质</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368" w:type="dxa"/>
            <w:vMerge w:val="continue"/>
            <w:tcBorders>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343" w:type="dxa"/>
            <w:vMerge w:val="continue"/>
            <w:tcBorders>
              <w:left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299" w:type="dxa"/>
            <w:vMerge w:val="continue"/>
            <w:tcBorders>
              <w:left w:val="single" w:color="auto" w:sz="6" w:space="0"/>
              <w:bottom w:val="single" w:color="auto" w:sz="6" w:space="0"/>
              <w:right w:val="single" w:color="auto" w:sz="8" w:space="0"/>
            </w:tcBorders>
            <w:vAlign w:val="center"/>
          </w:tcPr>
          <w:p>
            <w:pPr>
              <w:widowControl/>
              <w:spacing w:line="270" w:lineRule="exact"/>
              <w:jc w:val="left"/>
              <w:rPr>
                <w:rFonts w:ascii="Times New Roman" w:hAnsi="Times New Roman" w:eastAsia="宋体" w:cs="Times New Roman"/>
                <w:kern w:val="0"/>
                <w:szCs w:val="24"/>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664" w:hRule="atLeast"/>
          <w:jc w:val="center"/>
        </w:trPr>
        <w:tc>
          <w:tcPr>
            <w:tcW w:w="574" w:type="dxa"/>
            <w:vMerge w:val="restart"/>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r>
              <w:rPr>
                <w:rFonts w:ascii="Times New Roman" w:hAnsi="Times New Roman" w:eastAsia="宋体" w:cs="Times New Roman"/>
                <w:kern w:val="0"/>
                <w:szCs w:val="24"/>
              </w:rPr>
              <w:t>清流县</w:t>
            </w:r>
          </w:p>
        </w:tc>
        <w:tc>
          <w:tcPr>
            <w:tcW w:w="980" w:type="dxa"/>
            <w:vMerge w:val="restart"/>
            <w:tcBorders>
              <w:top w:val="single" w:color="auto" w:sz="6" w:space="0"/>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r>
              <w:rPr>
                <w:rFonts w:ascii="Times New Roman" w:hAnsi="Times New Roman" w:eastAsia="宋体" w:cs="Times New Roman"/>
                <w:kern w:val="0"/>
                <w:szCs w:val="24"/>
              </w:rPr>
              <w:t>建成国家生态文明实验区，区域资源环境承载能力有效提升</w:t>
            </w: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台湾海峡闽江口水质优良点位比例（第 I、II类海水水质海域面积比例）（ %）</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restart"/>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城镇污水处理率（%）</w:t>
            </w:r>
          </w:p>
        </w:tc>
        <w:tc>
          <w:tcPr>
            <w:tcW w:w="979"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98.52，其中</w:t>
            </w:r>
            <w:r>
              <w:rPr>
                <w:rFonts w:ascii="Times New Roman" w:hAnsi="Times New Roman" w:eastAsia="宋体" w:cs="Times New Roman"/>
                <w:kern w:val="0"/>
                <w:szCs w:val="21"/>
              </w:rPr>
              <w:t>县94%、建制镇70%</w:t>
            </w:r>
          </w:p>
        </w:tc>
        <w:tc>
          <w:tcPr>
            <w:tcW w:w="1171"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98.52，其中</w:t>
            </w:r>
            <w:r>
              <w:rPr>
                <w:rFonts w:ascii="Times New Roman" w:hAnsi="Times New Roman" w:eastAsia="宋体" w:cs="Times New Roman"/>
                <w:kern w:val="0"/>
                <w:szCs w:val="21"/>
              </w:rPr>
              <w:t>县90%、建制镇58%</w:t>
            </w:r>
          </w:p>
        </w:tc>
        <w:tc>
          <w:tcPr>
            <w:tcW w:w="1175"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98.52，其中</w:t>
            </w:r>
            <w:r>
              <w:rPr>
                <w:rFonts w:ascii="Times New Roman" w:hAnsi="Times New Roman" w:eastAsia="宋体" w:cs="Times New Roman"/>
                <w:kern w:val="0"/>
                <w:szCs w:val="21"/>
              </w:rPr>
              <w:t>县92%、建制镇64%</w:t>
            </w:r>
          </w:p>
        </w:tc>
        <w:tc>
          <w:tcPr>
            <w:tcW w:w="1175" w:type="dxa"/>
            <w:vMerge w:val="restart"/>
            <w:tcBorders>
              <w:top w:val="single" w:color="auto" w:sz="6" w:space="0"/>
              <w:left w:val="single" w:color="auto" w:sz="6" w:space="0"/>
              <w:bottom w:val="single" w:color="auto" w:sz="6" w:space="0"/>
              <w:right w:val="single" w:color="auto" w:sz="6" w:space="0"/>
            </w:tcBorders>
            <w:shd w:val="clear" w:color="auto" w:fill="auto"/>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98.52，其中</w:t>
            </w:r>
            <w:r>
              <w:rPr>
                <w:rFonts w:ascii="Times New Roman" w:hAnsi="Times New Roman" w:eastAsia="宋体" w:cs="Times New Roman"/>
                <w:kern w:val="0"/>
                <w:szCs w:val="21"/>
              </w:rPr>
              <w:t>县94%、建制镇70%</w:t>
            </w:r>
          </w:p>
        </w:tc>
        <w:tc>
          <w:tcPr>
            <w:tcW w:w="1368" w:type="dxa"/>
            <w:tcBorders>
              <w:top w:val="single" w:color="auto" w:sz="6" w:space="0"/>
              <w:left w:val="single" w:color="auto" w:sz="6" w:space="0"/>
              <w:right w:val="single" w:color="auto" w:sz="6" w:space="0"/>
            </w:tcBorders>
            <w:shd w:val="clear" w:color="auto" w:fill="auto"/>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水土流失面积治理面积（km</w:t>
            </w:r>
            <w:r>
              <w:rPr>
                <w:rFonts w:ascii="Times New Roman" w:hAnsi="Times New Roman" w:eastAsia="宋体" w:cs="Times New Roman"/>
                <w:kern w:val="0"/>
                <w:szCs w:val="24"/>
                <w:vertAlign w:val="superscript"/>
              </w:rPr>
              <w:t>2</w:t>
            </w:r>
            <w:r>
              <w:rPr>
                <w:rFonts w:ascii="Times New Roman" w:hAnsi="Times New Roman" w:eastAsia="宋体" w:cs="Times New Roman"/>
                <w:kern w:val="0"/>
                <w:szCs w:val="24"/>
              </w:rPr>
              <w:t>）</w:t>
            </w:r>
          </w:p>
        </w:tc>
        <w:tc>
          <w:tcPr>
            <w:tcW w:w="1343" w:type="dxa"/>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65</w:t>
            </w:r>
            <w:r>
              <w:rPr>
                <w:rFonts w:hint="eastAsia" w:ascii="Times New Roman" w:hAnsi="Times New Roman" w:eastAsia="宋体" w:cs="Times New Roman"/>
                <w:kern w:val="0"/>
                <w:szCs w:val="24"/>
              </w:rPr>
              <w:t>（水利）、</w:t>
            </w:r>
            <w:r>
              <w:rPr>
                <w:rFonts w:ascii="Times New Roman" w:hAnsi="Times New Roman" w:eastAsia="宋体" w:cs="Times New Roman"/>
                <w:kern w:val="0"/>
                <w:szCs w:val="24"/>
              </w:rPr>
              <w:t>79.22</w:t>
            </w:r>
            <w:r>
              <w:rPr>
                <w:rFonts w:hint="eastAsia" w:ascii="Times New Roman" w:hAnsi="Times New Roman" w:eastAsia="宋体" w:cs="Times New Roman"/>
                <w:kern w:val="0"/>
                <w:szCs w:val="24"/>
              </w:rPr>
              <w:t>（林业）</w:t>
            </w:r>
          </w:p>
        </w:tc>
        <w:tc>
          <w:tcPr>
            <w:tcW w:w="1175" w:type="dxa"/>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47.5</w:t>
            </w:r>
            <w:r>
              <w:rPr>
                <w:rFonts w:hint="eastAsia" w:ascii="Times New Roman" w:hAnsi="Times New Roman" w:eastAsia="宋体" w:cs="Times New Roman"/>
                <w:kern w:val="0"/>
                <w:szCs w:val="24"/>
              </w:rPr>
              <w:t>（水利）、28.99（林业）</w:t>
            </w:r>
          </w:p>
        </w:tc>
        <w:tc>
          <w:tcPr>
            <w:tcW w:w="1171" w:type="dxa"/>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7.5</w:t>
            </w:r>
            <w:r>
              <w:rPr>
                <w:rFonts w:hint="eastAsia" w:ascii="Times New Roman" w:hAnsi="Times New Roman" w:eastAsia="宋体" w:cs="Times New Roman"/>
                <w:kern w:val="0"/>
                <w:szCs w:val="24"/>
              </w:rPr>
              <w:t>（水利）、3</w:t>
            </w:r>
            <w:r>
              <w:rPr>
                <w:rFonts w:ascii="Times New Roman" w:hAnsi="Times New Roman" w:eastAsia="宋体" w:cs="Times New Roman"/>
                <w:kern w:val="0"/>
                <w:szCs w:val="24"/>
              </w:rPr>
              <w:t>4.73</w:t>
            </w:r>
            <w:r>
              <w:rPr>
                <w:rFonts w:hint="eastAsia" w:ascii="Times New Roman" w:hAnsi="Times New Roman" w:eastAsia="宋体" w:cs="Times New Roman"/>
                <w:kern w:val="0"/>
                <w:szCs w:val="24"/>
              </w:rPr>
              <w:t>（林业）</w:t>
            </w:r>
          </w:p>
        </w:tc>
        <w:tc>
          <w:tcPr>
            <w:tcW w:w="1299" w:type="dxa"/>
            <w:tcBorders>
              <w:top w:val="single" w:color="auto" w:sz="6" w:space="0"/>
              <w:left w:val="single" w:color="auto" w:sz="6" w:space="0"/>
              <w:bottom w:val="single" w:color="auto" w:sz="6" w:space="0"/>
              <w:right w:val="single" w:color="auto" w:sz="8"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w:t>
            </w:r>
            <w:r>
              <w:rPr>
                <w:rFonts w:hint="eastAsia" w:ascii="Times New Roman" w:hAnsi="Times New Roman" w:eastAsia="宋体" w:cs="Times New Roman"/>
                <w:kern w:val="0"/>
                <w:szCs w:val="24"/>
              </w:rPr>
              <w:t>（水利）、</w:t>
            </w:r>
            <w:r>
              <w:rPr>
                <w:rFonts w:ascii="Times New Roman" w:hAnsi="Times New Roman" w:eastAsia="宋体" w:cs="Times New Roman"/>
                <w:kern w:val="0"/>
                <w:szCs w:val="24"/>
              </w:rPr>
              <w:t>15.5</w:t>
            </w:r>
            <w:r>
              <w:rPr>
                <w:rFonts w:hint="eastAsia" w:ascii="Times New Roman" w:hAnsi="Times New Roman" w:eastAsia="宋体" w:cs="Times New Roman"/>
                <w:kern w:val="0"/>
                <w:szCs w:val="24"/>
              </w:rPr>
              <w:t>（林业）</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台湾海峡闽江口劣四类海水比例（%）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shd w:val="clear" w:color="auto" w:fill="auto"/>
            <w:vAlign w:val="center"/>
          </w:tcPr>
          <w:p>
            <w:pPr>
              <w:widowControl/>
              <w:spacing w:line="270" w:lineRule="exact"/>
              <w:jc w:val="center"/>
              <w:rPr>
                <w:rFonts w:ascii="Times New Roman" w:hAnsi="Times New Roman" w:eastAsia="宋体" w:cs="Times New Roman"/>
                <w:kern w:val="0"/>
                <w:szCs w:val="24"/>
              </w:rPr>
            </w:pPr>
          </w:p>
        </w:tc>
        <w:tc>
          <w:tcPr>
            <w:tcW w:w="1368" w:type="dxa"/>
            <w:tcBorders>
              <w:left w:val="single" w:color="auto" w:sz="6" w:space="0"/>
              <w:right w:val="single" w:color="auto" w:sz="6" w:space="0"/>
            </w:tcBorders>
            <w:shd w:val="clear" w:color="auto" w:fill="auto"/>
            <w:vAlign w:val="center"/>
          </w:tcPr>
          <w:p>
            <w:pPr>
              <w:widowControl/>
              <w:spacing w:line="270" w:lineRule="exact"/>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废弃矿山治理（处）</w:t>
            </w:r>
          </w:p>
        </w:tc>
        <w:tc>
          <w:tcPr>
            <w:tcW w:w="1343" w:type="dxa"/>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13</w:t>
            </w:r>
          </w:p>
        </w:tc>
        <w:tc>
          <w:tcPr>
            <w:tcW w:w="1175" w:type="dxa"/>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3</w:t>
            </w:r>
          </w:p>
        </w:tc>
        <w:tc>
          <w:tcPr>
            <w:tcW w:w="1299" w:type="dxa"/>
            <w:tcBorders>
              <w:top w:val="single" w:color="auto" w:sz="6" w:space="0"/>
              <w:left w:val="single" w:color="auto" w:sz="6" w:space="0"/>
              <w:bottom w:val="single" w:color="auto" w:sz="6" w:space="0"/>
              <w:right w:val="single" w:color="auto" w:sz="8"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463"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spacing w:val="-10"/>
                <w:kern w:val="0"/>
                <w:szCs w:val="24"/>
              </w:rPr>
            </w:pPr>
            <w:r>
              <w:rPr>
                <w:rFonts w:ascii="Times New Roman" w:hAnsi="Times New Roman" w:eastAsia="宋体" w:cs="Times New Roman"/>
                <w:spacing w:val="-10"/>
                <w:kern w:val="0"/>
                <w:szCs w:val="24"/>
              </w:rPr>
              <w:t>闽江干流和二级以上支流水质优良比例（%）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restart"/>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村镇垃圾收集处理率（%）</w:t>
            </w:r>
          </w:p>
        </w:tc>
        <w:tc>
          <w:tcPr>
            <w:tcW w:w="979"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171"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175"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175" w:type="dxa"/>
            <w:vMerge w:val="restart"/>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368" w:type="dxa"/>
            <w:tcBorders>
              <w:left w:val="single" w:color="auto" w:sz="6" w:space="0"/>
              <w:right w:val="single" w:color="auto" w:sz="6" w:space="0"/>
            </w:tcBorders>
            <w:shd w:val="clear" w:color="auto" w:fill="auto"/>
            <w:vAlign w:val="center"/>
          </w:tcPr>
          <w:p>
            <w:pPr>
              <w:widowControl/>
              <w:spacing w:line="270" w:lineRule="exact"/>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地质灾害（处）</w:t>
            </w:r>
          </w:p>
        </w:tc>
        <w:tc>
          <w:tcPr>
            <w:tcW w:w="134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5</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2</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w:t>
            </w:r>
          </w:p>
        </w:tc>
        <w:tc>
          <w:tcPr>
            <w:tcW w:w="1299" w:type="dxa"/>
            <w:tcBorders>
              <w:top w:val="single" w:color="auto" w:sz="6" w:space="0"/>
              <w:left w:val="single" w:color="auto" w:sz="6" w:space="0"/>
              <w:bottom w:val="single" w:color="auto" w:sz="6" w:space="0"/>
              <w:right w:val="single" w:color="auto" w:sz="8"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2</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国家和省级监测断面地表水功能区 III类以上水质比例（%）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368" w:type="dxa"/>
            <w:tcBorders>
              <w:left w:val="single" w:color="auto" w:sz="6" w:space="0"/>
              <w:bottom w:val="single" w:color="auto" w:sz="8" w:space="0"/>
              <w:right w:val="single" w:color="auto" w:sz="6" w:space="0"/>
            </w:tcBorders>
            <w:shd w:val="clear" w:color="auto" w:fill="auto"/>
            <w:vAlign w:val="center"/>
          </w:tcPr>
          <w:p>
            <w:pPr>
              <w:widowControl/>
              <w:spacing w:line="270" w:lineRule="exact"/>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商品林赎买（km</w:t>
            </w:r>
            <w:r>
              <w:rPr>
                <w:rFonts w:ascii="Times New Roman" w:hAnsi="Times New Roman" w:eastAsia="宋体" w:cs="Times New Roman"/>
                <w:spacing w:val="-20"/>
                <w:kern w:val="0"/>
                <w:szCs w:val="24"/>
                <w:vertAlign w:val="superscript"/>
              </w:rPr>
              <w:t>2</w:t>
            </w:r>
            <w:r>
              <w:rPr>
                <w:rFonts w:ascii="Times New Roman" w:hAnsi="Times New Roman" w:eastAsia="宋体" w:cs="Times New Roman"/>
                <w:spacing w:val="-20"/>
                <w:kern w:val="0"/>
                <w:szCs w:val="24"/>
              </w:rPr>
              <w:t>）</w:t>
            </w:r>
          </w:p>
        </w:tc>
        <w:tc>
          <w:tcPr>
            <w:tcW w:w="1343" w:type="dxa"/>
            <w:tcBorders>
              <w:top w:val="single" w:color="auto" w:sz="6" w:space="0"/>
              <w:left w:val="single" w:color="auto" w:sz="6" w:space="0"/>
              <w:bottom w:val="single" w:color="auto" w:sz="8"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hint="eastAsia"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8"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8"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hint="eastAsia" w:ascii="Times New Roman" w:hAnsi="Times New Roman" w:eastAsia="宋体" w:cs="Times New Roman"/>
                <w:kern w:val="0"/>
                <w:szCs w:val="24"/>
              </w:rPr>
              <w:t>-</w:t>
            </w:r>
          </w:p>
        </w:tc>
        <w:tc>
          <w:tcPr>
            <w:tcW w:w="1299" w:type="dxa"/>
            <w:tcBorders>
              <w:top w:val="single" w:color="auto" w:sz="6" w:space="0"/>
              <w:left w:val="single" w:color="auto" w:sz="6" w:space="0"/>
              <w:bottom w:val="single" w:color="auto" w:sz="8" w:space="0"/>
              <w:right w:val="single" w:color="auto" w:sz="8" w:space="0"/>
            </w:tcBorders>
            <w:vAlign w:val="center"/>
          </w:tcPr>
          <w:p>
            <w:pPr>
              <w:widowControl/>
              <w:spacing w:line="270" w:lineRule="exact"/>
              <w:jc w:val="center"/>
              <w:rPr>
                <w:rFonts w:ascii="Times New Roman" w:hAnsi="Times New Roman" w:eastAsia="宋体" w:cs="Times New Roman"/>
                <w:kern w:val="0"/>
                <w:szCs w:val="24"/>
              </w:rPr>
            </w:pPr>
            <w:r>
              <w:rPr>
                <w:rFonts w:hint="eastAsia" w:ascii="Times New Roman" w:hAnsi="Times New Roman" w:eastAsia="宋体" w:cs="Times New Roman"/>
                <w:kern w:val="0"/>
                <w:szCs w:val="24"/>
              </w:rPr>
              <w:t>-</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市级集中式饮用水源水质 II类水质的比例（%）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368" w:type="dxa"/>
            <w:tcBorders>
              <w:top w:val="single" w:color="auto" w:sz="8"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林分改造面积（万亩）</w:t>
            </w:r>
          </w:p>
        </w:tc>
        <w:tc>
          <w:tcPr>
            <w:tcW w:w="1343" w:type="dxa"/>
            <w:tcBorders>
              <w:top w:val="single" w:color="auto" w:sz="8"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hint="eastAsia" w:ascii="Times New Roman" w:hAnsi="Times New Roman" w:eastAsia="宋体" w:cs="Times New Roman"/>
                <w:kern w:val="0"/>
                <w:szCs w:val="24"/>
              </w:rPr>
              <w:t>0.44</w:t>
            </w:r>
          </w:p>
        </w:tc>
        <w:tc>
          <w:tcPr>
            <w:tcW w:w="1175" w:type="dxa"/>
            <w:tcBorders>
              <w:top w:val="single" w:color="auto" w:sz="8"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hint="eastAsia" w:ascii="Times New Roman" w:hAnsi="Times New Roman" w:eastAsia="宋体" w:cs="Times New Roman"/>
                <w:kern w:val="0"/>
                <w:szCs w:val="24"/>
              </w:rPr>
              <w:t>0.1</w:t>
            </w:r>
          </w:p>
        </w:tc>
        <w:tc>
          <w:tcPr>
            <w:tcW w:w="1171" w:type="dxa"/>
            <w:tcBorders>
              <w:top w:val="single" w:color="auto" w:sz="8"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hint="eastAsia" w:ascii="Times New Roman" w:hAnsi="Times New Roman" w:eastAsia="宋体" w:cs="Times New Roman"/>
                <w:kern w:val="0"/>
                <w:szCs w:val="24"/>
              </w:rPr>
              <w:t>0.14</w:t>
            </w:r>
          </w:p>
        </w:tc>
        <w:tc>
          <w:tcPr>
            <w:tcW w:w="1299" w:type="dxa"/>
            <w:tcBorders>
              <w:top w:val="single" w:color="auto" w:sz="8" w:space="0"/>
              <w:left w:val="single" w:color="auto" w:sz="6" w:space="0"/>
              <w:bottom w:val="single" w:color="auto" w:sz="6" w:space="0"/>
              <w:right w:val="single" w:color="auto" w:sz="8"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0.2</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501"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县级集中式饮用水源水质 II类水质的比例（%）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368" w:type="dxa"/>
            <w:vMerge w:val="restart"/>
            <w:tcBorders>
              <w:top w:val="single" w:color="auto" w:sz="8" w:space="0"/>
              <w:left w:val="single" w:color="auto" w:sz="6" w:space="0"/>
              <w:right w:val="single" w:color="auto" w:sz="6" w:space="0"/>
            </w:tcBorders>
            <w:vAlign w:val="center"/>
          </w:tcPr>
          <w:p>
            <w:pPr>
              <w:widowControl/>
              <w:spacing w:line="270" w:lineRule="exact"/>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茶园和竹林生态化改造占既有面积比例（%）</w:t>
            </w:r>
          </w:p>
        </w:tc>
        <w:tc>
          <w:tcPr>
            <w:tcW w:w="1343" w:type="dxa"/>
            <w:vMerge w:val="restart"/>
            <w:tcBorders>
              <w:left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r>
              <w:rPr>
                <w:rFonts w:ascii="Times New Roman" w:hAnsi="Times New Roman" w:eastAsia="宋体" w:cs="Times New Roman"/>
                <w:kern w:val="0"/>
                <w:szCs w:val="21"/>
              </w:rPr>
              <w:t>竹园生态化改造占40%，茶园占43.03%</w:t>
            </w:r>
          </w:p>
        </w:tc>
        <w:tc>
          <w:tcPr>
            <w:tcW w:w="1175" w:type="dxa"/>
            <w:vMerge w:val="restart"/>
            <w:tcBorders>
              <w:left w:val="single" w:color="auto" w:sz="6" w:space="0"/>
              <w:right w:val="single" w:color="auto" w:sz="6" w:space="0"/>
            </w:tcBorders>
            <w:vAlign w:val="center"/>
          </w:tcPr>
          <w:p>
            <w:pPr>
              <w:widowControl/>
              <w:spacing w:line="270" w:lineRule="exact"/>
              <w:rPr>
                <w:rFonts w:ascii="Times New Roman" w:hAnsi="Times New Roman" w:eastAsia="宋体" w:cs="Times New Roman"/>
                <w:spacing w:val="-10"/>
                <w:kern w:val="0"/>
                <w:szCs w:val="24"/>
              </w:rPr>
            </w:pPr>
            <w:r>
              <w:rPr>
                <w:rFonts w:ascii="Times New Roman" w:hAnsi="Times New Roman" w:eastAsia="宋体" w:cs="Times New Roman"/>
                <w:spacing w:val="-10"/>
                <w:kern w:val="0"/>
                <w:szCs w:val="21"/>
              </w:rPr>
              <w:t>竹园生态化改造占36.84%，茶园占43.03%</w:t>
            </w:r>
          </w:p>
        </w:tc>
        <w:tc>
          <w:tcPr>
            <w:tcW w:w="1171" w:type="dxa"/>
            <w:vMerge w:val="restart"/>
            <w:tcBorders>
              <w:left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1"/>
              </w:rPr>
              <w:t>竹园生态化改造占38%，茶园占43.03%</w:t>
            </w:r>
          </w:p>
        </w:tc>
        <w:tc>
          <w:tcPr>
            <w:tcW w:w="1299" w:type="dxa"/>
            <w:vMerge w:val="restart"/>
            <w:tcBorders>
              <w:top w:val="single" w:color="auto" w:sz="8" w:space="0"/>
              <w:left w:val="single" w:color="auto" w:sz="6" w:space="0"/>
              <w:right w:val="single" w:color="auto" w:sz="8"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1"/>
              </w:rPr>
              <w:t>竹园生态化改造占40%，茶园占43.03%</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45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spacing w:val="-10"/>
                <w:kern w:val="0"/>
                <w:szCs w:val="24"/>
              </w:rPr>
            </w:pPr>
            <w:r>
              <w:rPr>
                <w:rFonts w:ascii="Times New Roman" w:hAnsi="Times New Roman" w:eastAsia="宋体" w:cs="Times New Roman"/>
                <w:spacing w:val="-10"/>
                <w:kern w:val="0"/>
                <w:szCs w:val="24"/>
              </w:rPr>
              <w:t>乡镇集中式饮用水源水质II类水质的比例（%）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vMerge w:val="restart"/>
            <w:tcBorders>
              <w:top w:val="single" w:color="auto" w:sz="6" w:space="0"/>
              <w:left w:val="single" w:color="auto" w:sz="6" w:space="0"/>
              <w:bottom w:val="single" w:color="auto" w:sz="8"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规模化畜禽养殖污水集中处理率（%）</w:t>
            </w:r>
          </w:p>
        </w:tc>
        <w:tc>
          <w:tcPr>
            <w:tcW w:w="979"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82.46</w:t>
            </w:r>
          </w:p>
        </w:tc>
        <w:tc>
          <w:tcPr>
            <w:tcW w:w="1171"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82.46</w:t>
            </w:r>
          </w:p>
        </w:tc>
        <w:tc>
          <w:tcPr>
            <w:tcW w:w="1175"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82.46</w:t>
            </w:r>
          </w:p>
        </w:tc>
        <w:tc>
          <w:tcPr>
            <w:tcW w:w="1175" w:type="dxa"/>
            <w:vMerge w:val="restart"/>
            <w:tcBorders>
              <w:top w:val="single" w:color="auto" w:sz="6" w:space="0"/>
              <w:left w:val="single" w:color="auto" w:sz="6" w:space="0"/>
              <w:bottom w:val="single" w:color="auto" w:sz="8"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82.46</w:t>
            </w:r>
          </w:p>
        </w:tc>
        <w:tc>
          <w:tcPr>
            <w:tcW w:w="1368" w:type="dxa"/>
            <w:vMerge w:val="continue"/>
            <w:tcBorders>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343" w:type="dxa"/>
            <w:vMerge w:val="continue"/>
            <w:tcBorders>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175" w:type="dxa"/>
            <w:vMerge w:val="continue"/>
            <w:tcBorders>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171" w:type="dxa"/>
            <w:vMerge w:val="continue"/>
            <w:tcBorders>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299" w:type="dxa"/>
            <w:vMerge w:val="continue"/>
            <w:tcBorders>
              <w:left w:val="single" w:color="auto" w:sz="6" w:space="0"/>
              <w:bottom w:val="single" w:color="auto" w:sz="6" w:space="0"/>
              <w:right w:val="single" w:color="auto" w:sz="8" w:space="0"/>
            </w:tcBorders>
            <w:vAlign w:val="center"/>
          </w:tcPr>
          <w:p>
            <w:pPr>
              <w:widowControl/>
              <w:spacing w:line="270" w:lineRule="exact"/>
              <w:jc w:val="left"/>
              <w:rPr>
                <w:rFonts w:ascii="Times New Roman" w:hAnsi="Times New Roman" w:eastAsia="宋体" w:cs="Times New Roman"/>
                <w:kern w:val="0"/>
                <w:szCs w:val="24"/>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小流域优于 III类水质比例（%）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vMerge w:val="continue"/>
            <w:tcBorders>
              <w:top w:val="single" w:color="auto" w:sz="6" w:space="0"/>
              <w:left w:val="single" w:color="auto" w:sz="6" w:space="0"/>
              <w:bottom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8"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368" w:type="dxa"/>
            <w:vMerge w:val="restart"/>
            <w:tcBorders>
              <w:top w:val="single" w:color="auto" w:sz="6" w:space="0"/>
              <w:left w:val="single" w:color="auto" w:sz="6" w:space="0"/>
              <w:bottom w:val="single" w:color="auto" w:sz="8"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生物多样性保护</w:t>
            </w:r>
          </w:p>
        </w:tc>
        <w:tc>
          <w:tcPr>
            <w:tcW w:w="1343" w:type="dxa"/>
            <w:vMerge w:val="restart"/>
            <w:tcBorders>
              <w:top w:val="single" w:color="auto" w:sz="6" w:space="0"/>
              <w:left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丧失和流失基本得到控制</w:t>
            </w:r>
          </w:p>
        </w:tc>
        <w:tc>
          <w:tcPr>
            <w:tcW w:w="1175" w:type="dxa"/>
            <w:vMerge w:val="restart"/>
            <w:tcBorders>
              <w:top w:val="single" w:color="auto" w:sz="6" w:space="0"/>
              <w:left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丧失和流失基本得到控制</w:t>
            </w:r>
          </w:p>
        </w:tc>
        <w:tc>
          <w:tcPr>
            <w:tcW w:w="1171" w:type="dxa"/>
            <w:vMerge w:val="restart"/>
            <w:tcBorders>
              <w:top w:val="single" w:color="auto" w:sz="6" w:space="0"/>
              <w:left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丧失和流失基本得到控制</w:t>
            </w:r>
          </w:p>
        </w:tc>
        <w:tc>
          <w:tcPr>
            <w:tcW w:w="1299" w:type="dxa"/>
            <w:vMerge w:val="restart"/>
            <w:tcBorders>
              <w:top w:val="single" w:color="auto" w:sz="6" w:space="0"/>
              <w:left w:val="single" w:color="auto" w:sz="6" w:space="0"/>
              <w:bottom w:val="single" w:color="auto" w:sz="8" w:space="0"/>
              <w:right w:val="single" w:color="auto" w:sz="8"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丧失和流失基本得到控制</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48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r>
              <w:rPr>
                <w:rFonts w:ascii="Times New Roman" w:hAnsi="Times New Roman" w:eastAsia="宋体" w:cs="Times New Roman"/>
                <w:kern w:val="0"/>
                <w:szCs w:val="24"/>
              </w:rPr>
              <w:t>劣五类水质</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368"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343" w:type="dxa"/>
            <w:vMerge w:val="continue"/>
            <w:tcBorders>
              <w:left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299" w:type="dxa"/>
            <w:vMerge w:val="continue"/>
            <w:tcBorders>
              <w:top w:val="single" w:color="auto" w:sz="6" w:space="0"/>
              <w:left w:val="single" w:color="auto" w:sz="6" w:space="0"/>
              <w:bottom w:val="single" w:color="auto" w:sz="6" w:space="0"/>
              <w:right w:val="single" w:color="auto" w:sz="8" w:space="0"/>
            </w:tcBorders>
            <w:vAlign w:val="center"/>
          </w:tcPr>
          <w:p>
            <w:pPr>
              <w:widowControl/>
              <w:spacing w:line="270" w:lineRule="exact"/>
              <w:jc w:val="left"/>
              <w:rPr>
                <w:rFonts w:ascii="Times New Roman" w:hAnsi="Times New Roman" w:eastAsia="宋体" w:cs="Times New Roman"/>
                <w:kern w:val="0"/>
                <w:szCs w:val="24"/>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664" w:hRule="atLeast"/>
          <w:jc w:val="center"/>
        </w:trPr>
        <w:tc>
          <w:tcPr>
            <w:tcW w:w="574" w:type="dxa"/>
            <w:vMerge w:val="restart"/>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r>
              <w:rPr>
                <w:rFonts w:ascii="Times New Roman" w:hAnsi="Times New Roman" w:eastAsia="宋体" w:cs="Times New Roman"/>
                <w:kern w:val="0"/>
                <w:szCs w:val="24"/>
              </w:rPr>
              <w:t>尤溪县</w:t>
            </w:r>
          </w:p>
        </w:tc>
        <w:tc>
          <w:tcPr>
            <w:tcW w:w="980" w:type="dxa"/>
            <w:vMerge w:val="restart"/>
            <w:tcBorders>
              <w:top w:val="single" w:color="auto" w:sz="6" w:space="0"/>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r>
              <w:rPr>
                <w:rFonts w:ascii="Times New Roman" w:hAnsi="Times New Roman" w:eastAsia="宋体" w:cs="Times New Roman"/>
                <w:kern w:val="0"/>
                <w:szCs w:val="24"/>
              </w:rPr>
              <w:t>建成国家生态文明实验区，区域资源环境承载能力有效提升</w:t>
            </w: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台湾海峡闽江口水质优良点位比例（第 I、II类海水水质海域面积比例）（ %）</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restart"/>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城镇污水处理率（%）</w:t>
            </w:r>
          </w:p>
        </w:tc>
        <w:tc>
          <w:tcPr>
            <w:tcW w:w="979"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89.72，其中</w:t>
            </w:r>
            <w:r>
              <w:rPr>
                <w:rFonts w:ascii="Times New Roman" w:hAnsi="Times New Roman" w:eastAsia="宋体" w:cs="Times New Roman"/>
                <w:kern w:val="0"/>
                <w:szCs w:val="21"/>
              </w:rPr>
              <w:t>县94%、建制镇70%</w:t>
            </w:r>
          </w:p>
        </w:tc>
        <w:tc>
          <w:tcPr>
            <w:tcW w:w="1171"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89.72，其中</w:t>
            </w:r>
            <w:r>
              <w:rPr>
                <w:rFonts w:ascii="Times New Roman" w:hAnsi="Times New Roman" w:eastAsia="宋体" w:cs="Times New Roman"/>
                <w:kern w:val="0"/>
                <w:szCs w:val="21"/>
              </w:rPr>
              <w:t>县90%、建制镇58%</w:t>
            </w:r>
          </w:p>
        </w:tc>
        <w:tc>
          <w:tcPr>
            <w:tcW w:w="1175"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89.72，其中</w:t>
            </w:r>
            <w:r>
              <w:rPr>
                <w:rFonts w:ascii="Times New Roman" w:hAnsi="Times New Roman" w:eastAsia="宋体" w:cs="Times New Roman"/>
                <w:kern w:val="0"/>
                <w:szCs w:val="21"/>
              </w:rPr>
              <w:t>县92%、建制镇64%</w:t>
            </w:r>
          </w:p>
        </w:tc>
        <w:tc>
          <w:tcPr>
            <w:tcW w:w="1175" w:type="dxa"/>
            <w:vMerge w:val="restart"/>
            <w:tcBorders>
              <w:top w:val="single" w:color="auto" w:sz="6" w:space="0"/>
              <w:left w:val="single" w:color="auto" w:sz="6" w:space="0"/>
              <w:bottom w:val="single" w:color="auto" w:sz="6" w:space="0"/>
              <w:right w:val="single" w:color="auto" w:sz="6" w:space="0"/>
            </w:tcBorders>
            <w:shd w:val="clear" w:color="auto" w:fill="auto"/>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89.72，其中</w:t>
            </w:r>
            <w:r>
              <w:rPr>
                <w:rFonts w:ascii="Times New Roman" w:hAnsi="Times New Roman" w:eastAsia="宋体" w:cs="Times New Roman"/>
                <w:kern w:val="0"/>
                <w:szCs w:val="21"/>
              </w:rPr>
              <w:t>县94%、建制镇70%</w:t>
            </w:r>
          </w:p>
        </w:tc>
        <w:tc>
          <w:tcPr>
            <w:tcW w:w="1368" w:type="dxa"/>
            <w:tcBorders>
              <w:top w:val="single" w:color="auto" w:sz="6" w:space="0"/>
              <w:left w:val="single" w:color="auto" w:sz="6" w:space="0"/>
              <w:right w:val="single" w:color="auto" w:sz="6" w:space="0"/>
            </w:tcBorders>
            <w:shd w:val="clear" w:color="auto" w:fill="auto"/>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水土流失面积治理面积（km</w:t>
            </w:r>
            <w:r>
              <w:rPr>
                <w:rFonts w:ascii="Times New Roman" w:hAnsi="Times New Roman" w:eastAsia="宋体" w:cs="Times New Roman"/>
                <w:kern w:val="0"/>
                <w:szCs w:val="24"/>
                <w:vertAlign w:val="superscript"/>
              </w:rPr>
              <w:t>2</w:t>
            </w:r>
            <w:r>
              <w:rPr>
                <w:rFonts w:ascii="Times New Roman" w:hAnsi="Times New Roman" w:eastAsia="宋体" w:cs="Times New Roman"/>
                <w:kern w:val="0"/>
                <w:szCs w:val="24"/>
              </w:rPr>
              <w:t>）</w:t>
            </w:r>
          </w:p>
        </w:tc>
        <w:tc>
          <w:tcPr>
            <w:tcW w:w="1343" w:type="dxa"/>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38</w:t>
            </w:r>
            <w:r>
              <w:rPr>
                <w:rFonts w:hint="eastAsia" w:ascii="Times New Roman" w:hAnsi="Times New Roman" w:eastAsia="宋体" w:cs="Times New Roman"/>
                <w:kern w:val="0"/>
                <w:szCs w:val="24"/>
              </w:rPr>
              <w:t>（水利）、</w:t>
            </w:r>
            <w:r>
              <w:rPr>
                <w:rFonts w:ascii="Times New Roman" w:hAnsi="Times New Roman" w:eastAsia="宋体" w:cs="Times New Roman"/>
                <w:kern w:val="0"/>
                <w:szCs w:val="24"/>
              </w:rPr>
              <w:t>107.61</w:t>
            </w:r>
            <w:r>
              <w:rPr>
                <w:rFonts w:hint="eastAsia" w:ascii="Times New Roman" w:hAnsi="Times New Roman" w:eastAsia="宋体" w:cs="Times New Roman"/>
                <w:kern w:val="0"/>
                <w:szCs w:val="24"/>
              </w:rPr>
              <w:t>（林业）</w:t>
            </w:r>
          </w:p>
        </w:tc>
        <w:tc>
          <w:tcPr>
            <w:tcW w:w="1175" w:type="dxa"/>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16</w:t>
            </w:r>
            <w:r>
              <w:rPr>
                <w:rFonts w:hint="eastAsia" w:ascii="Times New Roman" w:hAnsi="Times New Roman" w:eastAsia="宋体" w:cs="Times New Roman"/>
                <w:kern w:val="0"/>
                <w:szCs w:val="24"/>
              </w:rPr>
              <w:t>（水利）、5</w:t>
            </w:r>
            <w:r>
              <w:rPr>
                <w:rFonts w:ascii="Times New Roman" w:hAnsi="Times New Roman" w:eastAsia="宋体" w:cs="Times New Roman"/>
                <w:kern w:val="0"/>
                <w:szCs w:val="24"/>
              </w:rPr>
              <w:t>6.74（</w:t>
            </w:r>
            <w:r>
              <w:rPr>
                <w:rFonts w:hint="eastAsia" w:ascii="Times New Roman" w:hAnsi="Times New Roman" w:eastAsia="宋体" w:cs="Times New Roman"/>
                <w:kern w:val="0"/>
                <w:szCs w:val="24"/>
              </w:rPr>
              <w:t>林业</w:t>
            </w:r>
            <w:r>
              <w:rPr>
                <w:rFonts w:ascii="Times New Roman" w:hAnsi="Times New Roman" w:eastAsia="宋体" w:cs="Times New Roman"/>
                <w:kern w:val="0"/>
                <w:szCs w:val="24"/>
              </w:rPr>
              <w:t>）</w:t>
            </w:r>
          </w:p>
        </w:tc>
        <w:tc>
          <w:tcPr>
            <w:tcW w:w="1171" w:type="dxa"/>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11</w:t>
            </w:r>
            <w:r>
              <w:rPr>
                <w:rFonts w:hint="eastAsia" w:ascii="Times New Roman" w:hAnsi="Times New Roman" w:eastAsia="宋体" w:cs="Times New Roman"/>
                <w:kern w:val="0"/>
                <w:szCs w:val="24"/>
              </w:rPr>
              <w:t>（水利）、3</w:t>
            </w:r>
            <w:r>
              <w:rPr>
                <w:rFonts w:ascii="Times New Roman" w:hAnsi="Times New Roman" w:eastAsia="宋体" w:cs="Times New Roman"/>
                <w:kern w:val="0"/>
                <w:szCs w:val="24"/>
              </w:rPr>
              <w:t>0.55</w:t>
            </w:r>
            <w:r>
              <w:rPr>
                <w:rFonts w:hint="eastAsia" w:ascii="Times New Roman" w:hAnsi="Times New Roman" w:eastAsia="宋体" w:cs="Times New Roman"/>
                <w:kern w:val="0"/>
                <w:szCs w:val="24"/>
              </w:rPr>
              <w:t>（林业）</w:t>
            </w:r>
          </w:p>
        </w:tc>
        <w:tc>
          <w:tcPr>
            <w:tcW w:w="1299" w:type="dxa"/>
            <w:tcBorders>
              <w:top w:val="single" w:color="auto" w:sz="6" w:space="0"/>
              <w:left w:val="single" w:color="auto" w:sz="6" w:space="0"/>
              <w:bottom w:val="single" w:color="auto" w:sz="6" w:space="0"/>
              <w:right w:val="single" w:color="auto" w:sz="8"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11</w:t>
            </w:r>
            <w:r>
              <w:rPr>
                <w:rFonts w:hint="eastAsia" w:ascii="Times New Roman" w:hAnsi="Times New Roman" w:eastAsia="宋体" w:cs="Times New Roman"/>
                <w:kern w:val="0"/>
                <w:szCs w:val="24"/>
              </w:rPr>
              <w:t>（水利）、20.32（林业）</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台湾海峡闽江口劣四类海水比例（%）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shd w:val="clear" w:color="auto" w:fill="auto"/>
            <w:vAlign w:val="center"/>
          </w:tcPr>
          <w:p>
            <w:pPr>
              <w:widowControl/>
              <w:spacing w:line="270" w:lineRule="exact"/>
              <w:jc w:val="center"/>
              <w:rPr>
                <w:rFonts w:ascii="Times New Roman" w:hAnsi="Times New Roman" w:eastAsia="宋体" w:cs="Times New Roman"/>
                <w:kern w:val="0"/>
                <w:szCs w:val="24"/>
              </w:rPr>
            </w:pPr>
          </w:p>
        </w:tc>
        <w:tc>
          <w:tcPr>
            <w:tcW w:w="1368" w:type="dxa"/>
            <w:tcBorders>
              <w:left w:val="single" w:color="auto" w:sz="6" w:space="0"/>
              <w:right w:val="single" w:color="auto" w:sz="6" w:space="0"/>
            </w:tcBorders>
            <w:shd w:val="clear" w:color="auto" w:fill="auto"/>
            <w:vAlign w:val="center"/>
          </w:tcPr>
          <w:p>
            <w:pPr>
              <w:widowControl/>
              <w:spacing w:line="270" w:lineRule="exact"/>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废弃矿山治理（处）</w:t>
            </w:r>
          </w:p>
        </w:tc>
        <w:tc>
          <w:tcPr>
            <w:tcW w:w="1343" w:type="dxa"/>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299" w:type="dxa"/>
            <w:tcBorders>
              <w:top w:val="single" w:color="auto" w:sz="6" w:space="0"/>
              <w:left w:val="single" w:color="auto" w:sz="6" w:space="0"/>
              <w:bottom w:val="single" w:color="auto" w:sz="6" w:space="0"/>
              <w:right w:val="single" w:color="auto" w:sz="8"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463"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spacing w:val="-10"/>
                <w:kern w:val="0"/>
                <w:szCs w:val="24"/>
              </w:rPr>
            </w:pPr>
            <w:r>
              <w:rPr>
                <w:rFonts w:ascii="Times New Roman" w:hAnsi="Times New Roman" w:eastAsia="宋体" w:cs="Times New Roman"/>
                <w:spacing w:val="-10"/>
                <w:kern w:val="0"/>
                <w:szCs w:val="24"/>
              </w:rPr>
              <w:t>闽江干流和二级以上支流水质优良比例（%）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restart"/>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村镇垃圾收集处理率（%）</w:t>
            </w:r>
          </w:p>
        </w:tc>
        <w:tc>
          <w:tcPr>
            <w:tcW w:w="979"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171"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175"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175" w:type="dxa"/>
            <w:vMerge w:val="restart"/>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368" w:type="dxa"/>
            <w:tcBorders>
              <w:left w:val="single" w:color="auto" w:sz="6" w:space="0"/>
              <w:right w:val="single" w:color="auto" w:sz="6" w:space="0"/>
            </w:tcBorders>
            <w:shd w:val="clear" w:color="auto" w:fill="auto"/>
            <w:vAlign w:val="center"/>
          </w:tcPr>
          <w:p>
            <w:pPr>
              <w:widowControl/>
              <w:spacing w:line="270" w:lineRule="exact"/>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地质灾害（处）</w:t>
            </w:r>
          </w:p>
        </w:tc>
        <w:tc>
          <w:tcPr>
            <w:tcW w:w="134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16</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7</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7</w:t>
            </w:r>
          </w:p>
        </w:tc>
        <w:tc>
          <w:tcPr>
            <w:tcW w:w="1299" w:type="dxa"/>
            <w:tcBorders>
              <w:top w:val="single" w:color="auto" w:sz="6" w:space="0"/>
              <w:left w:val="single" w:color="auto" w:sz="6" w:space="0"/>
              <w:bottom w:val="single" w:color="auto" w:sz="6" w:space="0"/>
              <w:right w:val="single" w:color="auto" w:sz="8"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2</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国家和省级监测断面地表水功能区 III类以上水质比例（%）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368" w:type="dxa"/>
            <w:tcBorders>
              <w:left w:val="single" w:color="auto" w:sz="6" w:space="0"/>
              <w:bottom w:val="single" w:color="auto" w:sz="8" w:space="0"/>
              <w:right w:val="single" w:color="auto" w:sz="6" w:space="0"/>
            </w:tcBorders>
            <w:shd w:val="clear" w:color="auto" w:fill="auto"/>
            <w:vAlign w:val="center"/>
          </w:tcPr>
          <w:p>
            <w:pPr>
              <w:widowControl/>
              <w:spacing w:line="270" w:lineRule="exact"/>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商品林赎买（km</w:t>
            </w:r>
            <w:r>
              <w:rPr>
                <w:rFonts w:ascii="Times New Roman" w:hAnsi="Times New Roman" w:eastAsia="宋体" w:cs="Times New Roman"/>
                <w:spacing w:val="-20"/>
                <w:kern w:val="0"/>
                <w:szCs w:val="24"/>
                <w:vertAlign w:val="superscript"/>
              </w:rPr>
              <w:t>2</w:t>
            </w:r>
            <w:r>
              <w:rPr>
                <w:rFonts w:ascii="Times New Roman" w:hAnsi="Times New Roman" w:eastAsia="宋体" w:cs="Times New Roman"/>
                <w:spacing w:val="-20"/>
                <w:kern w:val="0"/>
                <w:szCs w:val="24"/>
              </w:rPr>
              <w:t>）</w:t>
            </w:r>
          </w:p>
        </w:tc>
        <w:tc>
          <w:tcPr>
            <w:tcW w:w="1343" w:type="dxa"/>
            <w:tcBorders>
              <w:top w:val="single" w:color="auto" w:sz="6" w:space="0"/>
              <w:left w:val="single" w:color="auto" w:sz="6" w:space="0"/>
              <w:bottom w:val="single" w:color="auto" w:sz="8"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8"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8"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299" w:type="dxa"/>
            <w:tcBorders>
              <w:top w:val="single" w:color="auto" w:sz="6" w:space="0"/>
              <w:left w:val="single" w:color="auto" w:sz="6" w:space="0"/>
              <w:bottom w:val="single" w:color="auto" w:sz="8" w:space="0"/>
              <w:right w:val="single" w:color="auto" w:sz="8"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市级集中式饮用水源水质 II类水质的比例（%）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368" w:type="dxa"/>
            <w:tcBorders>
              <w:top w:val="single" w:color="auto" w:sz="8"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林分改造面积（万亩）</w:t>
            </w:r>
          </w:p>
        </w:tc>
        <w:tc>
          <w:tcPr>
            <w:tcW w:w="1343" w:type="dxa"/>
            <w:tcBorders>
              <w:top w:val="single" w:color="auto" w:sz="8"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0.43</w:t>
            </w:r>
          </w:p>
        </w:tc>
        <w:tc>
          <w:tcPr>
            <w:tcW w:w="1175" w:type="dxa"/>
            <w:tcBorders>
              <w:top w:val="single" w:color="auto" w:sz="8"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8"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299" w:type="dxa"/>
            <w:tcBorders>
              <w:top w:val="single" w:color="auto" w:sz="8" w:space="0"/>
              <w:left w:val="single" w:color="auto" w:sz="6" w:space="0"/>
              <w:bottom w:val="single" w:color="auto" w:sz="6" w:space="0"/>
              <w:right w:val="single" w:color="auto" w:sz="8" w:space="0"/>
            </w:tcBorders>
            <w:vAlign w:val="center"/>
          </w:tcPr>
          <w:p>
            <w:pPr>
              <w:widowControl/>
              <w:spacing w:line="270" w:lineRule="exact"/>
              <w:jc w:val="center"/>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0.43</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61"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县级集中式饮用水源水质 II类水质的比例（%）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368" w:type="dxa"/>
            <w:vMerge w:val="restart"/>
            <w:tcBorders>
              <w:top w:val="single" w:color="auto" w:sz="8" w:space="0"/>
              <w:left w:val="single" w:color="auto" w:sz="6" w:space="0"/>
              <w:right w:val="single" w:color="auto" w:sz="6" w:space="0"/>
            </w:tcBorders>
            <w:vAlign w:val="center"/>
          </w:tcPr>
          <w:p>
            <w:pPr>
              <w:widowControl/>
              <w:spacing w:line="270" w:lineRule="exact"/>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茶园和竹林生态化改造占既有面积比例（%）</w:t>
            </w:r>
          </w:p>
        </w:tc>
        <w:tc>
          <w:tcPr>
            <w:tcW w:w="1343" w:type="dxa"/>
            <w:vMerge w:val="restart"/>
            <w:tcBorders>
              <w:left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r>
              <w:rPr>
                <w:rFonts w:ascii="Times New Roman" w:hAnsi="Times New Roman" w:eastAsia="宋体" w:cs="Times New Roman"/>
                <w:kern w:val="0"/>
                <w:szCs w:val="21"/>
              </w:rPr>
              <w:t>竹园生态化改造占40%，茶园占43.03%</w:t>
            </w:r>
          </w:p>
        </w:tc>
        <w:tc>
          <w:tcPr>
            <w:tcW w:w="1175" w:type="dxa"/>
            <w:vMerge w:val="restart"/>
            <w:tcBorders>
              <w:left w:val="single" w:color="auto" w:sz="6" w:space="0"/>
              <w:right w:val="single" w:color="auto" w:sz="6" w:space="0"/>
            </w:tcBorders>
            <w:vAlign w:val="center"/>
          </w:tcPr>
          <w:p>
            <w:pPr>
              <w:widowControl/>
              <w:spacing w:line="270" w:lineRule="exact"/>
              <w:rPr>
                <w:rFonts w:ascii="Times New Roman" w:hAnsi="Times New Roman" w:eastAsia="宋体" w:cs="Times New Roman"/>
                <w:spacing w:val="-10"/>
                <w:kern w:val="0"/>
                <w:szCs w:val="24"/>
              </w:rPr>
            </w:pPr>
            <w:r>
              <w:rPr>
                <w:rFonts w:ascii="Times New Roman" w:hAnsi="Times New Roman" w:eastAsia="宋体" w:cs="Times New Roman"/>
                <w:spacing w:val="-10"/>
                <w:kern w:val="0"/>
                <w:szCs w:val="21"/>
              </w:rPr>
              <w:t>竹园生态化改造占28.3%，茶园占43.03%</w:t>
            </w:r>
          </w:p>
        </w:tc>
        <w:tc>
          <w:tcPr>
            <w:tcW w:w="1171" w:type="dxa"/>
            <w:vMerge w:val="restart"/>
            <w:tcBorders>
              <w:left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1"/>
              </w:rPr>
              <w:t>竹园生态化改造占34%，茶园占43.03%</w:t>
            </w:r>
          </w:p>
        </w:tc>
        <w:tc>
          <w:tcPr>
            <w:tcW w:w="1299" w:type="dxa"/>
            <w:vMerge w:val="restart"/>
            <w:tcBorders>
              <w:top w:val="single" w:color="auto" w:sz="8" w:space="0"/>
              <w:left w:val="single" w:color="auto" w:sz="6" w:space="0"/>
              <w:right w:val="single" w:color="auto" w:sz="8"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1"/>
              </w:rPr>
              <w:t>竹园生态化改造占40%，茶园占43.03%</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495"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spacing w:val="-10"/>
                <w:kern w:val="0"/>
                <w:szCs w:val="24"/>
              </w:rPr>
            </w:pPr>
            <w:r>
              <w:rPr>
                <w:rFonts w:ascii="Times New Roman" w:hAnsi="Times New Roman" w:eastAsia="宋体" w:cs="Times New Roman"/>
                <w:spacing w:val="-10"/>
                <w:kern w:val="0"/>
                <w:szCs w:val="24"/>
              </w:rPr>
              <w:t>乡镇集中式饮用水源水质II类水质的比例（%）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85.7</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85.7</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85.7</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85.7</w:t>
            </w:r>
          </w:p>
        </w:tc>
        <w:tc>
          <w:tcPr>
            <w:tcW w:w="1175" w:type="dxa"/>
            <w:vMerge w:val="restart"/>
            <w:tcBorders>
              <w:top w:val="single" w:color="auto" w:sz="6" w:space="0"/>
              <w:left w:val="single" w:color="auto" w:sz="6" w:space="0"/>
              <w:bottom w:val="single" w:color="auto" w:sz="8"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规模化畜禽养殖污水集中处理率（%）</w:t>
            </w:r>
          </w:p>
        </w:tc>
        <w:tc>
          <w:tcPr>
            <w:tcW w:w="979"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87</w:t>
            </w:r>
          </w:p>
        </w:tc>
        <w:tc>
          <w:tcPr>
            <w:tcW w:w="1171"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87</w:t>
            </w:r>
          </w:p>
        </w:tc>
        <w:tc>
          <w:tcPr>
            <w:tcW w:w="1175"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87</w:t>
            </w:r>
          </w:p>
        </w:tc>
        <w:tc>
          <w:tcPr>
            <w:tcW w:w="1175" w:type="dxa"/>
            <w:vMerge w:val="restart"/>
            <w:tcBorders>
              <w:top w:val="single" w:color="auto" w:sz="6" w:space="0"/>
              <w:left w:val="single" w:color="auto" w:sz="6" w:space="0"/>
              <w:bottom w:val="single" w:color="auto" w:sz="8"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87</w:t>
            </w:r>
          </w:p>
        </w:tc>
        <w:tc>
          <w:tcPr>
            <w:tcW w:w="1368" w:type="dxa"/>
            <w:vMerge w:val="continue"/>
            <w:tcBorders>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343" w:type="dxa"/>
            <w:vMerge w:val="continue"/>
            <w:tcBorders>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175" w:type="dxa"/>
            <w:vMerge w:val="continue"/>
            <w:tcBorders>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171" w:type="dxa"/>
            <w:vMerge w:val="continue"/>
            <w:tcBorders>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299" w:type="dxa"/>
            <w:vMerge w:val="continue"/>
            <w:tcBorders>
              <w:left w:val="single" w:color="auto" w:sz="6" w:space="0"/>
              <w:bottom w:val="single" w:color="auto" w:sz="6" w:space="0"/>
              <w:right w:val="single" w:color="auto" w:sz="8" w:space="0"/>
            </w:tcBorders>
            <w:vAlign w:val="center"/>
          </w:tcPr>
          <w:p>
            <w:pPr>
              <w:widowControl/>
              <w:spacing w:line="270" w:lineRule="exact"/>
              <w:jc w:val="left"/>
              <w:rPr>
                <w:rFonts w:ascii="Times New Roman" w:hAnsi="Times New Roman" w:eastAsia="宋体" w:cs="Times New Roman"/>
                <w:kern w:val="0"/>
                <w:szCs w:val="24"/>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小流域优于 III类水质比例（%）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94.1</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94.1</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94.1</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94.1</w:t>
            </w:r>
          </w:p>
        </w:tc>
        <w:tc>
          <w:tcPr>
            <w:tcW w:w="1175" w:type="dxa"/>
            <w:vMerge w:val="continue"/>
            <w:tcBorders>
              <w:top w:val="single" w:color="auto" w:sz="6" w:space="0"/>
              <w:left w:val="single" w:color="auto" w:sz="6" w:space="0"/>
              <w:bottom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8"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368" w:type="dxa"/>
            <w:vMerge w:val="restart"/>
            <w:tcBorders>
              <w:top w:val="single" w:color="auto" w:sz="6" w:space="0"/>
              <w:left w:val="single" w:color="auto" w:sz="6" w:space="0"/>
              <w:bottom w:val="single" w:color="auto" w:sz="8"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生物多样性保护</w:t>
            </w:r>
          </w:p>
        </w:tc>
        <w:tc>
          <w:tcPr>
            <w:tcW w:w="1343" w:type="dxa"/>
            <w:vMerge w:val="restart"/>
            <w:tcBorders>
              <w:top w:val="single" w:color="auto" w:sz="6" w:space="0"/>
              <w:left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丧失和流失基本得到控制</w:t>
            </w:r>
          </w:p>
        </w:tc>
        <w:tc>
          <w:tcPr>
            <w:tcW w:w="1175" w:type="dxa"/>
            <w:vMerge w:val="restart"/>
            <w:tcBorders>
              <w:top w:val="single" w:color="auto" w:sz="6" w:space="0"/>
              <w:left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丧失和流失基本得到控制</w:t>
            </w:r>
          </w:p>
        </w:tc>
        <w:tc>
          <w:tcPr>
            <w:tcW w:w="1171" w:type="dxa"/>
            <w:vMerge w:val="restart"/>
            <w:tcBorders>
              <w:top w:val="single" w:color="auto" w:sz="6" w:space="0"/>
              <w:left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丧失和流失基本得到控制</w:t>
            </w:r>
          </w:p>
        </w:tc>
        <w:tc>
          <w:tcPr>
            <w:tcW w:w="1299" w:type="dxa"/>
            <w:vMerge w:val="restart"/>
            <w:tcBorders>
              <w:top w:val="single" w:color="auto" w:sz="6" w:space="0"/>
              <w:left w:val="single" w:color="auto" w:sz="6" w:space="0"/>
              <w:bottom w:val="single" w:color="auto" w:sz="8" w:space="0"/>
              <w:right w:val="single" w:color="auto" w:sz="8"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丧失和流失基本得到控制</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51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r>
              <w:rPr>
                <w:rFonts w:ascii="Times New Roman" w:hAnsi="Times New Roman" w:eastAsia="宋体" w:cs="Times New Roman"/>
                <w:kern w:val="0"/>
                <w:szCs w:val="24"/>
              </w:rPr>
              <w:t>劣五类水质</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368"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343" w:type="dxa"/>
            <w:vMerge w:val="continue"/>
            <w:tcBorders>
              <w:left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299" w:type="dxa"/>
            <w:vMerge w:val="continue"/>
            <w:tcBorders>
              <w:top w:val="single" w:color="auto" w:sz="6" w:space="0"/>
              <w:left w:val="single" w:color="auto" w:sz="6" w:space="0"/>
              <w:bottom w:val="single" w:color="auto" w:sz="6" w:space="0"/>
              <w:right w:val="single" w:color="auto" w:sz="8" w:space="0"/>
            </w:tcBorders>
            <w:vAlign w:val="center"/>
          </w:tcPr>
          <w:p>
            <w:pPr>
              <w:widowControl/>
              <w:spacing w:line="270" w:lineRule="exact"/>
              <w:jc w:val="left"/>
              <w:rPr>
                <w:rFonts w:ascii="Times New Roman" w:hAnsi="Times New Roman" w:eastAsia="宋体" w:cs="Times New Roman"/>
                <w:kern w:val="0"/>
                <w:szCs w:val="24"/>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664" w:hRule="atLeast"/>
          <w:jc w:val="center"/>
        </w:trPr>
        <w:tc>
          <w:tcPr>
            <w:tcW w:w="574" w:type="dxa"/>
            <w:vMerge w:val="restart"/>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r>
              <w:rPr>
                <w:rFonts w:ascii="Times New Roman" w:hAnsi="Times New Roman" w:eastAsia="宋体" w:cs="Times New Roman"/>
                <w:kern w:val="0"/>
                <w:szCs w:val="24"/>
              </w:rPr>
              <w:t>大田县</w:t>
            </w:r>
          </w:p>
        </w:tc>
        <w:tc>
          <w:tcPr>
            <w:tcW w:w="980" w:type="dxa"/>
            <w:vMerge w:val="restart"/>
            <w:tcBorders>
              <w:top w:val="single" w:color="auto" w:sz="6" w:space="0"/>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r>
              <w:rPr>
                <w:rFonts w:ascii="Times New Roman" w:hAnsi="Times New Roman" w:eastAsia="宋体" w:cs="Times New Roman"/>
                <w:kern w:val="0"/>
                <w:szCs w:val="24"/>
              </w:rPr>
              <w:t>建成国家生态文明实验区，区域资源环境承载能力有效提升</w:t>
            </w: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台湾海峡闽江口水质优良点位比例（第 I、II类海水水质海域面积比例）（ %）</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restart"/>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城镇污水处理率（%）</w:t>
            </w:r>
          </w:p>
        </w:tc>
        <w:tc>
          <w:tcPr>
            <w:tcW w:w="979"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89.72，其中</w:t>
            </w:r>
            <w:r>
              <w:rPr>
                <w:rFonts w:ascii="Times New Roman" w:hAnsi="Times New Roman" w:eastAsia="宋体" w:cs="Times New Roman"/>
                <w:kern w:val="0"/>
                <w:szCs w:val="21"/>
              </w:rPr>
              <w:t>县94%、建制镇70%</w:t>
            </w:r>
          </w:p>
        </w:tc>
        <w:tc>
          <w:tcPr>
            <w:tcW w:w="1171"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89.72，其中</w:t>
            </w:r>
            <w:r>
              <w:rPr>
                <w:rFonts w:ascii="Times New Roman" w:hAnsi="Times New Roman" w:eastAsia="宋体" w:cs="Times New Roman"/>
                <w:kern w:val="0"/>
                <w:szCs w:val="21"/>
              </w:rPr>
              <w:t>县90%、建制镇58%</w:t>
            </w:r>
          </w:p>
        </w:tc>
        <w:tc>
          <w:tcPr>
            <w:tcW w:w="1175"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89.72，其中</w:t>
            </w:r>
            <w:r>
              <w:rPr>
                <w:rFonts w:ascii="Times New Roman" w:hAnsi="Times New Roman" w:eastAsia="宋体" w:cs="Times New Roman"/>
                <w:kern w:val="0"/>
                <w:szCs w:val="21"/>
              </w:rPr>
              <w:t>县92%、建制镇64%</w:t>
            </w:r>
          </w:p>
        </w:tc>
        <w:tc>
          <w:tcPr>
            <w:tcW w:w="1175" w:type="dxa"/>
            <w:vMerge w:val="restart"/>
            <w:tcBorders>
              <w:top w:val="single" w:color="auto" w:sz="6" w:space="0"/>
              <w:left w:val="single" w:color="auto" w:sz="6" w:space="0"/>
              <w:bottom w:val="single" w:color="auto" w:sz="6" w:space="0"/>
              <w:right w:val="single" w:color="auto" w:sz="6" w:space="0"/>
            </w:tcBorders>
            <w:shd w:val="clear" w:color="auto" w:fill="auto"/>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89.72，其中</w:t>
            </w:r>
            <w:r>
              <w:rPr>
                <w:rFonts w:ascii="Times New Roman" w:hAnsi="Times New Roman" w:eastAsia="宋体" w:cs="Times New Roman"/>
                <w:kern w:val="0"/>
                <w:szCs w:val="21"/>
              </w:rPr>
              <w:t>县94%、建制镇70%</w:t>
            </w:r>
          </w:p>
        </w:tc>
        <w:tc>
          <w:tcPr>
            <w:tcW w:w="1368" w:type="dxa"/>
            <w:tcBorders>
              <w:top w:val="single" w:color="auto" w:sz="6" w:space="0"/>
              <w:left w:val="single" w:color="auto" w:sz="6" w:space="0"/>
              <w:right w:val="single" w:color="auto" w:sz="6" w:space="0"/>
            </w:tcBorders>
            <w:shd w:val="clear" w:color="auto" w:fill="auto"/>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水土流失面积治理面积（km</w:t>
            </w:r>
            <w:r>
              <w:rPr>
                <w:rFonts w:ascii="Times New Roman" w:hAnsi="Times New Roman" w:eastAsia="宋体" w:cs="Times New Roman"/>
                <w:kern w:val="0"/>
                <w:szCs w:val="24"/>
                <w:vertAlign w:val="superscript"/>
              </w:rPr>
              <w:t>2</w:t>
            </w:r>
            <w:r>
              <w:rPr>
                <w:rFonts w:ascii="Times New Roman" w:hAnsi="Times New Roman" w:eastAsia="宋体" w:cs="Times New Roman"/>
                <w:kern w:val="0"/>
                <w:szCs w:val="24"/>
              </w:rPr>
              <w:t>）</w:t>
            </w:r>
          </w:p>
        </w:tc>
        <w:tc>
          <w:tcPr>
            <w:tcW w:w="1343" w:type="dxa"/>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40</w:t>
            </w:r>
            <w:r>
              <w:rPr>
                <w:rFonts w:hint="eastAsia" w:ascii="Times New Roman" w:hAnsi="Times New Roman" w:eastAsia="宋体" w:cs="Times New Roman"/>
                <w:kern w:val="0"/>
                <w:szCs w:val="24"/>
              </w:rPr>
              <w:t>（水利）、</w:t>
            </w:r>
            <w:r>
              <w:rPr>
                <w:rFonts w:ascii="Times New Roman" w:hAnsi="Times New Roman" w:eastAsia="宋体" w:cs="Times New Roman"/>
                <w:kern w:val="0"/>
                <w:szCs w:val="24"/>
              </w:rPr>
              <w:t>114.7</w:t>
            </w:r>
            <w:r>
              <w:rPr>
                <w:rFonts w:hint="eastAsia" w:ascii="Times New Roman" w:hAnsi="Times New Roman" w:eastAsia="宋体" w:cs="Times New Roman"/>
                <w:kern w:val="0"/>
                <w:szCs w:val="24"/>
              </w:rPr>
              <w:t>（林业）、2</w:t>
            </w:r>
            <w:r>
              <w:rPr>
                <w:rFonts w:ascii="Times New Roman" w:hAnsi="Times New Roman" w:eastAsia="宋体" w:cs="Times New Roman"/>
                <w:kern w:val="0"/>
                <w:szCs w:val="24"/>
              </w:rPr>
              <w:t>.43</w:t>
            </w:r>
            <w:r>
              <w:rPr>
                <w:rFonts w:hint="eastAsia" w:ascii="Times New Roman" w:hAnsi="Times New Roman" w:eastAsia="宋体" w:cs="Times New Roman"/>
                <w:kern w:val="0"/>
                <w:szCs w:val="24"/>
              </w:rPr>
              <w:t>（自然资源）</w:t>
            </w:r>
          </w:p>
        </w:tc>
        <w:tc>
          <w:tcPr>
            <w:tcW w:w="1175" w:type="dxa"/>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15.85</w:t>
            </w:r>
            <w:r>
              <w:rPr>
                <w:rFonts w:hint="eastAsia" w:ascii="Times New Roman" w:hAnsi="Times New Roman" w:eastAsia="宋体" w:cs="Times New Roman"/>
                <w:kern w:val="0"/>
                <w:szCs w:val="24"/>
              </w:rPr>
              <w:t>（水利）、3</w:t>
            </w:r>
            <w:r>
              <w:rPr>
                <w:rFonts w:ascii="Times New Roman" w:hAnsi="Times New Roman" w:eastAsia="宋体" w:cs="Times New Roman"/>
                <w:kern w:val="0"/>
                <w:szCs w:val="24"/>
              </w:rPr>
              <w:t>7</w:t>
            </w:r>
            <w:r>
              <w:rPr>
                <w:rFonts w:hint="eastAsia" w:ascii="Times New Roman" w:hAnsi="Times New Roman" w:eastAsia="宋体" w:cs="Times New Roman"/>
                <w:kern w:val="0"/>
                <w:szCs w:val="24"/>
              </w:rPr>
              <w:t>（林业）</w:t>
            </w:r>
          </w:p>
        </w:tc>
        <w:tc>
          <w:tcPr>
            <w:tcW w:w="1171" w:type="dxa"/>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13.65</w:t>
            </w:r>
            <w:r>
              <w:rPr>
                <w:rFonts w:hint="eastAsia" w:ascii="Times New Roman" w:hAnsi="Times New Roman" w:eastAsia="宋体" w:cs="Times New Roman"/>
                <w:kern w:val="0"/>
                <w:szCs w:val="24"/>
              </w:rPr>
              <w:t>（水利）、</w:t>
            </w:r>
            <w:r>
              <w:rPr>
                <w:rFonts w:ascii="Times New Roman" w:hAnsi="Times New Roman" w:eastAsia="宋体" w:cs="Times New Roman"/>
                <w:kern w:val="0"/>
                <w:szCs w:val="24"/>
              </w:rPr>
              <w:t>54.5</w:t>
            </w:r>
            <w:r>
              <w:rPr>
                <w:rFonts w:hint="eastAsia" w:ascii="Times New Roman" w:hAnsi="Times New Roman" w:eastAsia="宋体" w:cs="Times New Roman"/>
                <w:kern w:val="0"/>
                <w:szCs w:val="24"/>
              </w:rPr>
              <w:t>（林业）</w:t>
            </w:r>
          </w:p>
        </w:tc>
        <w:tc>
          <w:tcPr>
            <w:tcW w:w="1299" w:type="dxa"/>
            <w:tcBorders>
              <w:top w:val="single" w:color="auto" w:sz="6" w:space="0"/>
              <w:left w:val="single" w:color="auto" w:sz="6" w:space="0"/>
              <w:bottom w:val="single" w:color="auto" w:sz="6" w:space="0"/>
              <w:right w:val="single" w:color="auto" w:sz="8"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10.5</w:t>
            </w:r>
            <w:r>
              <w:rPr>
                <w:rFonts w:hint="eastAsia" w:ascii="Times New Roman" w:hAnsi="Times New Roman" w:eastAsia="宋体" w:cs="Times New Roman"/>
                <w:kern w:val="0"/>
                <w:szCs w:val="24"/>
              </w:rPr>
              <w:t>（水利）、23.2（林业）、</w:t>
            </w:r>
            <w:r>
              <w:rPr>
                <w:rFonts w:ascii="Times New Roman" w:hAnsi="Times New Roman" w:eastAsia="宋体" w:cs="Times New Roman"/>
                <w:kern w:val="0"/>
                <w:szCs w:val="24"/>
              </w:rPr>
              <w:t>2.43</w:t>
            </w:r>
            <w:r>
              <w:rPr>
                <w:rFonts w:hint="eastAsia" w:ascii="Times New Roman" w:hAnsi="Times New Roman" w:eastAsia="宋体" w:cs="Times New Roman"/>
                <w:kern w:val="0"/>
                <w:szCs w:val="24"/>
              </w:rPr>
              <w:t>（自然资源）</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台湾海峡闽江口劣四类海水比例（%）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shd w:val="clear" w:color="auto" w:fill="auto"/>
            <w:vAlign w:val="center"/>
          </w:tcPr>
          <w:p>
            <w:pPr>
              <w:widowControl/>
              <w:spacing w:line="270" w:lineRule="exact"/>
              <w:jc w:val="center"/>
              <w:rPr>
                <w:rFonts w:ascii="Times New Roman" w:hAnsi="Times New Roman" w:eastAsia="宋体" w:cs="Times New Roman"/>
                <w:kern w:val="0"/>
                <w:szCs w:val="24"/>
              </w:rPr>
            </w:pPr>
          </w:p>
        </w:tc>
        <w:tc>
          <w:tcPr>
            <w:tcW w:w="1368" w:type="dxa"/>
            <w:tcBorders>
              <w:left w:val="single" w:color="auto" w:sz="6" w:space="0"/>
              <w:right w:val="single" w:color="auto" w:sz="6" w:space="0"/>
            </w:tcBorders>
            <w:shd w:val="clear" w:color="auto" w:fill="auto"/>
            <w:vAlign w:val="center"/>
          </w:tcPr>
          <w:p>
            <w:pPr>
              <w:widowControl/>
              <w:spacing w:line="270" w:lineRule="exact"/>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废弃矿山治理（处）</w:t>
            </w:r>
          </w:p>
        </w:tc>
        <w:tc>
          <w:tcPr>
            <w:tcW w:w="1343" w:type="dxa"/>
            <w:tcBorders>
              <w:left w:val="single" w:color="auto" w:sz="6" w:space="0"/>
              <w:bottom w:val="single" w:color="auto" w:sz="6" w:space="0"/>
              <w:right w:val="single" w:color="auto" w:sz="6" w:space="0"/>
            </w:tcBorders>
            <w:shd w:val="clear" w:color="auto" w:fill="auto"/>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46</w:t>
            </w:r>
          </w:p>
        </w:tc>
        <w:tc>
          <w:tcPr>
            <w:tcW w:w="1175" w:type="dxa"/>
            <w:tcBorders>
              <w:left w:val="single" w:color="auto" w:sz="6" w:space="0"/>
              <w:bottom w:val="single" w:color="auto" w:sz="6" w:space="0"/>
              <w:right w:val="single" w:color="auto" w:sz="6" w:space="0"/>
            </w:tcBorders>
            <w:shd w:val="clear" w:color="auto" w:fill="auto"/>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left w:val="single" w:color="auto" w:sz="6" w:space="0"/>
              <w:bottom w:val="single" w:color="auto" w:sz="6" w:space="0"/>
              <w:right w:val="single" w:color="auto" w:sz="6" w:space="0"/>
            </w:tcBorders>
            <w:shd w:val="clear" w:color="auto" w:fill="auto"/>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3</w:t>
            </w:r>
          </w:p>
        </w:tc>
        <w:tc>
          <w:tcPr>
            <w:tcW w:w="1299" w:type="dxa"/>
            <w:tcBorders>
              <w:top w:val="single" w:color="auto" w:sz="6" w:space="0"/>
              <w:left w:val="single" w:color="auto" w:sz="6" w:space="0"/>
              <w:bottom w:val="single" w:color="auto" w:sz="6" w:space="0"/>
              <w:right w:val="single" w:color="auto" w:sz="8" w:space="0"/>
            </w:tcBorders>
            <w:shd w:val="clear" w:color="auto" w:fill="auto"/>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43</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463"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spacing w:val="-10"/>
                <w:kern w:val="0"/>
                <w:szCs w:val="24"/>
              </w:rPr>
            </w:pPr>
            <w:r>
              <w:rPr>
                <w:rFonts w:ascii="Times New Roman" w:hAnsi="Times New Roman" w:eastAsia="宋体" w:cs="Times New Roman"/>
                <w:spacing w:val="-10"/>
                <w:kern w:val="0"/>
                <w:szCs w:val="24"/>
              </w:rPr>
              <w:t>闽江干流和二级以上支流水质优良比例（%）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restart"/>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村镇垃圾收集处理率（%）</w:t>
            </w:r>
          </w:p>
        </w:tc>
        <w:tc>
          <w:tcPr>
            <w:tcW w:w="979"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171"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175"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175" w:type="dxa"/>
            <w:vMerge w:val="restart"/>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村镇垃圾收集处置率达到90%，行政村基本实现全覆盖</w:t>
            </w:r>
          </w:p>
        </w:tc>
        <w:tc>
          <w:tcPr>
            <w:tcW w:w="1368" w:type="dxa"/>
            <w:tcBorders>
              <w:left w:val="single" w:color="auto" w:sz="6" w:space="0"/>
              <w:right w:val="single" w:color="auto" w:sz="6" w:space="0"/>
            </w:tcBorders>
            <w:shd w:val="clear" w:color="auto" w:fill="auto"/>
            <w:vAlign w:val="center"/>
          </w:tcPr>
          <w:p>
            <w:pPr>
              <w:widowControl/>
              <w:spacing w:line="270" w:lineRule="exact"/>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地质灾害（处）</w:t>
            </w:r>
          </w:p>
        </w:tc>
        <w:tc>
          <w:tcPr>
            <w:tcW w:w="1343"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3</w:t>
            </w:r>
          </w:p>
        </w:tc>
        <w:tc>
          <w:tcPr>
            <w:tcW w:w="1175"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w:t>
            </w:r>
          </w:p>
        </w:tc>
        <w:tc>
          <w:tcPr>
            <w:tcW w:w="1171"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2</w:t>
            </w:r>
          </w:p>
        </w:tc>
        <w:tc>
          <w:tcPr>
            <w:tcW w:w="1299" w:type="dxa"/>
            <w:tcBorders>
              <w:top w:val="single" w:color="auto" w:sz="6" w:space="0"/>
              <w:left w:val="single" w:color="auto" w:sz="6" w:space="0"/>
              <w:bottom w:val="single" w:color="auto" w:sz="6" w:space="0"/>
              <w:right w:val="single" w:color="auto" w:sz="8" w:space="0"/>
            </w:tcBorders>
            <w:shd w:val="clear" w:color="auto" w:fill="auto"/>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国家和省级监测断面地表水功能区 III类以上水质比例（%）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368" w:type="dxa"/>
            <w:tcBorders>
              <w:left w:val="single" w:color="auto" w:sz="6" w:space="0"/>
              <w:bottom w:val="single" w:color="auto" w:sz="8" w:space="0"/>
              <w:right w:val="single" w:color="auto" w:sz="6" w:space="0"/>
            </w:tcBorders>
            <w:shd w:val="clear" w:color="auto" w:fill="auto"/>
            <w:vAlign w:val="center"/>
          </w:tcPr>
          <w:p>
            <w:pPr>
              <w:widowControl/>
              <w:spacing w:line="270" w:lineRule="exact"/>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商品林赎买（km</w:t>
            </w:r>
            <w:r>
              <w:rPr>
                <w:rFonts w:ascii="Times New Roman" w:hAnsi="Times New Roman" w:eastAsia="宋体" w:cs="Times New Roman"/>
                <w:spacing w:val="-20"/>
                <w:kern w:val="0"/>
                <w:szCs w:val="24"/>
                <w:vertAlign w:val="superscript"/>
              </w:rPr>
              <w:t>2</w:t>
            </w:r>
            <w:r>
              <w:rPr>
                <w:rFonts w:ascii="Times New Roman" w:hAnsi="Times New Roman" w:eastAsia="宋体" w:cs="Times New Roman"/>
                <w:spacing w:val="-20"/>
                <w:kern w:val="0"/>
                <w:szCs w:val="24"/>
              </w:rPr>
              <w:t>）</w:t>
            </w:r>
          </w:p>
        </w:tc>
        <w:tc>
          <w:tcPr>
            <w:tcW w:w="1343" w:type="dxa"/>
            <w:tcBorders>
              <w:top w:val="single" w:color="auto" w:sz="6" w:space="0"/>
              <w:left w:val="single" w:color="auto" w:sz="6" w:space="0"/>
              <w:bottom w:val="single" w:color="auto" w:sz="8"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8"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8"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299" w:type="dxa"/>
            <w:tcBorders>
              <w:top w:val="single" w:color="auto" w:sz="6" w:space="0"/>
              <w:left w:val="single" w:color="auto" w:sz="6" w:space="0"/>
              <w:bottom w:val="single" w:color="auto" w:sz="8" w:space="0"/>
              <w:right w:val="single" w:color="auto" w:sz="8"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市级集中式饮用水源水质 II类水质的比例（%）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368" w:type="dxa"/>
            <w:tcBorders>
              <w:top w:val="single" w:color="auto" w:sz="8"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林分改造面积（万亩）</w:t>
            </w:r>
          </w:p>
        </w:tc>
        <w:tc>
          <w:tcPr>
            <w:tcW w:w="1343" w:type="dxa"/>
            <w:tcBorders>
              <w:top w:val="single" w:color="auto" w:sz="8"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0.52</w:t>
            </w:r>
          </w:p>
        </w:tc>
        <w:tc>
          <w:tcPr>
            <w:tcW w:w="1175" w:type="dxa"/>
            <w:tcBorders>
              <w:top w:val="single" w:color="auto" w:sz="8"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0.17</w:t>
            </w:r>
          </w:p>
        </w:tc>
        <w:tc>
          <w:tcPr>
            <w:tcW w:w="1171" w:type="dxa"/>
            <w:tcBorders>
              <w:top w:val="single" w:color="auto" w:sz="8"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0.15</w:t>
            </w:r>
          </w:p>
        </w:tc>
        <w:tc>
          <w:tcPr>
            <w:tcW w:w="1299" w:type="dxa"/>
            <w:tcBorders>
              <w:top w:val="single" w:color="auto" w:sz="8" w:space="0"/>
              <w:left w:val="single" w:color="auto" w:sz="6" w:space="0"/>
              <w:bottom w:val="single" w:color="auto" w:sz="6" w:space="0"/>
              <w:right w:val="single" w:color="auto" w:sz="8" w:space="0"/>
            </w:tcBorders>
            <w:vAlign w:val="center"/>
          </w:tcPr>
          <w:p>
            <w:pPr>
              <w:widowControl/>
              <w:spacing w:line="270" w:lineRule="exact"/>
              <w:jc w:val="center"/>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0.2</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707"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spacing w:val="-10"/>
                <w:kern w:val="0"/>
                <w:szCs w:val="24"/>
              </w:rPr>
            </w:pPr>
            <w:r>
              <w:rPr>
                <w:rFonts w:ascii="Times New Roman" w:hAnsi="Times New Roman" w:eastAsia="宋体" w:cs="Times New Roman"/>
                <w:spacing w:val="-10"/>
                <w:kern w:val="0"/>
                <w:szCs w:val="24"/>
              </w:rPr>
              <w:t>县级集中式饮用水源水质 II类水质的比例（%）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1"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p>
        </w:tc>
        <w:tc>
          <w:tcPr>
            <w:tcW w:w="1368" w:type="dxa"/>
            <w:vMerge w:val="restart"/>
            <w:tcBorders>
              <w:top w:val="single" w:color="auto" w:sz="8" w:space="0"/>
              <w:left w:val="single" w:color="auto" w:sz="6" w:space="0"/>
              <w:right w:val="single" w:color="auto" w:sz="6" w:space="0"/>
            </w:tcBorders>
            <w:vAlign w:val="center"/>
          </w:tcPr>
          <w:p>
            <w:pPr>
              <w:widowControl/>
              <w:spacing w:line="270" w:lineRule="exact"/>
              <w:rPr>
                <w:rFonts w:ascii="Times New Roman" w:hAnsi="Times New Roman" w:eastAsia="宋体" w:cs="Times New Roman"/>
                <w:spacing w:val="-20"/>
                <w:kern w:val="0"/>
                <w:szCs w:val="24"/>
              </w:rPr>
            </w:pPr>
            <w:r>
              <w:rPr>
                <w:rFonts w:ascii="Times New Roman" w:hAnsi="Times New Roman" w:eastAsia="宋体" w:cs="Times New Roman"/>
                <w:spacing w:val="-20"/>
                <w:kern w:val="0"/>
                <w:szCs w:val="24"/>
              </w:rPr>
              <w:t>茶园和竹林生态化改造占既有面积比例（%）</w:t>
            </w:r>
          </w:p>
        </w:tc>
        <w:tc>
          <w:tcPr>
            <w:tcW w:w="1343" w:type="dxa"/>
            <w:vMerge w:val="restart"/>
            <w:tcBorders>
              <w:left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r>
              <w:rPr>
                <w:rFonts w:ascii="Times New Roman" w:hAnsi="Times New Roman" w:eastAsia="宋体" w:cs="Times New Roman"/>
                <w:kern w:val="0"/>
                <w:szCs w:val="21"/>
              </w:rPr>
              <w:t>竹园生态化改造占40%，茶园占43.03%</w:t>
            </w:r>
          </w:p>
        </w:tc>
        <w:tc>
          <w:tcPr>
            <w:tcW w:w="1175" w:type="dxa"/>
            <w:vMerge w:val="restart"/>
            <w:tcBorders>
              <w:left w:val="single" w:color="auto" w:sz="6" w:space="0"/>
              <w:right w:val="single" w:color="auto" w:sz="6" w:space="0"/>
            </w:tcBorders>
            <w:vAlign w:val="center"/>
          </w:tcPr>
          <w:p>
            <w:pPr>
              <w:widowControl/>
              <w:spacing w:line="270" w:lineRule="exact"/>
              <w:rPr>
                <w:rFonts w:ascii="Times New Roman" w:hAnsi="Times New Roman" w:eastAsia="宋体" w:cs="Times New Roman"/>
                <w:spacing w:val="-20"/>
                <w:kern w:val="0"/>
                <w:szCs w:val="24"/>
              </w:rPr>
            </w:pPr>
            <w:r>
              <w:rPr>
                <w:rFonts w:ascii="Times New Roman" w:hAnsi="Times New Roman" w:eastAsia="宋体" w:cs="Times New Roman"/>
                <w:spacing w:val="-20"/>
                <w:kern w:val="0"/>
                <w:szCs w:val="21"/>
              </w:rPr>
              <w:t>竹园生态化改造占41.55%，茶园占43.03%</w:t>
            </w:r>
          </w:p>
        </w:tc>
        <w:tc>
          <w:tcPr>
            <w:tcW w:w="1171" w:type="dxa"/>
            <w:vMerge w:val="restart"/>
            <w:tcBorders>
              <w:left w:val="single" w:color="auto" w:sz="6" w:space="0"/>
              <w:right w:val="single" w:color="auto" w:sz="6" w:space="0"/>
            </w:tcBorders>
            <w:vAlign w:val="center"/>
          </w:tcPr>
          <w:p>
            <w:pPr>
              <w:widowControl/>
              <w:spacing w:line="270" w:lineRule="exact"/>
              <w:rPr>
                <w:rFonts w:ascii="Times New Roman" w:hAnsi="Times New Roman" w:eastAsia="宋体" w:cs="Times New Roman"/>
                <w:spacing w:val="-20"/>
                <w:kern w:val="0"/>
                <w:szCs w:val="24"/>
              </w:rPr>
            </w:pPr>
            <w:r>
              <w:rPr>
                <w:rFonts w:ascii="Times New Roman" w:hAnsi="Times New Roman" w:eastAsia="宋体" w:cs="Times New Roman"/>
                <w:spacing w:val="-20"/>
                <w:kern w:val="0"/>
                <w:szCs w:val="21"/>
              </w:rPr>
              <w:t>竹园生态化改造占40%，茶园占43.03%</w:t>
            </w:r>
          </w:p>
        </w:tc>
        <w:tc>
          <w:tcPr>
            <w:tcW w:w="1299" w:type="dxa"/>
            <w:vMerge w:val="restart"/>
            <w:tcBorders>
              <w:top w:val="single" w:color="auto" w:sz="8" w:space="0"/>
              <w:left w:val="single" w:color="auto" w:sz="6" w:space="0"/>
              <w:right w:val="single" w:color="auto" w:sz="8" w:space="0"/>
            </w:tcBorders>
            <w:vAlign w:val="center"/>
          </w:tcPr>
          <w:p>
            <w:pPr>
              <w:widowControl/>
              <w:spacing w:line="270" w:lineRule="exact"/>
              <w:rPr>
                <w:rFonts w:ascii="Times New Roman" w:hAnsi="Times New Roman" w:eastAsia="宋体" w:cs="Times New Roman"/>
                <w:spacing w:val="-20"/>
                <w:kern w:val="0"/>
                <w:szCs w:val="24"/>
              </w:rPr>
            </w:pPr>
            <w:r>
              <w:rPr>
                <w:rFonts w:ascii="Times New Roman" w:hAnsi="Times New Roman" w:eastAsia="宋体" w:cs="Times New Roman"/>
                <w:spacing w:val="-20"/>
                <w:kern w:val="0"/>
                <w:szCs w:val="21"/>
              </w:rPr>
              <w:t>竹园生态化改造占40%，茶园占43.03%</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rPr>
                <w:rFonts w:ascii="Times New Roman" w:hAnsi="Times New Roman" w:eastAsia="宋体" w:cs="Times New Roman"/>
                <w:spacing w:val="-10"/>
                <w:kern w:val="0"/>
                <w:szCs w:val="24"/>
              </w:rPr>
            </w:pPr>
            <w:r>
              <w:rPr>
                <w:rFonts w:ascii="Times New Roman" w:hAnsi="Times New Roman" w:eastAsia="宋体" w:cs="Times New Roman"/>
                <w:spacing w:val="-10"/>
                <w:kern w:val="0"/>
                <w:szCs w:val="24"/>
              </w:rPr>
              <w:t>乡镇集中式饮用水源水质II类水质的比例（%）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vMerge w:val="restart"/>
            <w:tcBorders>
              <w:top w:val="single" w:color="auto" w:sz="6" w:space="0"/>
              <w:left w:val="single" w:color="auto" w:sz="6" w:space="0"/>
              <w:bottom w:val="single" w:color="auto" w:sz="8" w:space="0"/>
              <w:right w:val="single" w:color="auto" w:sz="6" w:space="0"/>
            </w:tcBorders>
            <w:vAlign w:val="center"/>
          </w:tcPr>
          <w:p>
            <w:pPr>
              <w:widowControl/>
              <w:spacing w:line="270" w:lineRule="exact"/>
              <w:rPr>
                <w:rFonts w:ascii="Times New Roman" w:hAnsi="Times New Roman" w:eastAsia="宋体" w:cs="Times New Roman"/>
                <w:kern w:val="0"/>
                <w:szCs w:val="24"/>
              </w:rPr>
            </w:pPr>
            <w:r>
              <w:rPr>
                <w:rFonts w:ascii="Times New Roman" w:hAnsi="Times New Roman" w:eastAsia="宋体" w:cs="Times New Roman"/>
                <w:kern w:val="0"/>
                <w:szCs w:val="24"/>
              </w:rPr>
              <w:t>规模化畜禽养殖污水集中处理率（%）</w:t>
            </w:r>
          </w:p>
        </w:tc>
        <w:tc>
          <w:tcPr>
            <w:tcW w:w="979"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85.55</w:t>
            </w:r>
          </w:p>
        </w:tc>
        <w:tc>
          <w:tcPr>
            <w:tcW w:w="1171"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85.55</w:t>
            </w:r>
          </w:p>
        </w:tc>
        <w:tc>
          <w:tcPr>
            <w:tcW w:w="1175" w:type="dxa"/>
            <w:vMerge w:val="restart"/>
            <w:tcBorders>
              <w:top w:val="single" w:color="auto" w:sz="6" w:space="0"/>
              <w:left w:val="single" w:color="auto" w:sz="6"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85.55</w:t>
            </w:r>
          </w:p>
        </w:tc>
        <w:tc>
          <w:tcPr>
            <w:tcW w:w="1175" w:type="dxa"/>
            <w:vMerge w:val="restart"/>
            <w:tcBorders>
              <w:top w:val="single" w:color="auto" w:sz="6" w:space="0"/>
              <w:left w:val="single" w:color="auto" w:sz="6" w:space="0"/>
              <w:bottom w:val="single" w:color="auto" w:sz="8" w:space="0"/>
              <w:right w:val="single" w:color="auto" w:sz="6" w:space="0"/>
            </w:tcBorders>
            <w:vAlign w:val="center"/>
          </w:tcPr>
          <w:p>
            <w:pPr>
              <w:widowControl/>
              <w:spacing w:line="27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85.55</w:t>
            </w:r>
          </w:p>
        </w:tc>
        <w:tc>
          <w:tcPr>
            <w:tcW w:w="1368" w:type="dxa"/>
            <w:vMerge w:val="continue"/>
            <w:tcBorders>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343" w:type="dxa"/>
            <w:vMerge w:val="continue"/>
            <w:tcBorders>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175" w:type="dxa"/>
            <w:vMerge w:val="continue"/>
            <w:tcBorders>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171" w:type="dxa"/>
            <w:vMerge w:val="continue"/>
            <w:tcBorders>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299" w:type="dxa"/>
            <w:vMerge w:val="continue"/>
            <w:tcBorders>
              <w:left w:val="single" w:color="auto" w:sz="6" w:space="0"/>
              <w:bottom w:val="single" w:color="auto" w:sz="6" w:space="0"/>
              <w:right w:val="single" w:color="auto" w:sz="8" w:space="0"/>
            </w:tcBorders>
            <w:vAlign w:val="center"/>
          </w:tcPr>
          <w:p>
            <w:pPr>
              <w:widowControl/>
              <w:spacing w:line="270" w:lineRule="exact"/>
              <w:jc w:val="left"/>
              <w:rPr>
                <w:rFonts w:ascii="Times New Roman" w:hAnsi="Times New Roman" w:eastAsia="宋体" w:cs="Times New Roman"/>
                <w:kern w:val="0"/>
                <w:szCs w:val="24"/>
              </w:rPr>
            </w:pP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280"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40" w:lineRule="exact"/>
              <w:rPr>
                <w:rFonts w:ascii="Times New Roman" w:hAnsi="Times New Roman" w:eastAsia="宋体" w:cs="Times New Roman"/>
                <w:kern w:val="0"/>
                <w:szCs w:val="24"/>
              </w:rPr>
            </w:pPr>
            <w:r>
              <w:rPr>
                <w:rFonts w:ascii="Times New Roman" w:hAnsi="Times New Roman" w:eastAsia="宋体" w:cs="Times New Roman"/>
                <w:kern w:val="0"/>
                <w:szCs w:val="24"/>
              </w:rPr>
              <w:t>小流域优于 III类水质比例（%）</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100</w:t>
            </w:r>
          </w:p>
        </w:tc>
        <w:tc>
          <w:tcPr>
            <w:tcW w:w="1175" w:type="dxa"/>
            <w:vMerge w:val="continue"/>
            <w:tcBorders>
              <w:top w:val="single" w:color="auto" w:sz="6" w:space="0"/>
              <w:left w:val="single" w:color="auto" w:sz="6" w:space="0"/>
              <w:bottom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368" w:type="dxa"/>
            <w:vMerge w:val="restart"/>
            <w:tcBorders>
              <w:top w:val="single" w:color="auto" w:sz="6" w:space="0"/>
              <w:left w:val="single" w:color="auto" w:sz="6" w:space="0"/>
              <w:bottom w:val="single" w:color="auto" w:sz="8" w:space="0"/>
              <w:right w:val="single" w:color="auto" w:sz="6" w:space="0"/>
            </w:tcBorders>
            <w:vAlign w:val="center"/>
          </w:tcPr>
          <w:p>
            <w:pPr>
              <w:widowControl/>
              <w:spacing w:line="240" w:lineRule="exact"/>
              <w:rPr>
                <w:rFonts w:ascii="Times New Roman" w:hAnsi="Times New Roman" w:eastAsia="宋体" w:cs="Times New Roman"/>
                <w:kern w:val="0"/>
                <w:szCs w:val="24"/>
              </w:rPr>
            </w:pPr>
            <w:r>
              <w:rPr>
                <w:rFonts w:ascii="Times New Roman" w:hAnsi="Times New Roman" w:eastAsia="宋体" w:cs="Times New Roman"/>
                <w:kern w:val="0"/>
                <w:szCs w:val="24"/>
              </w:rPr>
              <w:t>生物多样性保护</w:t>
            </w:r>
          </w:p>
        </w:tc>
        <w:tc>
          <w:tcPr>
            <w:tcW w:w="1343" w:type="dxa"/>
            <w:vMerge w:val="restart"/>
            <w:tcBorders>
              <w:top w:val="single" w:color="auto" w:sz="6" w:space="0"/>
              <w:left w:val="single" w:color="auto" w:sz="6" w:space="0"/>
              <w:right w:val="single" w:color="auto" w:sz="6" w:space="0"/>
            </w:tcBorders>
            <w:vAlign w:val="center"/>
          </w:tcPr>
          <w:p>
            <w:pPr>
              <w:widowControl/>
              <w:spacing w:line="240" w:lineRule="exact"/>
              <w:rPr>
                <w:rFonts w:ascii="Times New Roman" w:hAnsi="Times New Roman" w:eastAsia="宋体" w:cs="Times New Roman"/>
                <w:kern w:val="0"/>
                <w:szCs w:val="24"/>
              </w:rPr>
            </w:pPr>
            <w:r>
              <w:rPr>
                <w:rFonts w:ascii="Times New Roman" w:hAnsi="Times New Roman" w:eastAsia="宋体" w:cs="Times New Roman"/>
                <w:kern w:val="0"/>
                <w:szCs w:val="24"/>
              </w:rPr>
              <w:t>丧失和流失基本得到控制</w:t>
            </w:r>
          </w:p>
        </w:tc>
        <w:tc>
          <w:tcPr>
            <w:tcW w:w="1175" w:type="dxa"/>
            <w:vMerge w:val="restart"/>
            <w:tcBorders>
              <w:top w:val="single" w:color="auto" w:sz="6" w:space="0"/>
              <w:left w:val="single" w:color="auto" w:sz="6" w:space="0"/>
              <w:right w:val="single" w:color="auto" w:sz="6" w:space="0"/>
            </w:tcBorders>
            <w:vAlign w:val="center"/>
          </w:tcPr>
          <w:p>
            <w:pPr>
              <w:widowControl/>
              <w:spacing w:line="240" w:lineRule="exact"/>
              <w:rPr>
                <w:rFonts w:ascii="Times New Roman" w:hAnsi="Times New Roman" w:eastAsia="宋体" w:cs="Times New Roman"/>
                <w:kern w:val="0"/>
                <w:szCs w:val="24"/>
              </w:rPr>
            </w:pPr>
            <w:r>
              <w:rPr>
                <w:rFonts w:ascii="Times New Roman" w:hAnsi="Times New Roman" w:eastAsia="宋体" w:cs="Times New Roman"/>
                <w:kern w:val="0"/>
                <w:szCs w:val="24"/>
              </w:rPr>
              <w:t>丧失和流失基本得到控制</w:t>
            </w:r>
          </w:p>
        </w:tc>
        <w:tc>
          <w:tcPr>
            <w:tcW w:w="1171" w:type="dxa"/>
            <w:vMerge w:val="restart"/>
            <w:tcBorders>
              <w:top w:val="single" w:color="auto" w:sz="6" w:space="0"/>
              <w:left w:val="single" w:color="auto" w:sz="6" w:space="0"/>
              <w:right w:val="single" w:color="auto" w:sz="6" w:space="0"/>
            </w:tcBorders>
            <w:vAlign w:val="center"/>
          </w:tcPr>
          <w:p>
            <w:pPr>
              <w:widowControl/>
              <w:spacing w:line="240" w:lineRule="exact"/>
              <w:rPr>
                <w:rFonts w:ascii="Times New Roman" w:hAnsi="Times New Roman" w:eastAsia="宋体" w:cs="Times New Roman"/>
                <w:kern w:val="0"/>
                <w:szCs w:val="24"/>
              </w:rPr>
            </w:pPr>
            <w:r>
              <w:rPr>
                <w:rFonts w:ascii="Times New Roman" w:hAnsi="Times New Roman" w:eastAsia="宋体" w:cs="Times New Roman"/>
                <w:kern w:val="0"/>
                <w:szCs w:val="24"/>
              </w:rPr>
              <w:t>丧失和流失基本得到控制</w:t>
            </w:r>
          </w:p>
        </w:tc>
        <w:tc>
          <w:tcPr>
            <w:tcW w:w="1299" w:type="dxa"/>
            <w:vMerge w:val="restart"/>
            <w:tcBorders>
              <w:top w:val="single" w:color="auto" w:sz="6" w:space="0"/>
              <w:left w:val="single" w:color="auto" w:sz="6" w:space="0"/>
              <w:bottom w:val="single" w:color="auto" w:sz="8" w:space="0"/>
              <w:right w:val="single" w:color="auto" w:sz="8" w:space="0"/>
            </w:tcBorders>
            <w:vAlign w:val="center"/>
          </w:tcPr>
          <w:p>
            <w:pPr>
              <w:widowControl/>
              <w:spacing w:line="240" w:lineRule="exact"/>
              <w:rPr>
                <w:rFonts w:ascii="Times New Roman" w:hAnsi="Times New Roman" w:eastAsia="宋体" w:cs="Times New Roman"/>
                <w:kern w:val="0"/>
                <w:szCs w:val="24"/>
              </w:rPr>
            </w:pPr>
            <w:r>
              <w:rPr>
                <w:rFonts w:ascii="Times New Roman" w:hAnsi="Times New Roman" w:eastAsia="宋体" w:cs="Times New Roman"/>
                <w:kern w:val="0"/>
                <w:szCs w:val="24"/>
              </w:rPr>
              <w:t>丧失和流失基本得到控制</w:t>
            </w:r>
          </w:p>
        </w:tc>
      </w:tr>
      <w:tr>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Ex>
        <w:trPr>
          <w:trHeight w:val="545" w:hRule="atLeast"/>
          <w:jc w:val="center"/>
        </w:trPr>
        <w:tc>
          <w:tcPr>
            <w:tcW w:w="574"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80" w:type="dxa"/>
            <w:vMerge w:val="continue"/>
            <w:tcBorders>
              <w:left w:val="single" w:color="auto" w:sz="8"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2961"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left"/>
              <w:rPr>
                <w:rFonts w:ascii="Times New Roman" w:hAnsi="Times New Roman" w:eastAsia="宋体" w:cs="Times New Roman"/>
                <w:kern w:val="0"/>
                <w:szCs w:val="24"/>
              </w:rPr>
            </w:pPr>
            <w:r>
              <w:rPr>
                <w:rFonts w:ascii="Times New Roman" w:hAnsi="Times New Roman" w:eastAsia="宋体" w:cs="Times New Roman"/>
                <w:kern w:val="0"/>
                <w:szCs w:val="24"/>
              </w:rPr>
              <w:t>劣五类水质</w:t>
            </w:r>
          </w:p>
        </w:tc>
        <w:tc>
          <w:tcPr>
            <w:tcW w:w="1077"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073"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171"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175" w:type="dxa"/>
            <w:tcBorders>
              <w:top w:val="single" w:color="auto" w:sz="6" w:space="0"/>
              <w:left w:val="single" w:color="auto" w:sz="6" w:space="0"/>
              <w:bottom w:val="single" w:color="auto" w:sz="6" w:space="0"/>
              <w:right w:val="single" w:color="auto" w:sz="6" w:space="0"/>
            </w:tcBorders>
            <w:vAlign w:val="center"/>
          </w:tcPr>
          <w:p>
            <w:pPr>
              <w:widowControl/>
              <w:spacing w:line="240" w:lineRule="exact"/>
              <w:jc w:val="center"/>
              <w:rPr>
                <w:rFonts w:ascii="Times New Roman" w:hAnsi="Times New Roman" w:eastAsia="宋体" w:cs="Times New Roman"/>
                <w:kern w:val="0"/>
                <w:szCs w:val="24"/>
              </w:rPr>
            </w:pPr>
            <w:r>
              <w:rPr>
                <w:rFonts w:ascii="Times New Roman" w:hAnsi="Times New Roman" w:eastAsia="宋体" w:cs="Times New Roman"/>
                <w:kern w:val="0"/>
                <w:szCs w:val="24"/>
              </w:rPr>
              <w:t>基本消除</w:t>
            </w: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979" w:type="dxa"/>
            <w:vMerge w:val="continue"/>
            <w:tcBorders>
              <w:left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175"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368" w:type="dxa"/>
            <w:vMerge w:val="continue"/>
            <w:tcBorders>
              <w:top w:val="single" w:color="auto" w:sz="6" w:space="0"/>
              <w:left w:val="single" w:color="auto" w:sz="6" w:space="0"/>
              <w:bottom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343" w:type="dxa"/>
            <w:vMerge w:val="continue"/>
            <w:tcBorders>
              <w:left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175" w:type="dxa"/>
            <w:vMerge w:val="continue"/>
            <w:tcBorders>
              <w:left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171" w:type="dxa"/>
            <w:vMerge w:val="continue"/>
            <w:tcBorders>
              <w:left w:val="single" w:color="auto" w:sz="6" w:space="0"/>
              <w:right w:val="single" w:color="auto" w:sz="6" w:space="0"/>
            </w:tcBorders>
            <w:vAlign w:val="center"/>
          </w:tcPr>
          <w:p>
            <w:pPr>
              <w:widowControl/>
              <w:spacing w:line="270" w:lineRule="exact"/>
              <w:jc w:val="left"/>
              <w:rPr>
                <w:rFonts w:ascii="Times New Roman" w:hAnsi="Times New Roman" w:eastAsia="宋体" w:cs="Times New Roman"/>
                <w:kern w:val="0"/>
                <w:szCs w:val="24"/>
              </w:rPr>
            </w:pPr>
          </w:p>
        </w:tc>
        <w:tc>
          <w:tcPr>
            <w:tcW w:w="1299" w:type="dxa"/>
            <w:vMerge w:val="continue"/>
            <w:tcBorders>
              <w:top w:val="single" w:color="auto" w:sz="6" w:space="0"/>
              <w:left w:val="single" w:color="auto" w:sz="6" w:space="0"/>
              <w:bottom w:val="single" w:color="auto" w:sz="6" w:space="0"/>
              <w:right w:val="single" w:color="auto" w:sz="8" w:space="0"/>
            </w:tcBorders>
            <w:vAlign w:val="center"/>
          </w:tcPr>
          <w:p>
            <w:pPr>
              <w:widowControl/>
              <w:spacing w:line="270" w:lineRule="exact"/>
              <w:jc w:val="left"/>
              <w:rPr>
                <w:rFonts w:ascii="Times New Roman" w:hAnsi="Times New Roman" w:eastAsia="宋体" w:cs="Times New Roman"/>
                <w:kern w:val="0"/>
                <w:szCs w:val="24"/>
              </w:rPr>
            </w:pPr>
          </w:p>
        </w:tc>
      </w:tr>
      <w:bookmarkEnd w:id="35"/>
    </w:tbl>
    <w:p>
      <w:pPr>
        <w:widowControl/>
        <w:jc w:val="left"/>
        <w:rPr>
          <w:rFonts w:ascii="Times New Roman" w:hAnsi="Times New Roman" w:eastAsia="宋体" w:cs="Times New Roman"/>
          <w:b/>
          <w:sz w:val="32"/>
        </w:rPr>
      </w:pPr>
    </w:p>
    <w:p>
      <w:pPr>
        <w:pStyle w:val="46"/>
        <w:numPr>
          <w:ilvl w:val="0"/>
          <w:numId w:val="4"/>
        </w:numPr>
        <w:ind w:firstLineChars="0"/>
        <w:outlineLvl w:val="1"/>
        <w:rPr>
          <w:rFonts w:ascii="Times New Roman" w:hAnsi="Times New Roman" w:eastAsia="宋体" w:cs="Times New Roman"/>
          <w:b/>
          <w:sz w:val="32"/>
        </w:rPr>
        <w:sectPr>
          <w:type w:val="continuous"/>
          <w:pgSz w:w="23814" w:h="16839" w:orient="landscape"/>
          <w:pgMar w:top="1800" w:right="1440" w:bottom="1800" w:left="1440" w:header="851" w:footer="992" w:gutter="0"/>
          <w:cols w:space="425" w:num="1"/>
          <w:docGrid w:type="lines" w:linePitch="312" w:charSpace="0"/>
        </w:sectPr>
      </w:pPr>
    </w:p>
    <w:p>
      <w:pPr>
        <w:pStyle w:val="46"/>
        <w:numPr>
          <w:ilvl w:val="0"/>
          <w:numId w:val="4"/>
        </w:numPr>
        <w:ind w:firstLineChars="0"/>
        <w:outlineLvl w:val="1"/>
        <w:rPr>
          <w:rFonts w:ascii="Times New Roman" w:hAnsi="Times New Roman" w:eastAsia="宋体" w:cs="Times New Roman"/>
          <w:b/>
          <w:sz w:val="32"/>
        </w:rPr>
      </w:pPr>
      <w:r>
        <w:rPr>
          <w:rFonts w:ascii="Times New Roman" w:hAnsi="Times New Roman" w:eastAsia="宋体" w:cs="Times New Roman"/>
          <w:b/>
          <w:sz w:val="32"/>
        </w:rPr>
        <w:t>项目管控</w:t>
      </w:r>
      <w:bookmarkEnd w:id="32"/>
    </w:p>
    <w:p>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按项目类型，从所属流域、项目名称、位置及范围、规模与内容、修复类型、业主单位、优化调整建议等方面进行管控。</w:t>
      </w:r>
    </w:p>
    <w:p>
      <w:pPr>
        <w:pStyle w:val="46"/>
        <w:numPr>
          <w:ilvl w:val="0"/>
          <w:numId w:val="4"/>
        </w:numPr>
        <w:ind w:firstLineChars="0"/>
        <w:outlineLvl w:val="1"/>
        <w:rPr>
          <w:rFonts w:ascii="Times New Roman" w:hAnsi="Times New Roman" w:eastAsia="宋体" w:cs="Times New Roman"/>
          <w:b/>
          <w:sz w:val="32"/>
        </w:rPr>
      </w:pPr>
      <w:bookmarkStart w:id="36" w:name="_Toc5266722"/>
      <w:r>
        <w:rPr>
          <w:rFonts w:ascii="Times New Roman" w:hAnsi="Times New Roman" w:eastAsia="宋体" w:cs="Times New Roman"/>
          <w:b/>
          <w:sz w:val="32"/>
        </w:rPr>
        <w:t>治理措施</w:t>
      </w:r>
      <w:bookmarkEnd w:id="36"/>
    </w:p>
    <w:p>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1、</w:t>
      </w:r>
      <w:r>
        <w:rPr>
          <w:rFonts w:ascii="Times New Roman" w:hAnsi="Times New Roman" w:eastAsia="宋体" w:cs="Times New Roman"/>
          <w:b/>
          <w:bCs/>
          <w:sz w:val="28"/>
          <w:szCs w:val="28"/>
        </w:rPr>
        <w:t>水环境治理和生态修复项目</w:t>
      </w:r>
      <w:r>
        <w:rPr>
          <w:rFonts w:ascii="Times New Roman" w:hAnsi="Times New Roman" w:eastAsia="宋体" w:cs="Times New Roman"/>
          <w:sz w:val="28"/>
          <w:szCs w:val="28"/>
        </w:rPr>
        <w:t>。针对当前项目区流域水环境存在的一系列问题，坚持保护优先、自然修复为主，管控措施、生物措施和工程措施相结合，统筹考虑上下游、左右岸、地上地下、城市乡村生态的关键因素，通过水源地保护、畜禽养殖污染治理、农村面源污染治理、污染水体修复、河道综合整治与水资源调配工程等治理措施，形成一套科学可行、针对性强的水生态修复模式，使区域水环境质量得到提升。</w:t>
      </w:r>
    </w:p>
    <w:p>
      <w:pPr>
        <w:ind w:firstLine="562" w:firstLineChars="200"/>
        <w:rPr>
          <w:rFonts w:ascii="Times New Roman" w:hAnsi="Times New Roman" w:eastAsia="宋体" w:cs="Times New Roman"/>
          <w:sz w:val="28"/>
          <w:szCs w:val="28"/>
        </w:rPr>
      </w:pPr>
      <w:r>
        <w:rPr>
          <w:rFonts w:ascii="Times New Roman" w:hAnsi="Times New Roman" w:eastAsia="宋体" w:cs="Times New Roman"/>
          <w:b/>
          <w:bCs/>
          <w:sz w:val="28"/>
          <w:szCs w:val="28"/>
        </w:rPr>
        <w:t>2、生物多样性保护项目。</w:t>
      </w:r>
      <w:r>
        <w:rPr>
          <w:rFonts w:ascii="Times New Roman" w:hAnsi="Times New Roman" w:eastAsia="宋体" w:cs="Times New Roman"/>
          <w:sz w:val="28"/>
          <w:szCs w:val="28"/>
        </w:rPr>
        <w:t>通过重点生态区位商品林赎买和生态功能提升、自然保护区生物多样性保护与修复、候鸟迁徙通道保护与修复、湿地恢复等措施提升生态系统服务功能，维护生物多样性。分阶段逐步限制用材林开发，控制林木资源消耗型项目建设，禁止采伐天然阔叶林，对林地退化的区域采取封禁和人工措施加强森林抚育，强化生态公益林保护，完善和优化山地森林生态系统；采取有力措施提高常绿阔叶林比例，改善森林结构，以提高水源涵养能力；强化自然保护区的建设、监督和管理，严格执行自然保护区条例，同时着手建设自然保护区群网和种质资源库，禁止各种破坏自然资源和产生环境污染的开发建设活动。</w:t>
      </w:r>
    </w:p>
    <w:p>
      <w:pPr>
        <w:ind w:firstLine="562" w:firstLineChars="200"/>
        <w:rPr>
          <w:rFonts w:ascii="Times New Roman" w:hAnsi="Times New Roman" w:eastAsia="宋体" w:cs="Times New Roman"/>
          <w:sz w:val="28"/>
          <w:szCs w:val="28"/>
        </w:rPr>
      </w:pPr>
      <w:r>
        <w:rPr>
          <w:rFonts w:ascii="Times New Roman" w:hAnsi="Times New Roman" w:eastAsia="宋体" w:cs="Times New Roman"/>
          <w:b/>
          <w:bCs/>
          <w:sz w:val="28"/>
          <w:szCs w:val="28"/>
        </w:rPr>
        <w:t>3、水土流失治理与农地生态功能提升项目。</w:t>
      </w:r>
      <w:r>
        <w:rPr>
          <w:rFonts w:ascii="Times New Roman" w:hAnsi="Times New Roman" w:eastAsia="宋体" w:cs="Times New Roman"/>
          <w:sz w:val="28"/>
          <w:szCs w:val="28"/>
        </w:rPr>
        <w:t>严格控制过度开山种茶种果、限制和减少橄榄等经济林种植面积，结合修复废弃矿山、林权赎买和封山育林等方式，统筹解决水土流失问题。</w:t>
      </w:r>
    </w:p>
    <w:p>
      <w:pPr>
        <w:ind w:firstLine="562" w:firstLineChars="200"/>
        <w:rPr>
          <w:rFonts w:ascii="Times New Roman" w:hAnsi="Times New Roman" w:eastAsia="宋体" w:cs="Times New Roman"/>
          <w:sz w:val="28"/>
          <w:szCs w:val="28"/>
        </w:rPr>
      </w:pPr>
      <w:r>
        <w:rPr>
          <w:rFonts w:ascii="Times New Roman" w:hAnsi="Times New Roman" w:eastAsia="宋体" w:cs="Times New Roman"/>
          <w:b/>
          <w:bCs/>
          <w:sz w:val="28"/>
          <w:szCs w:val="28"/>
        </w:rPr>
        <w:t>4、</w:t>
      </w:r>
      <w:r>
        <w:rPr>
          <w:rFonts w:ascii="Times New Roman" w:hAnsi="Times New Roman" w:eastAsia="宋体" w:cs="Times New Roman"/>
          <w:b/>
          <w:bCs/>
          <w:sz w:val="28"/>
          <w:szCs w:val="28"/>
          <w:lang w:bidi="ar"/>
        </w:rPr>
        <w:t>废</w:t>
      </w:r>
      <w:r>
        <w:rPr>
          <w:rFonts w:ascii="Times New Roman" w:hAnsi="Times New Roman" w:eastAsia="宋体" w:cs="Times New Roman"/>
          <w:b/>
          <w:sz w:val="28"/>
          <w:szCs w:val="28"/>
          <w:lang w:bidi="ar"/>
        </w:rPr>
        <w:t>弃矿山综合整治与地质灾害防治项目。</w:t>
      </w:r>
      <w:r>
        <w:rPr>
          <w:rFonts w:ascii="Times New Roman" w:hAnsi="Times New Roman" w:eastAsia="宋体" w:cs="Times New Roman"/>
          <w:sz w:val="28"/>
          <w:szCs w:val="28"/>
        </w:rPr>
        <w:t>针对矿山渣堆压占损毁土地、渣堆形成滑坡和泥石流灾害、地面塌陷、水土污染等问题，按照“系统治理、消除隐患、生态修复、绿化为主、兼顾经济”的原则，通过废弃矿山生态修复消除灾害隐患，减缓水土污染，增加森林覆盖率，加快山体复绿，树立废弃矿山修复典范。重点地段地质灾害防治坚持“以防为主、防治结合、全面规划、综合治理”的原则，以消除威胁人民生命财产安全为首要任务，同时兼顾考虑治理生态效果，还百姓一个绿色宜居的生产生活环境。</w:t>
      </w:r>
    </w:p>
    <w:p>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5、</w:t>
      </w:r>
      <w:r>
        <w:rPr>
          <w:rFonts w:ascii="Times New Roman" w:hAnsi="Times New Roman" w:eastAsia="宋体" w:cs="Times New Roman"/>
          <w:b/>
          <w:sz w:val="28"/>
          <w:szCs w:val="28"/>
          <w:lang w:bidi="ar"/>
        </w:rPr>
        <w:t>机制创新与能力建设项目。</w:t>
      </w:r>
      <w:r>
        <w:rPr>
          <w:rFonts w:ascii="Times New Roman" w:hAnsi="Times New Roman" w:eastAsia="宋体" w:cs="Times New Roman"/>
          <w:sz w:val="28"/>
          <w:szCs w:val="28"/>
        </w:rPr>
        <w:t>针对山、水、林、田、湖等各类生态要素，依托互联网、云计算等平台，构建三明市生态综合监管云平台，利用卫星、无人机等现代通信技术进行全方位监控，对各类数据进行整合、挖掘、统计、分析，形成一个智慧型的天空地一体化信息监管平台，开展环境和生态监测、设施运营和监管、风险监控与预警等，为三明市山水林田湖草项目实施提供科学高效的信息管理综合平台。</w:t>
      </w:r>
    </w:p>
    <w:p>
      <w:pPr>
        <w:pStyle w:val="5"/>
        <w:jc w:val="both"/>
        <w:rPr>
          <w:rFonts w:ascii="Times New Roman" w:hAnsi="Times New Roman" w:eastAsia="宋体" w:cs="Times New Roman"/>
        </w:rPr>
      </w:pPr>
      <w:bookmarkStart w:id="37" w:name="_Toc5266723"/>
      <w:r>
        <w:rPr>
          <w:rFonts w:ascii="Times New Roman" w:hAnsi="Times New Roman" w:eastAsia="宋体" w:cs="Times New Roman"/>
        </w:rPr>
        <w:t>第五章 金溪流域将乐县控制性详细规划</w:t>
      </w:r>
      <w:bookmarkEnd w:id="37"/>
    </w:p>
    <w:p>
      <w:pPr>
        <w:outlineLvl w:val="1"/>
        <w:rPr>
          <w:rFonts w:ascii="Times New Roman" w:hAnsi="Times New Roman" w:eastAsia="宋体" w:cs="Times New Roman"/>
          <w:b/>
          <w:sz w:val="32"/>
        </w:rPr>
      </w:pPr>
      <w:bookmarkStart w:id="38" w:name="_Toc5266724"/>
      <w:bookmarkStart w:id="39" w:name="_Toc5178871"/>
      <w:r>
        <w:rPr>
          <w:rFonts w:ascii="Times New Roman" w:hAnsi="Times New Roman" w:eastAsia="宋体" w:cs="Times New Roman"/>
          <w:b/>
          <w:sz w:val="32"/>
        </w:rPr>
        <w:t>第十八条 规划范围</w:t>
      </w:r>
      <w:bookmarkEnd w:id="38"/>
      <w:bookmarkEnd w:id="39"/>
    </w:p>
    <w:p>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规划范围为将乐县全县范围。</w:t>
      </w:r>
    </w:p>
    <w:p>
      <w:pPr>
        <w:outlineLvl w:val="1"/>
        <w:rPr>
          <w:rFonts w:ascii="Times New Roman" w:hAnsi="Times New Roman" w:eastAsia="宋体" w:cs="Times New Roman"/>
          <w:b/>
          <w:sz w:val="32"/>
        </w:rPr>
      </w:pPr>
      <w:bookmarkStart w:id="40" w:name="_Toc5266725"/>
      <w:bookmarkStart w:id="41" w:name="_Toc5178872"/>
      <w:r>
        <w:rPr>
          <w:rFonts w:ascii="Times New Roman" w:hAnsi="Times New Roman" w:eastAsia="宋体" w:cs="Times New Roman"/>
          <w:b/>
          <w:sz w:val="32"/>
        </w:rPr>
        <w:t>第十九条 控制单元划分</w:t>
      </w:r>
      <w:bookmarkEnd w:id="40"/>
      <w:bookmarkEnd w:id="41"/>
    </w:p>
    <w:p>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lang w:bidi="ar"/>
        </w:rPr>
        <w:t>将乐</w:t>
      </w:r>
      <w:r>
        <w:rPr>
          <w:rFonts w:ascii="Times New Roman" w:hAnsi="Times New Roman" w:eastAsia="宋体" w:cs="Times New Roman"/>
          <w:sz w:val="28"/>
          <w:szCs w:val="28"/>
          <w:lang w:val="zh-CN" w:bidi="ar"/>
        </w:rPr>
        <w:t>县共</w:t>
      </w:r>
      <w:r>
        <w:rPr>
          <w:rFonts w:ascii="Times New Roman" w:hAnsi="Times New Roman" w:eastAsia="宋体" w:cs="Times New Roman"/>
          <w:sz w:val="28"/>
          <w:szCs w:val="28"/>
          <w:lang w:bidi="ar"/>
        </w:rPr>
        <w:t>3</w:t>
      </w:r>
      <w:r>
        <w:rPr>
          <w:rFonts w:ascii="Times New Roman" w:hAnsi="Times New Roman" w:eastAsia="宋体" w:cs="Times New Roman"/>
          <w:sz w:val="28"/>
          <w:szCs w:val="28"/>
          <w:lang w:val="zh-CN" w:bidi="ar"/>
        </w:rPr>
        <w:t>个控制单元，分别为将乐县金溪干流控制单元（南口镇、黄潭镇、水南镇、光明镇、高塘镇、万全乡、古镛镇、漠源乡、白莲镇），将乐县安福口溪控制单元（大源乡、万安镇、安仁乡），将乐县大渠溪控制单元（余坊乡）</w:t>
      </w:r>
      <w:r>
        <w:rPr>
          <w:rFonts w:hint="eastAsia" w:ascii="Times New Roman" w:hAnsi="Times New Roman" w:eastAsia="宋体" w:cs="Times New Roman"/>
          <w:sz w:val="28"/>
          <w:szCs w:val="28"/>
          <w:lang w:val="zh-CN" w:bidi="ar"/>
        </w:rPr>
        <w:t>。</w:t>
      </w:r>
    </w:p>
    <w:p>
      <w:pPr>
        <w:outlineLvl w:val="1"/>
        <w:rPr>
          <w:rFonts w:ascii="Times New Roman" w:hAnsi="Times New Roman" w:eastAsia="宋体" w:cs="Times New Roman"/>
          <w:b/>
          <w:sz w:val="32"/>
        </w:rPr>
        <w:sectPr>
          <w:type w:val="continuous"/>
          <w:pgSz w:w="23814" w:h="16839" w:orient="landscape"/>
          <w:pgMar w:top="1800" w:right="1440" w:bottom="1800" w:left="1440" w:header="851" w:footer="992" w:gutter="0"/>
          <w:cols w:space="840" w:num="2"/>
          <w:docGrid w:type="lines" w:linePitch="312" w:charSpace="0"/>
        </w:sectPr>
      </w:pPr>
      <w:bookmarkStart w:id="42" w:name="_Toc5178873"/>
      <w:bookmarkStart w:id="43" w:name="_Toc5266726"/>
    </w:p>
    <w:p>
      <w:pPr>
        <w:outlineLvl w:val="1"/>
        <w:rPr>
          <w:rFonts w:ascii="Times New Roman" w:hAnsi="Times New Roman" w:eastAsia="宋体" w:cs="Times New Roman"/>
          <w:b/>
          <w:sz w:val="32"/>
        </w:rPr>
      </w:pPr>
      <w:r>
        <w:rPr>
          <w:rFonts w:ascii="Times New Roman" w:hAnsi="Times New Roman" w:eastAsia="宋体" w:cs="Times New Roman"/>
          <w:b/>
          <w:sz w:val="32"/>
        </w:rPr>
        <w:t>第二十条 将乐县项目控规</w:t>
      </w:r>
      <w:bookmarkEnd w:id="42"/>
      <w:bookmarkEnd w:id="43"/>
    </w:p>
    <w:p>
      <w:pPr>
        <w:widowControl/>
        <w:spacing w:line="360" w:lineRule="auto"/>
        <w:ind w:firstLine="560" w:firstLineChars="200"/>
        <w:rPr>
          <w:rFonts w:ascii="Times New Roman" w:hAnsi="Times New Roman" w:eastAsia="宋体" w:cs="Times New Roman"/>
          <w:kern w:val="0"/>
          <w:sz w:val="28"/>
          <w:szCs w:val="28"/>
          <w:lang w:val="zh-CN" w:bidi="ar"/>
        </w:rPr>
      </w:pPr>
      <w:r>
        <w:rPr>
          <w:rFonts w:ascii="Times New Roman" w:hAnsi="Times New Roman" w:eastAsia="宋体" w:cs="Times New Roman"/>
          <w:kern w:val="0"/>
          <w:sz w:val="28"/>
          <w:szCs w:val="28"/>
          <w:lang w:bidi="ar"/>
        </w:rPr>
        <w:t>将乐</w:t>
      </w:r>
      <w:r>
        <w:rPr>
          <w:rFonts w:ascii="Times New Roman" w:hAnsi="Times New Roman" w:eastAsia="宋体" w:cs="Times New Roman"/>
          <w:kern w:val="0"/>
          <w:sz w:val="28"/>
          <w:szCs w:val="28"/>
          <w:lang w:val="zh-CN" w:bidi="ar"/>
        </w:rPr>
        <w:t>县共实施项目</w:t>
      </w:r>
      <w:r>
        <w:rPr>
          <w:rFonts w:ascii="Times New Roman" w:hAnsi="Times New Roman" w:eastAsia="宋体" w:cs="Times New Roman"/>
          <w:kern w:val="0"/>
          <w:sz w:val="28"/>
          <w:szCs w:val="28"/>
          <w:lang w:bidi="ar"/>
        </w:rPr>
        <w:t>1</w:t>
      </w:r>
      <w:r>
        <w:rPr>
          <w:rFonts w:hint="eastAsia" w:ascii="Times New Roman" w:hAnsi="Times New Roman" w:eastAsia="宋体" w:cs="Times New Roman"/>
          <w:kern w:val="0"/>
          <w:sz w:val="28"/>
          <w:szCs w:val="28"/>
          <w:lang w:bidi="ar"/>
        </w:rPr>
        <w:t>4</w:t>
      </w:r>
      <w:r>
        <w:rPr>
          <w:rFonts w:ascii="Times New Roman" w:hAnsi="Times New Roman" w:eastAsia="宋体" w:cs="Times New Roman"/>
          <w:kern w:val="0"/>
          <w:sz w:val="28"/>
          <w:szCs w:val="28"/>
          <w:lang w:val="zh-CN" w:bidi="ar"/>
        </w:rPr>
        <w:t>项，总投资约</w:t>
      </w:r>
      <w:r>
        <w:rPr>
          <w:rFonts w:hint="eastAsia" w:ascii="Times New Roman" w:hAnsi="Times New Roman" w:eastAsia="宋体" w:cs="Times New Roman"/>
          <w:kern w:val="0"/>
          <w:sz w:val="28"/>
          <w:szCs w:val="28"/>
          <w:lang w:bidi="ar"/>
        </w:rPr>
        <w:t>4.9117</w:t>
      </w:r>
      <w:r>
        <w:rPr>
          <w:rFonts w:ascii="Times New Roman" w:hAnsi="Times New Roman" w:eastAsia="宋体" w:cs="Times New Roman"/>
          <w:kern w:val="0"/>
          <w:sz w:val="28"/>
          <w:szCs w:val="28"/>
          <w:lang w:val="zh-CN" w:bidi="ar"/>
        </w:rPr>
        <w:t>亿元，项目涵括水环境治理与生态修复工程（</w:t>
      </w:r>
      <w:r>
        <w:rPr>
          <w:rFonts w:ascii="Times New Roman" w:hAnsi="Times New Roman" w:eastAsia="宋体" w:cs="Times New Roman"/>
          <w:kern w:val="0"/>
          <w:sz w:val="28"/>
          <w:szCs w:val="28"/>
          <w:lang w:bidi="ar"/>
        </w:rPr>
        <w:t>7</w:t>
      </w:r>
      <w:r>
        <w:rPr>
          <w:rFonts w:ascii="Times New Roman" w:hAnsi="Times New Roman" w:eastAsia="宋体" w:cs="Times New Roman"/>
          <w:kern w:val="0"/>
          <w:sz w:val="28"/>
          <w:szCs w:val="28"/>
          <w:lang w:val="zh-CN" w:bidi="ar"/>
        </w:rPr>
        <w:t>项）、生物多样性保护工程（</w:t>
      </w:r>
      <w:r>
        <w:rPr>
          <w:rFonts w:ascii="Times New Roman" w:hAnsi="Times New Roman" w:eastAsia="宋体" w:cs="Times New Roman"/>
          <w:kern w:val="0"/>
          <w:sz w:val="28"/>
          <w:szCs w:val="28"/>
          <w:lang w:bidi="ar"/>
        </w:rPr>
        <w:t>2</w:t>
      </w:r>
      <w:r>
        <w:rPr>
          <w:rFonts w:ascii="Times New Roman" w:hAnsi="Times New Roman" w:eastAsia="宋体" w:cs="Times New Roman"/>
          <w:kern w:val="0"/>
          <w:sz w:val="28"/>
          <w:szCs w:val="28"/>
          <w:lang w:val="zh-CN" w:bidi="ar"/>
        </w:rPr>
        <w:t>项）、</w:t>
      </w:r>
      <w:r>
        <w:rPr>
          <w:rFonts w:hint="eastAsia" w:ascii="Times New Roman" w:hAnsi="Times New Roman" w:eastAsia="宋体" w:cs="Times New Roman"/>
          <w:kern w:val="0"/>
          <w:sz w:val="28"/>
          <w:szCs w:val="28"/>
          <w:lang w:val="zh-CN" w:bidi="ar"/>
        </w:rPr>
        <w:t>水土流失治理与农地生态功能提升</w:t>
      </w:r>
      <w:r>
        <w:rPr>
          <w:rFonts w:hint="eastAsia" w:ascii="Times New Roman" w:hAnsi="Times New Roman" w:eastAsia="宋体" w:cs="Times New Roman"/>
          <w:kern w:val="0"/>
          <w:sz w:val="28"/>
          <w:szCs w:val="28"/>
          <w:lang w:val="en-US" w:eastAsia="zh-CN" w:bidi="ar"/>
        </w:rPr>
        <w:t>项目</w:t>
      </w:r>
      <w:r>
        <w:rPr>
          <w:rFonts w:ascii="Times New Roman" w:hAnsi="Times New Roman" w:eastAsia="宋体" w:cs="Times New Roman"/>
          <w:kern w:val="0"/>
          <w:sz w:val="28"/>
          <w:szCs w:val="28"/>
          <w:lang w:val="zh-CN" w:bidi="ar"/>
        </w:rPr>
        <w:t>（</w:t>
      </w:r>
      <w:r>
        <w:rPr>
          <w:rFonts w:ascii="Times New Roman" w:hAnsi="Times New Roman" w:eastAsia="宋体" w:cs="Times New Roman"/>
          <w:kern w:val="0"/>
          <w:sz w:val="28"/>
          <w:szCs w:val="28"/>
          <w:lang w:bidi="ar"/>
        </w:rPr>
        <w:t>2</w:t>
      </w:r>
      <w:r>
        <w:rPr>
          <w:rFonts w:ascii="Times New Roman" w:hAnsi="Times New Roman" w:eastAsia="宋体" w:cs="Times New Roman"/>
          <w:kern w:val="0"/>
          <w:sz w:val="28"/>
          <w:szCs w:val="28"/>
          <w:lang w:val="zh-CN" w:bidi="ar"/>
        </w:rPr>
        <w:t>项）</w:t>
      </w:r>
      <w:r>
        <w:rPr>
          <w:rFonts w:hint="eastAsia" w:ascii="Times New Roman" w:hAnsi="Times New Roman" w:eastAsia="宋体" w:cs="Times New Roman"/>
          <w:kern w:val="0"/>
          <w:sz w:val="28"/>
          <w:szCs w:val="28"/>
          <w:lang w:bidi="ar"/>
        </w:rPr>
        <w:t>、</w:t>
      </w:r>
      <w:r>
        <w:rPr>
          <w:rFonts w:ascii="Times New Roman" w:hAnsi="Times New Roman" w:eastAsia="宋体" w:cs="Times New Roman"/>
          <w:kern w:val="0"/>
          <w:sz w:val="28"/>
          <w:szCs w:val="28"/>
          <w:lang w:val="zh-CN" w:bidi="ar"/>
        </w:rPr>
        <w:t>废弃矿山生态修复和地质灾害防治工程（</w:t>
      </w:r>
      <w:r>
        <w:rPr>
          <w:rFonts w:ascii="Times New Roman" w:hAnsi="Times New Roman" w:eastAsia="宋体" w:cs="Times New Roman"/>
          <w:kern w:val="0"/>
          <w:sz w:val="28"/>
          <w:szCs w:val="28"/>
          <w:lang w:bidi="ar"/>
        </w:rPr>
        <w:t>2</w:t>
      </w:r>
      <w:r>
        <w:rPr>
          <w:rFonts w:ascii="Times New Roman" w:hAnsi="Times New Roman" w:eastAsia="宋体" w:cs="Times New Roman"/>
          <w:kern w:val="0"/>
          <w:sz w:val="28"/>
          <w:szCs w:val="28"/>
          <w:lang w:val="zh-CN" w:bidi="ar"/>
        </w:rPr>
        <w:t>项）</w:t>
      </w:r>
      <w:r>
        <w:rPr>
          <w:rFonts w:hint="eastAsia"/>
          <w:kern w:val="0"/>
          <w:sz w:val="28"/>
          <w:szCs w:val="28"/>
        </w:rPr>
        <w:t>和</w:t>
      </w:r>
      <w:r>
        <w:rPr>
          <w:rFonts w:hint="eastAsia"/>
          <w:sz w:val="28"/>
        </w:rPr>
        <w:t>机制创新与能力建设工程</w:t>
      </w:r>
      <w:r>
        <w:rPr>
          <w:rFonts w:hint="eastAsia"/>
          <w:kern w:val="0"/>
          <w:sz w:val="28"/>
          <w:szCs w:val="28"/>
        </w:rPr>
        <w:t>（1项）</w:t>
      </w:r>
      <w:r>
        <w:rPr>
          <w:rFonts w:ascii="Times New Roman" w:hAnsi="Times New Roman" w:eastAsia="宋体" w:cs="Times New Roman"/>
          <w:kern w:val="0"/>
          <w:sz w:val="28"/>
          <w:szCs w:val="28"/>
          <w:lang w:val="zh-CN" w:bidi="ar"/>
        </w:rPr>
        <w:t>。</w:t>
      </w:r>
    </w:p>
    <w:p>
      <w:pPr>
        <w:ind w:firstLine="560" w:firstLineChars="200"/>
        <w:outlineLvl w:val="1"/>
        <w:rPr>
          <w:rFonts w:ascii="Times New Roman" w:hAnsi="Times New Roman" w:eastAsia="宋体" w:cs="Times New Roman"/>
          <w:sz w:val="28"/>
          <w:szCs w:val="28"/>
        </w:rPr>
        <w:sectPr>
          <w:type w:val="continuous"/>
          <w:pgSz w:w="23814" w:h="16839" w:orient="landscape"/>
          <w:pgMar w:top="1800" w:right="1440" w:bottom="1800" w:left="1440" w:header="851" w:footer="992" w:gutter="0"/>
          <w:cols w:space="425" w:num="1"/>
          <w:docGrid w:type="lines" w:linePitch="312" w:charSpace="0"/>
        </w:sectPr>
      </w:pPr>
    </w:p>
    <w:p>
      <w:pPr>
        <w:spacing w:line="360" w:lineRule="auto"/>
        <w:jc w:val="center"/>
        <w:rPr>
          <w:rFonts w:ascii="Times New Roman" w:hAnsi="Times New Roman" w:eastAsia="宋体" w:cs="Times New Roman"/>
          <w:sz w:val="28"/>
          <w:szCs w:val="28"/>
        </w:rPr>
      </w:pPr>
      <w:r>
        <w:rPr>
          <w:rFonts w:ascii="Times New Roman" w:hAnsi="Times New Roman" w:eastAsia="宋体" w:cs="Times New Roman"/>
          <w:b/>
          <w:sz w:val="24"/>
        </w:rPr>
        <w:t>表5-1 将乐县山水林田湖草生态保护修复项目一览表</w:t>
      </w:r>
    </w:p>
    <w:tbl>
      <w:tblPr>
        <w:tblStyle w:val="41"/>
        <w:tblW w:w="2100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1701"/>
        <w:gridCol w:w="2173"/>
        <w:gridCol w:w="7964"/>
        <w:gridCol w:w="3743"/>
        <w:gridCol w:w="47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2" w:hRule="atLeast"/>
          <w:tblHeader/>
        </w:trPr>
        <w:tc>
          <w:tcPr>
            <w:tcW w:w="709"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center"/>
              <w:rPr>
                <w:rFonts w:ascii="Times New Roman" w:hAnsi="Times New Roman" w:eastAsia="宋体" w:cs="Times New Roman"/>
                <w:b/>
                <w:sz w:val="18"/>
                <w:szCs w:val="18"/>
              </w:rPr>
            </w:pPr>
            <w:r>
              <w:rPr>
                <w:rFonts w:ascii="Times New Roman" w:hAnsi="Times New Roman" w:eastAsia="宋体" w:cs="Times New Roman"/>
                <w:b/>
                <w:sz w:val="18"/>
                <w:szCs w:val="18"/>
                <w:lang w:bidi="ar"/>
              </w:rPr>
              <w:t>序号</w:t>
            </w:r>
          </w:p>
        </w:tc>
        <w:tc>
          <w:tcPr>
            <w:tcW w:w="1701"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rPr>
                <w:rFonts w:ascii="Times New Roman" w:hAnsi="Times New Roman" w:eastAsia="宋体" w:cs="Times New Roman"/>
                <w:b/>
                <w:sz w:val="18"/>
                <w:szCs w:val="18"/>
              </w:rPr>
            </w:pPr>
            <w:r>
              <w:rPr>
                <w:rFonts w:ascii="Times New Roman" w:hAnsi="Times New Roman" w:eastAsia="宋体" w:cs="Times New Roman"/>
                <w:b/>
                <w:sz w:val="18"/>
                <w:szCs w:val="18"/>
                <w:lang w:bidi="ar"/>
              </w:rPr>
              <w:t>项目名称</w:t>
            </w:r>
          </w:p>
        </w:tc>
        <w:tc>
          <w:tcPr>
            <w:tcW w:w="2173"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rPr>
                <w:rFonts w:ascii="Times New Roman" w:hAnsi="Times New Roman" w:eastAsia="宋体" w:cs="Times New Roman"/>
                <w:b/>
                <w:sz w:val="18"/>
                <w:szCs w:val="18"/>
              </w:rPr>
            </w:pPr>
            <w:r>
              <w:rPr>
                <w:rFonts w:ascii="Times New Roman" w:hAnsi="Times New Roman" w:eastAsia="宋体" w:cs="Times New Roman"/>
                <w:b/>
                <w:sz w:val="18"/>
                <w:szCs w:val="18"/>
                <w:lang w:bidi="ar"/>
              </w:rPr>
              <w:t>建设地点</w:t>
            </w:r>
          </w:p>
        </w:tc>
        <w:tc>
          <w:tcPr>
            <w:tcW w:w="7964"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rPr>
                <w:rFonts w:ascii="Times New Roman" w:hAnsi="Times New Roman" w:eastAsia="宋体" w:cs="Times New Roman"/>
                <w:b/>
                <w:sz w:val="18"/>
                <w:szCs w:val="18"/>
              </w:rPr>
            </w:pPr>
            <w:r>
              <w:rPr>
                <w:rFonts w:ascii="Times New Roman" w:hAnsi="Times New Roman" w:eastAsia="宋体" w:cs="Times New Roman"/>
                <w:b/>
                <w:sz w:val="18"/>
                <w:szCs w:val="18"/>
                <w:lang w:bidi="ar"/>
              </w:rPr>
              <w:t>主要建设内容</w:t>
            </w:r>
          </w:p>
        </w:tc>
        <w:tc>
          <w:tcPr>
            <w:tcW w:w="3743"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rPr>
                <w:rFonts w:ascii="Times New Roman" w:hAnsi="Times New Roman" w:eastAsia="宋体" w:cs="Times New Roman"/>
                <w:b/>
                <w:sz w:val="18"/>
                <w:szCs w:val="18"/>
              </w:rPr>
            </w:pPr>
            <w:r>
              <w:rPr>
                <w:rFonts w:ascii="Times New Roman" w:hAnsi="Times New Roman" w:eastAsia="宋体" w:cs="Times New Roman"/>
                <w:b/>
                <w:sz w:val="18"/>
                <w:szCs w:val="18"/>
                <w:lang w:bidi="ar"/>
              </w:rPr>
              <w:t>对应绩效目标</w:t>
            </w:r>
          </w:p>
        </w:tc>
        <w:tc>
          <w:tcPr>
            <w:tcW w:w="4712"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rPr>
                <w:rFonts w:ascii="Times New Roman" w:hAnsi="Times New Roman" w:eastAsia="宋体" w:cs="Times New Roman"/>
                <w:b/>
                <w:sz w:val="18"/>
                <w:szCs w:val="18"/>
              </w:rPr>
            </w:pPr>
            <w:r>
              <w:rPr>
                <w:rFonts w:ascii="Times New Roman" w:hAnsi="Times New Roman" w:eastAsia="宋体" w:cs="Times New Roman"/>
                <w:b/>
                <w:sz w:val="18"/>
                <w:szCs w:val="18"/>
                <w:lang w:bidi="ar"/>
              </w:rPr>
              <w:t>优化调整建议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2" w:hRule="atLeast"/>
          <w:tblHeader/>
        </w:trPr>
        <w:tc>
          <w:tcPr>
            <w:tcW w:w="709"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eastAsia="宋体" w:cs="Times New Roman"/>
                <w:sz w:val="18"/>
                <w:szCs w:val="18"/>
              </w:rPr>
            </w:pPr>
          </w:p>
        </w:tc>
        <w:tc>
          <w:tcPr>
            <w:tcW w:w="1701"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rPr>
                <w:rFonts w:ascii="Times New Roman" w:hAnsi="Times New Roman" w:eastAsia="宋体" w:cs="Times New Roman"/>
                <w:sz w:val="18"/>
                <w:szCs w:val="18"/>
              </w:rPr>
            </w:pPr>
          </w:p>
        </w:tc>
        <w:tc>
          <w:tcPr>
            <w:tcW w:w="2173"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rPr>
                <w:rFonts w:ascii="Times New Roman" w:hAnsi="Times New Roman" w:eastAsia="宋体" w:cs="Times New Roman"/>
                <w:sz w:val="18"/>
                <w:szCs w:val="18"/>
              </w:rPr>
            </w:pPr>
          </w:p>
        </w:tc>
        <w:tc>
          <w:tcPr>
            <w:tcW w:w="796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rPr>
                <w:rFonts w:ascii="Times New Roman" w:hAnsi="Times New Roman" w:eastAsia="宋体" w:cs="Times New Roman"/>
                <w:sz w:val="18"/>
                <w:szCs w:val="18"/>
              </w:rPr>
            </w:pPr>
          </w:p>
        </w:tc>
        <w:tc>
          <w:tcPr>
            <w:tcW w:w="3743" w:type="dxa"/>
            <w:vMerge w:val="continue"/>
            <w:tcBorders>
              <w:top w:val="single" w:color="auto" w:sz="4" w:space="0"/>
              <w:left w:val="single" w:color="auto" w:sz="4" w:space="0"/>
              <w:bottom w:val="single" w:color="auto" w:sz="4" w:space="0"/>
              <w:right w:val="single" w:color="auto" w:sz="4" w:space="0"/>
            </w:tcBorders>
            <w:shd w:val="clear" w:color="auto" w:fill="auto"/>
          </w:tcPr>
          <w:p>
            <w:pPr>
              <w:rPr>
                <w:rFonts w:ascii="Times New Roman" w:hAnsi="Times New Roman" w:eastAsia="宋体" w:cs="Times New Roman"/>
                <w:sz w:val="18"/>
                <w:szCs w:val="18"/>
              </w:rPr>
            </w:pPr>
          </w:p>
        </w:tc>
        <w:tc>
          <w:tcPr>
            <w:tcW w:w="4712" w:type="dxa"/>
            <w:vMerge w:val="continue"/>
            <w:tcBorders>
              <w:top w:val="single" w:color="auto" w:sz="4" w:space="0"/>
              <w:left w:val="single" w:color="auto" w:sz="4" w:space="0"/>
              <w:bottom w:val="single" w:color="auto" w:sz="4" w:space="0"/>
              <w:right w:val="single" w:color="auto" w:sz="4" w:space="0"/>
            </w:tcBorders>
            <w:shd w:val="clear" w:color="auto" w:fill="auto"/>
          </w:tcPr>
          <w:p>
            <w:pPr>
              <w:rPr>
                <w:rFonts w:ascii="Times New Roman" w:hAnsi="Times New Roman" w:eastAsia="宋体" w:cs="Times New Roman"/>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40" w:hRule="atLeast"/>
        </w:trPr>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center"/>
              <w:rPr>
                <w:rFonts w:ascii="Times New Roman" w:hAnsi="Times New Roman" w:eastAsia="宋体" w:cs="Times New Roman"/>
                <w:bCs/>
                <w:szCs w:val="21"/>
              </w:rPr>
            </w:pPr>
            <w:r>
              <w:rPr>
                <w:rFonts w:ascii="Times New Roman" w:hAnsi="Times New Roman" w:eastAsia="宋体" w:cs="Times New Roman"/>
                <w:bCs/>
                <w:szCs w:val="21"/>
                <w:lang w:bidi="ar"/>
              </w:rPr>
              <w:t>1</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jc w:val="left"/>
              <w:textAlignment w:val="center"/>
              <w:rPr>
                <w:rFonts w:ascii="Times New Roman" w:hAnsi="Times New Roman" w:eastAsia="宋体" w:cs="Times New Roman"/>
                <w:szCs w:val="21"/>
              </w:rPr>
            </w:pPr>
            <w:r>
              <w:rPr>
                <w:kern w:val="0"/>
                <w:szCs w:val="21"/>
              </w:rPr>
              <w:t>将乐县农村生活污水处理项目</w:t>
            </w:r>
          </w:p>
        </w:tc>
        <w:tc>
          <w:tcPr>
            <w:tcW w:w="2173"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szCs w:val="21"/>
              </w:rPr>
            </w:pPr>
            <w:r>
              <w:rPr>
                <w:kern w:val="0"/>
                <w:szCs w:val="21"/>
              </w:rPr>
              <w:t>古镛镇、万安镇、高唐镇、白莲镇、黄潭镇、水南镇、光明镇、漠源乡、南口镇、万全乡、安仁乡、大源乡和余坊乡13个乡镇所辖61个行政村</w:t>
            </w:r>
          </w:p>
        </w:tc>
        <w:tc>
          <w:tcPr>
            <w:tcW w:w="7964"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szCs w:val="21"/>
              </w:rPr>
            </w:pPr>
            <w:r>
              <w:rPr>
                <w:kern w:val="0"/>
                <w:szCs w:val="21"/>
              </w:rPr>
              <w:t>古镛镇、万安镇、高唐镇、白莲镇、黄潭镇、水南镇、光明镇、漠源乡、南口镇、万全乡、安仁乡、大源乡和余坊乡等13个乡镇61个行政村实施农村环境综合整治，新建污水处理设施61套，日处理规模3480m</w:t>
            </w:r>
            <w:r>
              <w:rPr>
                <w:kern w:val="0"/>
                <w:szCs w:val="21"/>
                <w:vertAlign w:val="superscript"/>
              </w:rPr>
              <w:t>3</w:t>
            </w:r>
            <w:r>
              <w:rPr>
                <w:kern w:val="0"/>
                <w:szCs w:val="21"/>
              </w:rPr>
              <w:t>/d</w:t>
            </w:r>
            <w:r>
              <w:rPr>
                <w:rFonts w:hint="eastAsia"/>
                <w:kern w:val="0"/>
                <w:szCs w:val="21"/>
              </w:rPr>
              <w:t>。</w:t>
            </w:r>
          </w:p>
        </w:tc>
        <w:tc>
          <w:tcPr>
            <w:tcW w:w="3743" w:type="dxa"/>
            <w:tcBorders>
              <w:top w:val="single" w:color="auto" w:sz="4" w:space="0"/>
              <w:left w:val="single" w:color="auto" w:sz="4" w:space="0"/>
              <w:bottom w:val="single" w:color="auto" w:sz="4" w:space="0"/>
              <w:right w:val="single" w:color="auto" w:sz="4" w:space="0"/>
            </w:tcBorders>
            <w:shd w:val="clear" w:color="auto" w:fill="auto"/>
            <w:vAlign w:val="center"/>
          </w:tcPr>
          <w:p>
            <w:pPr>
              <w:jc w:val="left"/>
              <w:textAlignment w:val="center"/>
              <w:rPr>
                <w:rFonts w:ascii="Times New Roman" w:hAnsi="Times New Roman" w:eastAsia="宋体" w:cs="Times New Roman"/>
                <w:szCs w:val="21"/>
              </w:rPr>
            </w:pPr>
            <w:r>
              <w:rPr>
                <w:kern w:val="0"/>
                <w:szCs w:val="21"/>
              </w:rPr>
              <w:t>水环境质量改善</w:t>
            </w:r>
          </w:p>
        </w:tc>
        <w:tc>
          <w:tcPr>
            <w:tcW w:w="4712"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lang w:val="zh-CN"/>
              </w:rPr>
              <w:t>（</w:t>
            </w:r>
            <w:r>
              <w:rPr>
                <w:kern w:val="0"/>
                <w:szCs w:val="21"/>
              </w:rPr>
              <w:t>1</w:t>
            </w:r>
            <w:r>
              <w:rPr>
                <w:kern w:val="0"/>
                <w:szCs w:val="21"/>
                <w:lang w:val="zh-CN"/>
              </w:rPr>
              <w:t>）</w:t>
            </w:r>
            <w:r>
              <w:rPr>
                <w:kern w:val="0"/>
                <w:szCs w:val="21"/>
              </w:rPr>
              <w:t>对设计水量、进水水质浓度进行复核，设计出水水质建议达到《城镇污水处理厂污染物排放标准》表1一级B标准排放；（2）污水收集系统、污水处理系统的实施建议参考《福建省农村环境连片整治示范工程（农村生活污水处理工程篇）技术指南》；（3）优先对人口密集或距离河流较近的村落实施农村生活污水综合治理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88" w:hRule="atLeast"/>
        </w:trPr>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lang w:bidi="ar"/>
              </w:rPr>
              <w:t>2</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jc w:val="left"/>
              <w:textAlignment w:val="center"/>
              <w:rPr>
                <w:rFonts w:ascii="Times New Roman" w:hAnsi="Times New Roman" w:eastAsia="宋体" w:cs="Times New Roman"/>
                <w:color w:val="000000"/>
                <w:kern w:val="0"/>
                <w:szCs w:val="21"/>
              </w:rPr>
            </w:pPr>
            <w:r>
              <w:rPr>
                <w:rFonts w:hint="eastAsia"/>
                <w:kern w:val="0"/>
                <w:szCs w:val="21"/>
              </w:rPr>
              <w:t>将乐县重点生态区位商品林赎买等改革</w:t>
            </w:r>
          </w:p>
        </w:tc>
        <w:tc>
          <w:tcPr>
            <w:tcW w:w="2173"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将乐县闽江上游</w:t>
            </w:r>
          </w:p>
        </w:tc>
        <w:tc>
          <w:tcPr>
            <w:tcW w:w="7964"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rFonts w:hint="eastAsia"/>
                <w:kern w:val="0"/>
                <w:szCs w:val="21"/>
              </w:rPr>
              <w:t>2018年实施重点生态区位商品林赎买等改革0.4万亩。2019年实施重点生态区位商品林赎买等改革0.2万亩。2020年实施重点生态区位商品林赎买等改革0.1万亩。</w:t>
            </w:r>
          </w:p>
        </w:tc>
        <w:tc>
          <w:tcPr>
            <w:tcW w:w="3743" w:type="dxa"/>
            <w:tcBorders>
              <w:top w:val="single" w:color="auto" w:sz="4" w:space="0"/>
              <w:left w:val="single" w:color="auto" w:sz="4" w:space="0"/>
              <w:bottom w:val="single" w:color="auto" w:sz="4" w:space="0"/>
              <w:right w:val="single" w:color="auto" w:sz="4" w:space="0"/>
            </w:tcBorders>
            <w:shd w:val="clear" w:color="auto" w:fill="auto"/>
            <w:vAlign w:val="center"/>
          </w:tcPr>
          <w:p>
            <w:pPr>
              <w:jc w:val="left"/>
              <w:textAlignment w:val="center"/>
              <w:rPr>
                <w:rFonts w:ascii="Times New Roman" w:hAnsi="Times New Roman" w:eastAsia="宋体" w:cs="Times New Roman"/>
                <w:color w:val="000000"/>
                <w:kern w:val="0"/>
                <w:szCs w:val="21"/>
              </w:rPr>
            </w:pPr>
            <w:r>
              <w:rPr>
                <w:rFonts w:hint="eastAsia"/>
                <w:kern w:val="0"/>
                <w:szCs w:val="21"/>
              </w:rPr>
              <w:t>商品林赎买等改革0.7万亩</w:t>
            </w:r>
          </w:p>
        </w:tc>
        <w:tc>
          <w:tcPr>
            <w:tcW w:w="4712"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建议商品林赎买、林分结构改造提升的区域进一步以生态保护为导向，进一步集中于饮用水源保护区、自然保护区、森林公园等重点生态功能区范围内。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40" w:hRule="atLeast"/>
        </w:trPr>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lang w:bidi="ar"/>
              </w:rPr>
              <w:t>3</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jc w:val="left"/>
              <w:textAlignment w:val="center"/>
              <w:rPr>
                <w:rFonts w:ascii="Times New Roman" w:hAnsi="Times New Roman" w:eastAsia="宋体" w:cs="Times New Roman"/>
                <w:color w:val="000000"/>
                <w:kern w:val="0"/>
                <w:szCs w:val="21"/>
              </w:rPr>
            </w:pPr>
            <w:r>
              <w:rPr>
                <w:kern w:val="0"/>
                <w:szCs w:val="21"/>
              </w:rPr>
              <w:t>将乐县地质灾害防治项目</w:t>
            </w:r>
          </w:p>
        </w:tc>
        <w:tc>
          <w:tcPr>
            <w:tcW w:w="2173"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将乐县南口镇孙坊村、将乐县余坊乡余坊村、将乐县黄潭镇泰村下孔头自然村</w:t>
            </w:r>
          </w:p>
        </w:tc>
        <w:tc>
          <w:tcPr>
            <w:tcW w:w="7964"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涉及地质灾害治理项目3个，采用边坡卸载，挡墙，坡面治理，锚杆固定，截排水沟等工程措施对地灾点进行综合治理。</w:t>
            </w:r>
          </w:p>
        </w:tc>
        <w:tc>
          <w:tcPr>
            <w:tcW w:w="3743" w:type="dxa"/>
            <w:tcBorders>
              <w:top w:val="single" w:color="auto" w:sz="4" w:space="0"/>
              <w:left w:val="single" w:color="auto" w:sz="4" w:space="0"/>
              <w:bottom w:val="single" w:color="auto" w:sz="4" w:space="0"/>
              <w:right w:val="single" w:color="auto" w:sz="4" w:space="0"/>
            </w:tcBorders>
            <w:shd w:val="clear" w:color="auto" w:fill="auto"/>
            <w:vAlign w:val="center"/>
          </w:tcPr>
          <w:p>
            <w:pPr>
              <w:jc w:val="left"/>
              <w:textAlignment w:val="center"/>
              <w:rPr>
                <w:rFonts w:ascii="Times New Roman" w:hAnsi="Times New Roman" w:eastAsia="宋体" w:cs="Times New Roman"/>
                <w:color w:val="000000"/>
                <w:kern w:val="0"/>
                <w:szCs w:val="21"/>
              </w:rPr>
            </w:pPr>
            <w:r>
              <w:rPr>
                <w:kern w:val="0"/>
                <w:szCs w:val="21"/>
              </w:rPr>
              <w:t>治理地质灾害点3处</w:t>
            </w:r>
          </w:p>
        </w:tc>
        <w:tc>
          <w:tcPr>
            <w:tcW w:w="4712"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40" w:hRule="atLeast"/>
        </w:trPr>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lang w:bidi="ar"/>
              </w:rPr>
              <w:t>4</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jc w:val="left"/>
              <w:textAlignment w:val="center"/>
              <w:rPr>
                <w:rFonts w:ascii="Times New Roman" w:hAnsi="Times New Roman" w:eastAsia="宋体" w:cs="Times New Roman"/>
                <w:color w:val="000000"/>
                <w:kern w:val="0"/>
                <w:szCs w:val="21"/>
              </w:rPr>
            </w:pPr>
            <w:r>
              <w:rPr>
                <w:kern w:val="0"/>
                <w:szCs w:val="21"/>
              </w:rPr>
              <w:t>闽江上游金溪流域将乐段水土流失</w:t>
            </w:r>
            <w:r>
              <w:rPr>
                <w:rFonts w:hint="eastAsia"/>
                <w:kern w:val="0"/>
                <w:szCs w:val="21"/>
              </w:rPr>
              <w:t>综合</w:t>
            </w:r>
            <w:r>
              <w:rPr>
                <w:kern w:val="0"/>
                <w:szCs w:val="21"/>
              </w:rPr>
              <w:t>治理项目</w:t>
            </w:r>
          </w:p>
        </w:tc>
        <w:tc>
          <w:tcPr>
            <w:tcW w:w="2173"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rFonts w:hint="eastAsia"/>
                <w:kern w:val="0"/>
                <w:szCs w:val="21"/>
              </w:rPr>
              <w:t>将乐县各相关乡镇</w:t>
            </w:r>
          </w:p>
        </w:tc>
        <w:tc>
          <w:tcPr>
            <w:tcW w:w="7964"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1.</w:t>
            </w:r>
            <w:r>
              <w:rPr>
                <w:rFonts w:hint="eastAsia"/>
                <w:kern w:val="0"/>
                <w:szCs w:val="21"/>
              </w:rPr>
              <w:t>实施</w:t>
            </w:r>
            <w:r>
              <w:rPr>
                <w:kern w:val="0"/>
                <w:szCs w:val="21"/>
              </w:rPr>
              <w:t>2017</w:t>
            </w:r>
            <w:r>
              <w:rPr>
                <w:rFonts w:hint="eastAsia"/>
                <w:kern w:val="0"/>
                <w:szCs w:val="21"/>
              </w:rPr>
              <w:t>年度将乐县光明镇省重点乡镇项目、</w:t>
            </w:r>
            <w:r>
              <w:rPr>
                <w:kern w:val="0"/>
                <w:szCs w:val="21"/>
              </w:rPr>
              <w:t>2018</w:t>
            </w:r>
            <w:r>
              <w:rPr>
                <w:rFonts w:hint="eastAsia"/>
                <w:kern w:val="0"/>
                <w:szCs w:val="21"/>
              </w:rPr>
              <w:t>年度将乐县余坊乡省重点乡镇项目、将乐县兰花溪安全生态水系建设项目、将乐县龙池溪古镛段安全生态水系建设项目、将乐县金溪水环境综合整治项目，共计治理水土流失面积</w:t>
            </w:r>
            <w:r>
              <w:rPr>
                <w:kern w:val="0"/>
                <w:szCs w:val="21"/>
              </w:rPr>
              <w:t>26km</w:t>
            </w:r>
            <w:r>
              <w:rPr>
                <w:kern w:val="0"/>
                <w:szCs w:val="21"/>
                <w:vertAlign w:val="superscript"/>
              </w:rPr>
              <w:t>2</w:t>
            </w:r>
            <w:r>
              <w:rPr>
                <w:rFonts w:hint="eastAsia"/>
                <w:kern w:val="0"/>
                <w:szCs w:val="21"/>
              </w:rPr>
              <w:t>。</w:t>
            </w:r>
            <w:r>
              <w:rPr>
                <w:kern w:val="0"/>
                <w:szCs w:val="21"/>
              </w:rPr>
              <w:t>2.</w:t>
            </w:r>
            <w:r>
              <w:rPr>
                <w:rFonts w:hint="eastAsia"/>
                <w:kern w:val="0"/>
                <w:szCs w:val="21"/>
              </w:rPr>
              <w:t>实施</w:t>
            </w:r>
            <w:r>
              <w:rPr>
                <w:kern w:val="0"/>
                <w:szCs w:val="21"/>
              </w:rPr>
              <w:t>2019</w:t>
            </w:r>
            <w:r>
              <w:rPr>
                <w:rFonts w:hint="eastAsia"/>
                <w:kern w:val="0"/>
                <w:szCs w:val="21"/>
              </w:rPr>
              <w:t>年度将乐县白莲镇省重点乡镇项目、</w:t>
            </w:r>
            <w:r>
              <w:rPr>
                <w:kern w:val="0"/>
                <w:szCs w:val="21"/>
              </w:rPr>
              <w:t>2019</w:t>
            </w:r>
            <w:r>
              <w:rPr>
                <w:rFonts w:hint="eastAsia"/>
                <w:kern w:val="0"/>
                <w:szCs w:val="21"/>
              </w:rPr>
              <w:t>年度将乐县高唐镇省重点乡镇项目、</w:t>
            </w:r>
            <w:r>
              <w:rPr>
                <w:kern w:val="0"/>
                <w:szCs w:val="21"/>
              </w:rPr>
              <w:t>2019</w:t>
            </w:r>
            <w:r>
              <w:rPr>
                <w:rFonts w:hint="eastAsia"/>
                <w:kern w:val="0"/>
                <w:szCs w:val="21"/>
              </w:rPr>
              <w:t>年度将乐县国家重点工程（井垅、里坊、南胜、湖管、高坊、寺许小流域），闽江上游金溪流域将乐段水土流失综合治理项目（将乐县黄潭镇、万全乡、大源乡、光明镇等乡镇水土流失治理项目），共计治理水土流失面积</w:t>
            </w:r>
            <w:r>
              <w:rPr>
                <w:kern w:val="0"/>
                <w:szCs w:val="21"/>
              </w:rPr>
              <w:t>26km</w:t>
            </w:r>
            <w:r>
              <w:rPr>
                <w:kern w:val="0"/>
                <w:szCs w:val="21"/>
                <w:vertAlign w:val="superscript"/>
              </w:rPr>
              <w:t>2</w:t>
            </w:r>
            <w:r>
              <w:rPr>
                <w:rFonts w:hint="eastAsia"/>
                <w:kern w:val="0"/>
                <w:szCs w:val="21"/>
              </w:rPr>
              <w:t>。</w:t>
            </w:r>
            <w:r>
              <w:rPr>
                <w:kern w:val="0"/>
                <w:szCs w:val="21"/>
              </w:rPr>
              <w:t>3.</w:t>
            </w:r>
            <w:r>
              <w:rPr>
                <w:rFonts w:hint="eastAsia"/>
                <w:kern w:val="0"/>
                <w:szCs w:val="21"/>
              </w:rPr>
              <w:t>实施</w:t>
            </w:r>
            <w:r>
              <w:rPr>
                <w:kern w:val="0"/>
                <w:szCs w:val="21"/>
              </w:rPr>
              <w:t>2020</w:t>
            </w:r>
            <w:r>
              <w:rPr>
                <w:rFonts w:hint="eastAsia"/>
                <w:kern w:val="0"/>
                <w:szCs w:val="21"/>
              </w:rPr>
              <w:t>年度将乐县万安镇省重点乡镇项目、</w:t>
            </w:r>
            <w:r>
              <w:rPr>
                <w:kern w:val="0"/>
                <w:szCs w:val="21"/>
              </w:rPr>
              <w:t>2020</w:t>
            </w:r>
            <w:r>
              <w:rPr>
                <w:rFonts w:hint="eastAsia"/>
                <w:kern w:val="0"/>
                <w:szCs w:val="21"/>
              </w:rPr>
              <w:t>年度将乐县安仁乡省重点乡镇项目、</w:t>
            </w:r>
            <w:r>
              <w:rPr>
                <w:kern w:val="0"/>
                <w:szCs w:val="21"/>
              </w:rPr>
              <w:t>2020</w:t>
            </w:r>
            <w:r>
              <w:rPr>
                <w:rFonts w:hint="eastAsia"/>
                <w:kern w:val="0"/>
                <w:szCs w:val="21"/>
              </w:rPr>
              <w:t>年度将乐县漠源乡重点乡镇项目、</w:t>
            </w:r>
            <w:r>
              <w:rPr>
                <w:kern w:val="0"/>
                <w:szCs w:val="21"/>
              </w:rPr>
              <w:t>2020</w:t>
            </w:r>
            <w:r>
              <w:rPr>
                <w:rFonts w:hint="eastAsia"/>
                <w:kern w:val="0"/>
                <w:szCs w:val="21"/>
              </w:rPr>
              <w:t>年度将乐县国家重点工程（小王、大王、铜岭、赖地、班州、安仁小流域）、</w:t>
            </w:r>
            <w:r>
              <w:rPr>
                <w:kern w:val="0"/>
                <w:szCs w:val="21"/>
              </w:rPr>
              <w:t>2020</w:t>
            </w:r>
            <w:r>
              <w:rPr>
                <w:rFonts w:hint="eastAsia"/>
                <w:kern w:val="0"/>
                <w:szCs w:val="21"/>
              </w:rPr>
              <w:t>年闽江上游尤溪流域大田段水土流失综合治理项目，共计治理水土流失面积</w:t>
            </w:r>
            <w:r>
              <w:rPr>
                <w:kern w:val="0"/>
                <w:szCs w:val="21"/>
              </w:rPr>
              <w:t>13km</w:t>
            </w:r>
            <w:r>
              <w:rPr>
                <w:kern w:val="0"/>
                <w:szCs w:val="21"/>
                <w:vertAlign w:val="superscript"/>
              </w:rPr>
              <w:t>2</w:t>
            </w:r>
            <w:r>
              <w:rPr>
                <w:rFonts w:hint="eastAsia"/>
                <w:kern w:val="0"/>
                <w:szCs w:val="21"/>
              </w:rPr>
              <w:t>。闽江上游金溪流域将乐段治理水土流失面积共计</w:t>
            </w:r>
            <w:r>
              <w:rPr>
                <w:kern w:val="0"/>
                <w:szCs w:val="21"/>
              </w:rPr>
              <w:t>65km</w:t>
            </w:r>
            <w:r>
              <w:rPr>
                <w:kern w:val="0"/>
                <w:szCs w:val="21"/>
                <w:vertAlign w:val="superscript"/>
              </w:rPr>
              <w:t>2</w:t>
            </w:r>
            <w:r>
              <w:rPr>
                <w:rFonts w:hint="eastAsia"/>
                <w:kern w:val="0"/>
                <w:szCs w:val="21"/>
              </w:rPr>
              <w:t>。</w:t>
            </w:r>
          </w:p>
        </w:tc>
        <w:tc>
          <w:tcPr>
            <w:tcW w:w="3743" w:type="dxa"/>
            <w:tcBorders>
              <w:top w:val="single" w:color="auto" w:sz="4" w:space="0"/>
              <w:left w:val="single" w:color="auto" w:sz="4" w:space="0"/>
              <w:bottom w:val="single" w:color="auto" w:sz="4" w:space="0"/>
              <w:right w:val="single" w:color="auto" w:sz="4" w:space="0"/>
            </w:tcBorders>
            <w:shd w:val="clear" w:color="auto" w:fill="auto"/>
            <w:vAlign w:val="center"/>
          </w:tcPr>
          <w:p>
            <w:pPr>
              <w:jc w:val="left"/>
              <w:textAlignment w:val="center"/>
              <w:rPr>
                <w:rFonts w:ascii="Times New Roman" w:hAnsi="Times New Roman" w:eastAsia="宋体" w:cs="Times New Roman"/>
                <w:color w:val="000000"/>
                <w:kern w:val="0"/>
                <w:szCs w:val="21"/>
              </w:rPr>
            </w:pPr>
            <w:r>
              <w:rPr>
                <w:kern w:val="0"/>
                <w:szCs w:val="21"/>
              </w:rPr>
              <w:t>水土流失治理面积65km</w:t>
            </w:r>
            <w:r>
              <w:rPr>
                <w:kern w:val="0"/>
                <w:szCs w:val="21"/>
                <w:vertAlign w:val="superscript"/>
              </w:rPr>
              <w:t>2</w:t>
            </w:r>
          </w:p>
        </w:tc>
        <w:tc>
          <w:tcPr>
            <w:tcW w:w="4712"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1）根据项目区不同的土地利用方式和水土流失特点，从生态环境综合整治与资源合理开发利用的角度出发，兼顾治理效益，以能充分发挥治理措施的最佳效果为目的，以乡镇为单元，流失斑为对象，因地制宜，因害设防布设水土流失治理措施；（2）亲水节点、景观工程等与山水林田湖草相关度较低的子工程</w:t>
            </w:r>
            <w:r>
              <w:rPr>
                <w:rFonts w:hint="eastAsia"/>
                <w:kern w:val="0"/>
                <w:szCs w:val="21"/>
              </w:rPr>
              <w:t>建议不纳入</w:t>
            </w:r>
            <w:r>
              <w:rPr>
                <w:kern w:val="0"/>
                <w:szCs w:val="21"/>
              </w:rPr>
              <w:t>中央山水林田湖草奖补资金支持范围。</w:t>
            </w:r>
            <w:r>
              <w:rPr>
                <w:rFonts w:hint="eastAsia"/>
                <w:kern w:val="0"/>
                <w:szCs w:val="21"/>
              </w:rPr>
              <w:t>（3）建议对水土流失率较高等级区域优先进行治理。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6" w:hRule="atLeast"/>
        </w:trPr>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lang w:bidi="ar"/>
              </w:rPr>
              <w:t>5</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jc w:val="left"/>
              <w:textAlignment w:val="center"/>
              <w:rPr>
                <w:rFonts w:ascii="Times New Roman" w:hAnsi="Times New Roman" w:eastAsia="宋体" w:cs="Times New Roman"/>
                <w:color w:val="000000"/>
                <w:kern w:val="0"/>
                <w:szCs w:val="21"/>
              </w:rPr>
            </w:pPr>
            <w:r>
              <w:rPr>
                <w:kern w:val="0"/>
                <w:szCs w:val="21"/>
              </w:rPr>
              <w:t>将乐县金溪流域农地生态提升工程</w:t>
            </w:r>
          </w:p>
        </w:tc>
        <w:tc>
          <w:tcPr>
            <w:tcW w:w="2173"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rFonts w:hint="eastAsia"/>
                <w:kern w:val="0"/>
                <w:szCs w:val="21"/>
              </w:rPr>
              <w:t>将乐县各相关乡镇</w:t>
            </w:r>
          </w:p>
        </w:tc>
        <w:tc>
          <w:tcPr>
            <w:tcW w:w="7964"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kern w:val="0"/>
                <w:szCs w:val="21"/>
              </w:rPr>
            </w:pPr>
            <w:r>
              <w:rPr>
                <w:kern w:val="0"/>
                <w:szCs w:val="21"/>
              </w:rPr>
              <w:t>生态型田间工程：修建引水坝（坎）20座，生态沟渠50Km；田间机耕道路50Km，生态护坡、挡墙5Km；及配套设施。</w:t>
            </w:r>
          </w:p>
          <w:p>
            <w:pPr>
              <w:textAlignment w:val="center"/>
              <w:rPr>
                <w:rFonts w:ascii="Times New Roman" w:hAnsi="Times New Roman" w:eastAsia="宋体" w:cs="Times New Roman"/>
                <w:color w:val="000000"/>
                <w:kern w:val="0"/>
                <w:szCs w:val="21"/>
                <w:lang w:bidi="ar"/>
              </w:rPr>
            </w:pPr>
            <w:r>
              <w:rPr>
                <w:kern w:val="0"/>
                <w:szCs w:val="21"/>
              </w:rPr>
              <w:t>实施耕地土壤面源污染治理、耕地质量提升工程</w:t>
            </w:r>
            <w:r>
              <w:rPr>
                <w:rFonts w:hint="eastAsia"/>
                <w:kern w:val="0"/>
                <w:szCs w:val="21"/>
              </w:rPr>
              <w:t>。</w:t>
            </w:r>
          </w:p>
        </w:tc>
        <w:tc>
          <w:tcPr>
            <w:tcW w:w="3743" w:type="dxa"/>
            <w:tcBorders>
              <w:top w:val="single" w:color="auto" w:sz="4" w:space="0"/>
              <w:left w:val="single" w:color="auto" w:sz="4" w:space="0"/>
              <w:bottom w:val="single" w:color="auto" w:sz="4" w:space="0"/>
              <w:right w:val="single" w:color="auto" w:sz="4" w:space="0"/>
            </w:tcBorders>
            <w:shd w:val="clear" w:color="auto" w:fill="auto"/>
            <w:vAlign w:val="center"/>
          </w:tcPr>
          <w:p>
            <w:pPr>
              <w:jc w:val="left"/>
              <w:textAlignment w:val="center"/>
              <w:rPr>
                <w:rFonts w:ascii="Times New Roman" w:hAnsi="Times New Roman" w:eastAsia="宋体" w:cs="Times New Roman"/>
                <w:color w:val="000000"/>
                <w:kern w:val="0"/>
                <w:szCs w:val="21"/>
              </w:rPr>
            </w:pPr>
          </w:p>
        </w:tc>
        <w:tc>
          <w:tcPr>
            <w:tcW w:w="4712"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lang w:bidi="ar"/>
              </w:rPr>
              <w:t>6</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jc w:val="left"/>
              <w:textAlignment w:val="center"/>
              <w:rPr>
                <w:rFonts w:ascii="Times New Roman" w:hAnsi="Times New Roman" w:eastAsia="宋体" w:cs="Times New Roman"/>
                <w:color w:val="000000"/>
                <w:kern w:val="0"/>
                <w:szCs w:val="21"/>
              </w:rPr>
            </w:pPr>
            <w:r>
              <w:rPr>
                <w:kern w:val="0"/>
                <w:szCs w:val="21"/>
              </w:rPr>
              <w:t>将乐县废弃、关闭矿山生态恢复治理</w:t>
            </w:r>
          </w:p>
        </w:tc>
        <w:tc>
          <w:tcPr>
            <w:tcW w:w="2173"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将乐县古镛镇、水南镇、万安镇</w:t>
            </w:r>
          </w:p>
        </w:tc>
        <w:tc>
          <w:tcPr>
            <w:tcW w:w="7964"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涉及</w:t>
            </w:r>
            <w:r>
              <w:rPr>
                <w:rFonts w:hint="eastAsia"/>
                <w:kern w:val="0"/>
                <w:szCs w:val="21"/>
              </w:rPr>
              <w:t>11</w:t>
            </w:r>
            <w:r>
              <w:rPr>
                <w:kern w:val="0"/>
                <w:szCs w:val="21"/>
              </w:rPr>
              <w:t>个矿区1</w:t>
            </w:r>
            <w:r>
              <w:rPr>
                <w:rFonts w:hint="eastAsia"/>
                <w:kern w:val="0"/>
                <w:szCs w:val="21"/>
              </w:rPr>
              <w:t>5</w:t>
            </w:r>
            <w:r>
              <w:rPr>
                <w:kern w:val="0"/>
                <w:szCs w:val="21"/>
              </w:rPr>
              <w:t>处矿山，治理面积约</w:t>
            </w:r>
            <w:r>
              <w:rPr>
                <w:rFonts w:hint="eastAsia"/>
                <w:kern w:val="0"/>
                <w:szCs w:val="21"/>
              </w:rPr>
              <w:t>43.92</w:t>
            </w:r>
            <w:r>
              <w:rPr>
                <w:kern w:val="0"/>
                <w:szCs w:val="21"/>
              </w:rPr>
              <w:t>公顷，采取工程措施和植物措施治理矿山。</w:t>
            </w:r>
          </w:p>
        </w:tc>
        <w:tc>
          <w:tcPr>
            <w:tcW w:w="3743" w:type="dxa"/>
            <w:tcBorders>
              <w:top w:val="single" w:color="auto" w:sz="4" w:space="0"/>
              <w:left w:val="single" w:color="auto" w:sz="4" w:space="0"/>
              <w:bottom w:val="single" w:color="auto" w:sz="4" w:space="0"/>
              <w:right w:val="single" w:color="auto" w:sz="4" w:space="0"/>
            </w:tcBorders>
            <w:shd w:val="clear" w:color="auto" w:fill="auto"/>
            <w:vAlign w:val="center"/>
          </w:tcPr>
          <w:p>
            <w:pPr>
              <w:jc w:val="left"/>
              <w:textAlignment w:val="center"/>
              <w:rPr>
                <w:rFonts w:ascii="Times New Roman" w:hAnsi="Times New Roman" w:eastAsia="宋体" w:cs="Times New Roman"/>
                <w:color w:val="000000"/>
                <w:kern w:val="0"/>
                <w:szCs w:val="21"/>
              </w:rPr>
            </w:pPr>
            <w:r>
              <w:rPr>
                <w:kern w:val="0"/>
                <w:szCs w:val="21"/>
              </w:rPr>
              <w:t>废弃矿山治理</w:t>
            </w:r>
            <w:r>
              <w:rPr>
                <w:rFonts w:hint="eastAsia"/>
                <w:kern w:val="0"/>
                <w:szCs w:val="21"/>
              </w:rPr>
              <w:t>11</w:t>
            </w:r>
            <w:r>
              <w:rPr>
                <w:kern w:val="0"/>
                <w:szCs w:val="21"/>
              </w:rPr>
              <w:t>个矿山</w:t>
            </w:r>
            <w:r>
              <w:rPr>
                <w:rFonts w:hint="eastAsia"/>
                <w:kern w:val="0"/>
                <w:szCs w:val="21"/>
              </w:rPr>
              <w:t>15</w:t>
            </w:r>
            <w:r>
              <w:rPr>
                <w:kern w:val="0"/>
                <w:szCs w:val="21"/>
              </w:rPr>
              <w:t>处</w:t>
            </w:r>
          </w:p>
        </w:tc>
        <w:tc>
          <w:tcPr>
            <w:tcW w:w="4712"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97" w:hRule="atLeast"/>
        </w:trPr>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lang w:bidi="ar"/>
              </w:rPr>
              <w:t>7</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jc w:val="left"/>
              <w:textAlignment w:val="center"/>
              <w:rPr>
                <w:rFonts w:ascii="Times New Roman" w:hAnsi="Times New Roman" w:eastAsia="宋体" w:cs="Times New Roman"/>
                <w:color w:val="000000"/>
                <w:kern w:val="0"/>
                <w:szCs w:val="21"/>
              </w:rPr>
            </w:pPr>
            <w:r>
              <w:rPr>
                <w:kern w:val="0"/>
                <w:szCs w:val="21"/>
              </w:rPr>
              <w:t>将乐县城区饮用水源地综合整治及修复工程</w:t>
            </w:r>
          </w:p>
        </w:tc>
        <w:tc>
          <w:tcPr>
            <w:tcW w:w="2173"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下村水厂水源——漠村溪水源地上游路口</w:t>
            </w:r>
          </w:p>
        </w:tc>
        <w:tc>
          <w:tcPr>
            <w:tcW w:w="7964"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1、饮用水源工业污染整治。关闭拆除漠村溪水源地上游路口自然村三家企业，清理平整三家企业厂房工业场地60余亩，并进行生态环境修复。2、龙池溪水源地保护区界碑、隔离围网建设。</w:t>
            </w:r>
          </w:p>
        </w:tc>
        <w:tc>
          <w:tcPr>
            <w:tcW w:w="3743" w:type="dxa"/>
            <w:tcBorders>
              <w:top w:val="single" w:color="auto" w:sz="4" w:space="0"/>
              <w:left w:val="single" w:color="auto" w:sz="4" w:space="0"/>
              <w:bottom w:val="single" w:color="auto" w:sz="4" w:space="0"/>
              <w:right w:val="single" w:color="auto" w:sz="4" w:space="0"/>
            </w:tcBorders>
            <w:shd w:val="clear" w:color="auto" w:fill="auto"/>
            <w:vAlign w:val="center"/>
          </w:tcPr>
          <w:p>
            <w:pPr>
              <w:jc w:val="left"/>
              <w:textAlignment w:val="center"/>
              <w:rPr>
                <w:rFonts w:ascii="Times New Roman" w:hAnsi="Times New Roman" w:eastAsia="宋体" w:cs="Times New Roman"/>
                <w:color w:val="000000"/>
                <w:kern w:val="0"/>
                <w:szCs w:val="21"/>
              </w:rPr>
            </w:pPr>
            <w:r>
              <w:rPr>
                <w:kern w:val="0"/>
                <w:szCs w:val="21"/>
              </w:rPr>
              <w:t>改善饮用水源水质</w:t>
            </w:r>
          </w:p>
        </w:tc>
        <w:tc>
          <w:tcPr>
            <w:tcW w:w="4712"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1" w:hRule="atLeast"/>
        </w:trPr>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lang w:bidi="ar"/>
              </w:rPr>
              <w:t>8</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jc w:val="left"/>
              <w:textAlignment w:val="center"/>
              <w:rPr>
                <w:rFonts w:ascii="Times New Roman" w:hAnsi="Times New Roman" w:eastAsia="宋体" w:cs="Times New Roman"/>
                <w:color w:val="000000"/>
                <w:kern w:val="0"/>
                <w:szCs w:val="21"/>
              </w:rPr>
            </w:pPr>
            <w:r>
              <w:rPr>
                <w:rFonts w:hint="eastAsia"/>
                <w:kern w:val="0"/>
                <w:szCs w:val="21"/>
              </w:rPr>
              <w:t>将乐县龙栖山自然保护区林权赎买或租用</w:t>
            </w:r>
          </w:p>
        </w:tc>
        <w:tc>
          <w:tcPr>
            <w:tcW w:w="2173"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龙栖山国家级自然保护区</w:t>
            </w:r>
          </w:p>
        </w:tc>
        <w:tc>
          <w:tcPr>
            <w:tcW w:w="7964"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rFonts w:hint="eastAsia"/>
                <w:kern w:val="0"/>
                <w:szCs w:val="21"/>
              </w:rPr>
              <w:t>实施保护区内林权赎买或租赁1.37万亩，其中2018年完成赎买0.17万亩，2019年完成赎买0.59万亩，2020年完成租赁0.61万亩。</w:t>
            </w:r>
          </w:p>
        </w:tc>
        <w:tc>
          <w:tcPr>
            <w:tcW w:w="3743" w:type="dxa"/>
            <w:tcBorders>
              <w:top w:val="single" w:color="auto" w:sz="4" w:space="0"/>
              <w:left w:val="single" w:color="auto" w:sz="4" w:space="0"/>
              <w:bottom w:val="single" w:color="auto" w:sz="4" w:space="0"/>
              <w:right w:val="single" w:color="auto" w:sz="4" w:space="0"/>
            </w:tcBorders>
            <w:shd w:val="clear" w:color="auto" w:fill="auto"/>
            <w:vAlign w:val="center"/>
          </w:tcPr>
          <w:p>
            <w:pPr>
              <w:jc w:val="left"/>
              <w:textAlignment w:val="center"/>
              <w:rPr>
                <w:rFonts w:ascii="Times New Roman" w:hAnsi="Times New Roman" w:eastAsia="宋体" w:cs="Times New Roman"/>
                <w:color w:val="000000"/>
                <w:kern w:val="0"/>
                <w:szCs w:val="21"/>
              </w:rPr>
            </w:pPr>
            <w:r>
              <w:rPr>
                <w:rFonts w:hint="eastAsia"/>
                <w:kern w:val="0"/>
                <w:szCs w:val="21"/>
              </w:rPr>
              <w:t>林权赎买</w:t>
            </w:r>
            <w:r>
              <w:rPr>
                <w:kern w:val="0"/>
                <w:szCs w:val="21"/>
              </w:rPr>
              <w:t>0.76</w:t>
            </w:r>
            <w:r>
              <w:rPr>
                <w:rFonts w:hint="eastAsia"/>
                <w:kern w:val="0"/>
                <w:szCs w:val="21"/>
              </w:rPr>
              <w:t>万亩，林权租赁</w:t>
            </w:r>
            <w:r>
              <w:rPr>
                <w:kern w:val="0"/>
                <w:szCs w:val="21"/>
              </w:rPr>
              <w:t>0.61</w:t>
            </w:r>
            <w:r>
              <w:rPr>
                <w:rFonts w:hint="eastAsia"/>
                <w:kern w:val="0"/>
                <w:szCs w:val="21"/>
              </w:rPr>
              <w:t>万亩</w:t>
            </w:r>
          </w:p>
        </w:tc>
        <w:tc>
          <w:tcPr>
            <w:tcW w:w="4712"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建议林分改造过程中，补植树种考虑乡土树种，适地适树，树种多样化选择，尽量提高物种多样性与林分结构稳定性。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553" w:hRule="atLeast"/>
        </w:trPr>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lang w:bidi="ar"/>
              </w:rPr>
              <w:t>9</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jc w:val="left"/>
              <w:textAlignment w:val="center"/>
              <w:rPr>
                <w:rFonts w:ascii="Times New Roman" w:hAnsi="Times New Roman" w:eastAsia="宋体" w:cs="Times New Roman"/>
                <w:color w:val="000000"/>
                <w:kern w:val="0"/>
                <w:szCs w:val="21"/>
              </w:rPr>
            </w:pPr>
            <w:r>
              <w:rPr>
                <w:kern w:val="0"/>
                <w:szCs w:val="21"/>
              </w:rPr>
              <w:t>将乐县常上湖生态修复项目</w:t>
            </w:r>
          </w:p>
        </w:tc>
        <w:tc>
          <w:tcPr>
            <w:tcW w:w="2173"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将乐县常上湖</w:t>
            </w:r>
          </w:p>
        </w:tc>
        <w:tc>
          <w:tcPr>
            <w:tcW w:w="7964" w:type="dxa"/>
            <w:tcBorders>
              <w:top w:val="single" w:color="auto" w:sz="4" w:space="0"/>
              <w:left w:val="single" w:color="auto" w:sz="4" w:space="0"/>
              <w:bottom w:val="single" w:color="auto" w:sz="4" w:space="0"/>
              <w:right w:val="single" w:color="auto" w:sz="4" w:space="0"/>
            </w:tcBorders>
            <w:shd w:val="clear" w:color="auto" w:fill="auto"/>
            <w:vAlign w:val="center"/>
          </w:tcPr>
          <w:p>
            <w:pPr>
              <w:numPr>
                <w:ilvl w:val="0"/>
                <w:numId w:val="7"/>
              </w:numPr>
              <w:textAlignment w:val="center"/>
              <w:rPr>
                <w:kern w:val="0"/>
                <w:szCs w:val="21"/>
              </w:rPr>
            </w:pPr>
            <w:r>
              <w:rPr>
                <w:kern w:val="0"/>
                <w:szCs w:val="21"/>
              </w:rPr>
              <w:t>河湖流域水环境修复工程：常兴湖底泥生态清淤项目、常源溪流域生物多样性保护项目、垃圾污水综合治理项目。</w:t>
            </w:r>
          </w:p>
          <w:p>
            <w:pPr>
              <w:textAlignment w:val="center"/>
              <w:rPr>
                <w:kern w:val="0"/>
                <w:szCs w:val="21"/>
              </w:rPr>
            </w:pPr>
            <w:r>
              <w:rPr>
                <w:kern w:val="0"/>
                <w:szCs w:val="21"/>
              </w:rPr>
              <w:t>2.湿地修复及水源地保护工程：湿地公园建设项目、饮用水改造提升项目、金利化工有限公司搬迁项目。</w:t>
            </w:r>
          </w:p>
          <w:p>
            <w:pPr>
              <w:textAlignment w:val="center"/>
              <w:rPr>
                <w:kern w:val="0"/>
                <w:szCs w:val="21"/>
              </w:rPr>
            </w:pPr>
            <w:r>
              <w:rPr>
                <w:kern w:val="0"/>
                <w:szCs w:val="21"/>
              </w:rPr>
              <w:t>3.生态景观建设工程：侯门山、回头山生态修复项目、环村一重山林相改造提升项目、常兴湖景观水体建设项目、生态种植基地项目。</w:t>
            </w:r>
          </w:p>
          <w:p>
            <w:pPr>
              <w:textAlignment w:val="center"/>
              <w:rPr>
                <w:kern w:val="0"/>
                <w:szCs w:val="21"/>
              </w:rPr>
            </w:pPr>
            <w:r>
              <w:rPr>
                <w:kern w:val="0"/>
                <w:szCs w:val="21"/>
              </w:rPr>
              <w:t>4.边坡护岸修复工程：常兴湖边坡生态修复项目、常源溪生态护岸建设项目。</w:t>
            </w:r>
          </w:p>
          <w:p>
            <w:pPr>
              <w:textAlignment w:val="center"/>
              <w:rPr>
                <w:rFonts w:ascii="Times New Roman" w:hAnsi="Times New Roman" w:eastAsia="宋体" w:cs="Times New Roman"/>
                <w:color w:val="000000"/>
                <w:kern w:val="0"/>
                <w:szCs w:val="21"/>
              </w:rPr>
            </w:pPr>
            <w:r>
              <w:rPr>
                <w:kern w:val="0"/>
                <w:szCs w:val="21"/>
              </w:rPr>
              <w:t>5.机制创新工程：生态文明教育示范基地建设，生态保护宣传长廊项目。</w:t>
            </w:r>
          </w:p>
        </w:tc>
        <w:tc>
          <w:tcPr>
            <w:tcW w:w="3743" w:type="dxa"/>
            <w:tcBorders>
              <w:top w:val="single" w:color="auto" w:sz="4" w:space="0"/>
              <w:left w:val="single" w:color="auto" w:sz="4" w:space="0"/>
              <w:bottom w:val="single" w:color="auto" w:sz="4" w:space="0"/>
              <w:right w:val="single" w:color="auto" w:sz="4" w:space="0"/>
            </w:tcBorders>
            <w:shd w:val="clear" w:color="auto" w:fill="auto"/>
            <w:vAlign w:val="center"/>
          </w:tcPr>
          <w:p>
            <w:pPr>
              <w:jc w:val="left"/>
              <w:textAlignment w:val="center"/>
              <w:rPr>
                <w:rFonts w:ascii="Times New Roman" w:hAnsi="Times New Roman" w:eastAsia="宋体" w:cs="Times New Roman"/>
                <w:color w:val="000000"/>
                <w:kern w:val="0"/>
                <w:szCs w:val="21"/>
              </w:rPr>
            </w:pPr>
            <w:r>
              <w:rPr>
                <w:kern w:val="0"/>
                <w:szCs w:val="21"/>
              </w:rPr>
              <w:t>生境修复</w:t>
            </w:r>
          </w:p>
        </w:tc>
        <w:tc>
          <w:tcPr>
            <w:tcW w:w="4712"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常上湖生态修复要坚持以自然修复为主，人工修复为辅的原则。尤其是水体（1）生态修复中必须坚持绿色生态岸线和河道设计。岸线设计要充分考虑两栖动物的习性，河道要有足够的水生植物，保持河流生态系统服务功能。湿地公园建设要优先考虑物种的保护需求，其次考虑生态旅游设计。巡查步道设计要尽可能减少对自然生境的占用和破坏。此外，要在考虑生态保护的同时，兼顾旅游经济，改善当地居民经济条件，提高居民生活水平；（2）企业搬迁、亲水节点、景观工程等与山水林田湖草相关度较低的子工程</w:t>
            </w:r>
            <w:r>
              <w:rPr>
                <w:rFonts w:hint="eastAsia"/>
                <w:kern w:val="0"/>
                <w:szCs w:val="21"/>
              </w:rPr>
              <w:t>建议不纳入</w:t>
            </w:r>
            <w:r>
              <w:rPr>
                <w:kern w:val="0"/>
                <w:szCs w:val="21"/>
              </w:rPr>
              <w:t>中央山水林田湖草奖补资金支持范围。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553" w:hRule="atLeast"/>
        </w:trPr>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10</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jc w:val="left"/>
              <w:textAlignment w:val="center"/>
              <w:rPr>
                <w:kern w:val="0"/>
                <w:szCs w:val="21"/>
              </w:rPr>
            </w:pPr>
            <w:r>
              <w:rPr>
                <w:rFonts w:hint="eastAsia"/>
                <w:kern w:val="0"/>
                <w:szCs w:val="21"/>
              </w:rPr>
              <w:t>福建龙栖山国家级自然保护区生物多样性保护与建设项目</w:t>
            </w:r>
          </w:p>
        </w:tc>
        <w:tc>
          <w:tcPr>
            <w:tcW w:w="2173"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kern w:val="0"/>
                <w:szCs w:val="21"/>
              </w:rPr>
            </w:pPr>
            <w:r>
              <w:rPr>
                <w:kern w:val="0"/>
                <w:szCs w:val="21"/>
              </w:rPr>
              <w:t>龙栖山国家级自然保护区</w:t>
            </w:r>
          </w:p>
        </w:tc>
        <w:tc>
          <w:tcPr>
            <w:tcW w:w="7964"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kern w:val="0"/>
                <w:szCs w:val="21"/>
              </w:rPr>
            </w:pPr>
            <w:r>
              <w:rPr>
                <w:rFonts w:hint="eastAsia"/>
                <w:kern w:val="0"/>
                <w:szCs w:val="21"/>
              </w:rPr>
              <w:t>项目主要以区内小水电站退出整改工程、生态修复工程为建设重点，其中兰花溪流域4座水电站退出、1座水电站整改工程，工程施工及后期生态修复工程1项</w:t>
            </w:r>
          </w:p>
        </w:tc>
        <w:tc>
          <w:tcPr>
            <w:tcW w:w="3743" w:type="dxa"/>
            <w:tcBorders>
              <w:top w:val="single" w:color="auto" w:sz="4" w:space="0"/>
              <w:left w:val="single" w:color="auto" w:sz="4" w:space="0"/>
              <w:bottom w:val="single" w:color="auto" w:sz="4" w:space="0"/>
              <w:right w:val="single" w:color="auto" w:sz="4" w:space="0"/>
            </w:tcBorders>
            <w:shd w:val="clear" w:color="auto" w:fill="auto"/>
            <w:vAlign w:val="center"/>
          </w:tcPr>
          <w:p>
            <w:pPr>
              <w:jc w:val="left"/>
              <w:textAlignment w:val="center"/>
              <w:rPr>
                <w:kern w:val="0"/>
                <w:szCs w:val="21"/>
              </w:rPr>
            </w:pPr>
            <w:r>
              <w:rPr>
                <w:rFonts w:hint="eastAsia"/>
                <w:kern w:val="0"/>
                <w:szCs w:val="21"/>
              </w:rPr>
              <w:t>水电站退出4座，整改1座</w:t>
            </w:r>
          </w:p>
        </w:tc>
        <w:tc>
          <w:tcPr>
            <w:tcW w:w="4712"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kern w:val="0"/>
                <w:szCs w:val="21"/>
              </w:rPr>
            </w:pPr>
            <w:r>
              <w:rPr>
                <w:rFonts w:hint="eastAsia"/>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18" w:hRule="atLeast"/>
        </w:trPr>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lang w:bidi="ar"/>
              </w:rPr>
              <w:t>11</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jc w:val="left"/>
              <w:textAlignment w:val="center"/>
              <w:rPr>
                <w:rFonts w:ascii="Times New Roman" w:hAnsi="Times New Roman" w:eastAsia="宋体" w:cs="Times New Roman"/>
                <w:color w:val="000000"/>
                <w:kern w:val="0"/>
                <w:szCs w:val="21"/>
              </w:rPr>
            </w:pPr>
            <w:r>
              <w:rPr>
                <w:kern w:val="0"/>
                <w:szCs w:val="21"/>
              </w:rPr>
              <w:t>将乐县万安镇安福口溪安全生态水系建设项目</w:t>
            </w:r>
          </w:p>
        </w:tc>
        <w:tc>
          <w:tcPr>
            <w:tcW w:w="2173"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将乐县万安镇安福口溪</w:t>
            </w:r>
          </w:p>
        </w:tc>
        <w:tc>
          <w:tcPr>
            <w:tcW w:w="7964"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按照“六大目标、八个有”的要求，建设河道长度8.53km。</w:t>
            </w:r>
          </w:p>
        </w:tc>
        <w:tc>
          <w:tcPr>
            <w:tcW w:w="3743" w:type="dxa"/>
            <w:tcBorders>
              <w:top w:val="single" w:color="auto" w:sz="4" w:space="0"/>
              <w:left w:val="single" w:color="auto" w:sz="4" w:space="0"/>
              <w:bottom w:val="single" w:color="auto" w:sz="4" w:space="0"/>
              <w:right w:val="single" w:color="auto" w:sz="4" w:space="0"/>
            </w:tcBorders>
            <w:shd w:val="clear" w:color="auto" w:fill="auto"/>
            <w:vAlign w:val="center"/>
          </w:tcPr>
          <w:p>
            <w:pPr>
              <w:jc w:val="left"/>
              <w:textAlignment w:val="center"/>
              <w:rPr>
                <w:rFonts w:ascii="Times New Roman" w:hAnsi="Times New Roman" w:eastAsia="宋体" w:cs="Times New Roman"/>
                <w:color w:val="000000"/>
                <w:kern w:val="0"/>
                <w:szCs w:val="21"/>
              </w:rPr>
            </w:pPr>
            <w:r>
              <w:rPr>
                <w:kern w:val="0"/>
                <w:szCs w:val="21"/>
              </w:rPr>
              <w:t>生境修复</w:t>
            </w:r>
          </w:p>
        </w:tc>
        <w:tc>
          <w:tcPr>
            <w:tcW w:w="4712"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1）建议严格按照《关于开展万里安全生态水系建设的实施意见》（闽政办〔2015〕99号）的要求，坚持保护优先、自然修复为主，规范各类涉水建设活动，用生态方式改良河床、恢复河滩和修复河岸；（2）亲水节点、景观工程等与山水林田湖草相关度较低的子工程</w:t>
            </w:r>
            <w:r>
              <w:rPr>
                <w:rFonts w:hint="eastAsia"/>
                <w:kern w:val="0"/>
                <w:szCs w:val="21"/>
              </w:rPr>
              <w:t>建议不纳入</w:t>
            </w:r>
            <w:r>
              <w:rPr>
                <w:kern w:val="0"/>
                <w:szCs w:val="21"/>
              </w:rPr>
              <w:t>中央山水林田湖草奖补资金支持范围。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6" w:hRule="atLeast"/>
        </w:trPr>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lang w:bidi="ar"/>
              </w:rPr>
              <w:t>12</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jc w:val="left"/>
              <w:textAlignment w:val="center"/>
              <w:rPr>
                <w:rFonts w:ascii="Times New Roman" w:hAnsi="Times New Roman" w:eastAsia="宋体" w:cs="Times New Roman"/>
                <w:color w:val="000000"/>
                <w:kern w:val="0"/>
                <w:szCs w:val="21"/>
              </w:rPr>
            </w:pPr>
            <w:r>
              <w:rPr>
                <w:rFonts w:hint="eastAsia"/>
                <w:kern w:val="0"/>
                <w:szCs w:val="21"/>
              </w:rPr>
              <w:t>将乐池湖溪小流域水体达标工程</w:t>
            </w:r>
          </w:p>
        </w:tc>
        <w:tc>
          <w:tcPr>
            <w:tcW w:w="2173"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南口镇</w:t>
            </w:r>
          </w:p>
        </w:tc>
        <w:tc>
          <w:tcPr>
            <w:tcW w:w="7964"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池湖溪小流域综合整治项目，实施工业污染治理，完成东南新材料、科利达香精香料厂废水污染治理等；河道涉砂整治；畜禽养殖污染整治。</w:t>
            </w:r>
          </w:p>
        </w:tc>
        <w:tc>
          <w:tcPr>
            <w:tcW w:w="3743" w:type="dxa"/>
            <w:tcBorders>
              <w:top w:val="single" w:color="auto" w:sz="4" w:space="0"/>
              <w:left w:val="single" w:color="auto" w:sz="4" w:space="0"/>
              <w:bottom w:val="single" w:color="auto" w:sz="4" w:space="0"/>
              <w:right w:val="single" w:color="auto" w:sz="4" w:space="0"/>
            </w:tcBorders>
            <w:shd w:val="clear" w:color="auto" w:fill="auto"/>
            <w:vAlign w:val="center"/>
          </w:tcPr>
          <w:p>
            <w:pPr>
              <w:jc w:val="left"/>
              <w:textAlignment w:val="center"/>
              <w:rPr>
                <w:rFonts w:ascii="Times New Roman" w:hAnsi="Times New Roman" w:eastAsia="宋体" w:cs="Times New Roman"/>
                <w:color w:val="000000"/>
                <w:kern w:val="0"/>
                <w:szCs w:val="21"/>
              </w:rPr>
            </w:pPr>
            <w:r>
              <w:rPr>
                <w:kern w:val="0"/>
                <w:szCs w:val="21"/>
              </w:rPr>
              <w:t>水环境质量改善。</w:t>
            </w:r>
          </w:p>
        </w:tc>
        <w:tc>
          <w:tcPr>
            <w:tcW w:w="4712"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（1）应强化东南新材料、科利达香精香料厂等企业的生产废水排放监管，严格执行国家相应排放标准；（2）养殖场的改造升级等工程与山水林田湖草相关度较低，</w:t>
            </w:r>
            <w:r>
              <w:rPr>
                <w:rFonts w:hint="eastAsia"/>
                <w:kern w:val="0"/>
                <w:szCs w:val="21"/>
              </w:rPr>
              <w:t>建议不纳入</w:t>
            </w:r>
            <w:r>
              <w:rPr>
                <w:kern w:val="0"/>
                <w:szCs w:val="21"/>
              </w:rPr>
              <w:t>山水林田湖草中央奖补资金支持范围。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810" w:hRule="atLeast"/>
        </w:trPr>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rPr>
              <w:t>13</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jc w:val="left"/>
              <w:textAlignment w:val="center"/>
              <w:rPr>
                <w:rFonts w:ascii="Times New Roman" w:hAnsi="Times New Roman" w:eastAsia="宋体" w:cs="Times New Roman"/>
                <w:color w:val="000000"/>
                <w:kern w:val="0"/>
                <w:szCs w:val="21"/>
              </w:rPr>
            </w:pPr>
            <w:r>
              <w:rPr>
                <w:kern w:val="0"/>
                <w:szCs w:val="21"/>
              </w:rPr>
              <w:t>将乐县邓坊溪安全生态水系建设项目</w:t>
            </w:r>
          </w:p>
        </w:tc>
        <w:tc>
          <w:tcPr>
            <w:tcW w:w="21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kern w:val="0"/>
                <w:szCs w:val="21"/>
              </w:rPr>
              <w:t>高唐镇</w:t>
            </w:r>
          </w:p>
        </w:tc>
        <w:tc>
          <w:tcPr>
            <w:tcW w:w="7964" w:type="dxa"/>
            <w:tcBorders>
              <w:top w:val="single" w:color="auto" w:sz="4" w:space="0"/>
              <w:left w:val="nil"/>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kern w:val="0"/>
                <w:szCs w:val="21"/>
              </w:rPr>
              <w:t>按照“六大目标、八个有”的要求，综合治理河道长度8km</w:t>
            </w:r>
            <w:r>
              <w:rPr>
                <w:rFonts w:hint="eastAsia"/>
                <w:kern w:val="0"/>
                <w:szCs w:val="21"/>
              </w:rPr>
              <w:t>。</w:t>
            </w:r>
          </w:p>
        </w:tc>
        <w:tc>
          <w:tcPr>
            <w:tcW w:w="3743"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kern w:val="0"/>
                <w:szCs w:val="21"/>
              </w:rPr>
              <w:t>生境修复</w:t>
            </w:r>
          </w:p>
        </w:tc>
        <w:tc>
          <w:tcPr>
            <w:tcW w:w="4712" w:type="dxa"/>
            <w:tcBorders>
              <w:top w:val="single" w:color="auto" w:sz="4" w:space="0"/>
              <w:left w:val="nil"/>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kern w:val="0"/>
                <w:szCs w:val="21"/>
              </w:rPr>
              <w:t>（1）建议严格按照《关于开展万里安全生态水系建设的实施意见》（闽政办〔2015〕99号）的要求，坚持保护优先、自然修复为主，规范各类涉水建设活动，用生态方式改良河床、恢复河滩和修复河岸；（2）亲水节点、景观工程等与山水林田湖草相关度较低的子工程</w:t>
            </w:r>
            <w:r>
              <w:rPr>
                <w:rFonts w:hint="eastAsia"/>
                <w:kern w:val="0"/>
                <w:szCs w:val="21"/>
              </w:rPr>
              <w:t>建议不纳入</w:t>
            </w:r>
            <w:r>
              <w:rPr>
                <w:kern w:val="0"/>
                <w:szCs w:val="21"/>
              </w:rPr>
              <w:t>中央山水林田湖草奖补资金支持范围。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810" w:hRule="atLeast"/>
        </w:trPr>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rPr>
              <w:t>14</w:t>
            </w:r>
          </w:p>
        </w:tc>
        <w:tc>
          <w:tcPr>
            <w:tcW w:w="1701" w:type="dxa"/>
            <w:tcBorders>
              <w:top w:val="single" w:color="auto" w:sz="4" w:space="0"/>
              <w:left w:val="single" w:color="auto" w:sz="4" w:space="0"/>
              <w:bottom w:val="single" w:color="auto" w:sz="4" w:space="0"/>
              <w:right w:val="single" w:color="auto" w:sz="4" w:space="0"/>
            </w:tcBorders>
            <w:shd w:val="clear" w:color="auto" w:fill="auto"/>
            <w:vAlign w:val="center"/>
          </w:tcPr>
          <w:p>
            <w:pPr>
              <w:jc w:val="left"/>
              <w:textAlignment w:val="center"/>
              <w:rPr>
                <w:rFonts w:ascii="Times New Roman" w:hAnsi="Times New Roman" w:eastAsia="宋体" w:cs="Times New Roman"/>
                <w:color w:val="000000"/>
                <w:kern w:val="0"/>
                <w:szCs w:val="21"/>
              </w:rPr>
            </w:pPr>
            <w:r>
              <w:rPr>
                <w:kern w:val="0"/>
                <w:szCs w:val="21"/>
              </w:rPr>
              <w:t>将乐县大源乡安福口溪安全生态水系建设项目</w:t>
            </w:r>
          </w:p>
        </w:tc>
        <w:tc>
          <w:tcPr>
            <w:tcW w:w="2173"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kern w:val="0"/>
                <w:szCs w:val="21"/>
              </w:rPr>
              <w:t>大源乡</w:t>
            </w:r>
          </w:p>
        </w:tc>
        <w:tc>
          <w:tcPr>
            <w:tcW w:w="7964" w:type="dxa"/>
            <w:tcBorders>
              <w:top w:val="single" w:color="auto" w:sz="4" w:space="0"/>
              <w:left w:val="nil"/>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kern w:val="0"/>
                <w:szCs w:val="21"/>
              </w:rPr>
              <w:t>按照“六大目标、八个有”的要求，综合治理河道长度10.31km</w:t>
            </w:r>
            <w:r>
              <w:rPr>
                <w:rFonts w:hint="eastAsia"/>
                <w:kern w:val="0"/>
                <w:szCs w:val="21"/>
              </w:rPr>
              <w:t>。</w:t>
            </w:r>
          </w:p>
        </w:tc>
        <w:tc>
          <w:tcPr>
            <w:tcW w:w="3743"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kern w:val="0"/>
                <w:szCs w:val="21"/>
              </w:rPr>
              <w:t>生境修复</w:t>
            </w:r>
          </w:p>
        </w:tc>
        <w:tc>
          <w:tcPr>
            <w:tcW w:w="4712" w:type="dxa"/>
            <w:tcBorders>
              <w:top w:val="single" w:color="auto" w:sz="4" w:space="0"/>
              <w:left w:val="nil"/>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kern w:val="0"/>
                <w:szCs w:val="21"/>
              </w:rPr>
              <w:t>（1）建议严格按照《关于开展万里安全生态水系建设的实施意见》（闽政办〔2015〕99号）的要求，坚持保护优先、自然修复为主，规范各类涉水建设活动，用生态方式改良河床、恢复河滩和修复河岸；（2）亲水节点、景观工程等与山水林田湖草相关度较低的子工程</w:t>
            </w:r>
            <w:r>
              <w:rPr>
                <w:rFonts w:hint="eastAsia"/>
                <w:kern w:val="0"/>
                <w:szCs w:val="21"/>
              </w:rPr>
              <w:t>建议不纳入</w:t>
            </w:r>
            <w:r>
              <w:rPr>
                <w:kern w:val="0"/>
                <w:szCs w:val="21"/>
              </w:rPr>
              <w:t>中央山水林田湖草奖补资金支持范围。</w:t>
            </w:r>
          </w:p>
        </w:tc>
      </w:tr>
    </w:tbl>
    <w:p>
      <w:pPr>
        <w:ind w:firstLine="560" w:firstLineChars="200"/>
        <w:outlineLvl w:val="1"/>
        <w:rPr>
          <w:rFonts w:ascii="Times New Roman" w:hAnsi="Times New Roman" w:eastAsia="宋体" w:cs="Times New Roman"/>
          <w:sz w:val="28"/>
          <w:szCs w:val="28"/>
        </w:rPr>
        <w:sectPr>
          <w:type w:val="continuous"/>
          <w:pgSz w:w="23814" w:h="16839" w:orient="landscape"/>
          <w:pgMar w:top="1800" w:right="1440" w:bottom="1800" w:left="1440" w:header="851" w:footer="992" w:gutter="0"/>
          <w:cols w:space="425" w:num="1"/>
          <w:docGrid w:type="lines" w:linePitch="312" w:charSpace="0"/>
        </w:sectPr>
      </w:pPr>
    </w:p>
    <w:p>
      <w:pPr>
        <w:pStyle w:val="5"/>
        <w:jc w:val="both"/>
        <w:rPr>
          <w:rFonts w:ascii="Times New Roman" w:hAnsi="Times New Roman" w:eastAsia="宋体" w:cs="Times New Roman"/>
        </w:rPr>
        <w:sectPr>
          <w:type w:val="continuous"/>
          <w:pgSz w:w="23814" w:h="16839" w:orient="landscape"/>
          <w:pgMar w:top="1800" w:right="1440" w:bottom="1800" w:left="1440" w:header="851" w:footer="992" w:gutter="0"/>
          <w:cols w:space="840" w:num="1"/>
          <w:docGrid w:type="lines" w:linePitch="312" w:charSpace="0"/>
        </w:sectPr>
      </w:pPr>
      <w:bookmarkStart w:id="44" w:name="_Toc5266727"/>
    </w:p>
    <w:p>
      <w:pPr>
        <w:pStyle w:val="5"/>
        <w:jc w:val="both"/>
        <w:rPr>
          <w:rFonts w:ascii="Times New Roman" w:hAnsi="Times New Roman" w:eastAsia="宋体" w:cs="Times New Roman"/>
        </w:rPr>
      </w:pPr>
      <w:r>
        <w:rPr>
          <w:rFonts w:ascii="Times New Roman" w:hAnsi="Times New Roman" w:eastAsia="宋体" w:cs="Times New Roman"/>
        </w:rPr>
        <w:t>第六章 金溪流域泰宁县控制性详细规划</w:t>
      </w:r>
      <w:bookmarkEnd w:id="44"/>
    </w:p>
    <w:p>
      <w:pPr>
        <w:outlineLvl w:val="1"/>
        <w:rPr>
          <w:rFonts w:ascii="Times New Roman" w:hAnsi="Times New Roman" w:eastAsia="宋体" w:cs="Times New Roman"/>
          <w:b/>
          <w:sz w:val="32"/>
        </w:rPr>
      </w:pPr>
      <w:bookmarkStart w:id="45" w:name="_Toc5178875"/>
      <w:bookmarkStart w:id="46" w:name="_Toc5266728"/>
      <w:r>
        <w:rPr>
          <w:rFonts w:ascii="Times New Roman" w:hAnsi="Times New Roman" w:eastAsia="宋体" w:cs="Times New Roman"/>
          <w:b/>
          <w:sz w:val="32"/>
        </w:rPr>
        <w:t>第二十一条 规划范围</w:t>
      </w:r>
      <w:bookmarkEnd w:id="45"/>
      <w:bookmarkEnd w:id="46"/>
    </w:p>
    <w:p>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规划范围为泰宁县全县范围。</w:t>
      </w:r>
    </w:p>
    <w:p>
      <w:pPr>
        <w:outlineLvl w:val="1"/>
        <w:rPr>
          <w:rFonts w:ascii="Times New Roman" w:hAnsi="Times New Roman" w:eastAsia="宋体" w:cs="Times New Roman"/>
          <w:b/>
          <w:sz w:val="32"/>
        </w:rPr>
      </w:pPr>
      <w:bookmarkStart w:id="47" w:name="_Toc5266729"/>
      <w:bookmarkStart w:id="48" w:name="_Toc5178876"/>
      <w:r>
        <w:rPr>
          <w:rFonts w:ascii="Times New Roman" w:hAnsi="Times New Roman" w:eastAsia="宋体" w:cs="Times New Roman"/>
          <w:b/>
          <w:sz w:val="32"/>
        </w:rPr>
        <w:t>第二十二条 控制单元划分</w:t>
      </w:r>
      <w:bookmarkEnd w:id="47"/>
      <w:bookmarkEnd w:id="48"/>
    </w:p>
    <w:p>
      <w:pPr>
        <w:spacing w:line="360" w:lineRule="auto"/>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泰宁县包括2个控制单元，</w:t>
      </w:r>
      <w:r>
        <w:rPr>
          <w:rFonts w:ascii="Times New Roman" w:hAnsi="Times New Roman" w:eastAsia="宋体" w:cs="Times New Roman"/>
          <w:sz w:val="28"/>
          <w:lang w:bidi="ar"/>
        </w:rPr>
        <w:t>杉溪控制单元（新桥乡、杉城镇、上青乡、朱口镇），池潭水库控制单元（大田乡、梅口乡、大龙乡、开善乡、下渠镇）。</w:t>
      </w:r>
    </w:p>
    <w:p>
      <w:pPr>
        <w:outlineLvl w:val="1"/>
        <w:rPr>
          <w:rFonts w:ascii="Times New Roman" w:hAnsi="Times New Roman" w:eastAsia="宋体" w:cs="Times New Roman"/>
          <w:b/>
          <w:sz w:val="32"/>
        </w:rPr>
      </w:pPr>
      <w:bookmarkStart w:id="49" w:name="_Toc5266730"/>
      <w:bookmarkStart w:id="50" w:name="_Toc5178877"/>
      <w:r>
        <w:rPr>
          <w:rFonts w:ascii="Times New Roman" w:hAnsi="Times New Roman" w:eastAsia="宋体" w:cs="Times New Roman"/>
          <w:b/>
          <w:sz w:val="32"/>
        </w:rPr>
        <w:t>第二十三条 泰宁县项目控规</w:t>
      </w:r>
      <w:bookmarkEnd w:id="49"/>
      <w:bookmarkEnd w:id="50"/>
    </w:p>
    <w:p>
      <w:pPr>
        <w:spacing w:line="360" w:lineRule="auto"/>
        <w:ind w:firstLine="560" w:firstLineChars="200"/>
        <w:rPr>
          <w:rFonts w:ascii="Times New Roman" w:hAnsi="Times New Roman" w:eastAsia="宋体" w:cs="Times New Roman"/>
          <w:sz w:val="28"/>
        </w:rPr>
        <w:sectPr>
          <w:pgSz w:w="23814" w:h="16839" w:orient="landscape"/>
          <w:pgMar w:top="1800" w:right="1440" w:bottom="1800" w:left="1440" w:header="851" w:footer="992" w:gutter="0"/>
          <w:cols w:space="840" w:num="1"/>
          <w:docGrid w:type="lines" w:linePitch="312" w:charSpace="0"/>
        </w:sectPr>
      </w:pPr>
      <w:r>
        <w:rPr>
          <w:rFonts w:ascii="Times New Roman" w:hAnsi="Times New Roman" w:eastAsia="宋体" w:cs="Times New Roman"/>
          <w:sz w:val="28"/>
        </w:rPr>
        <w:t>泰宁县共实施项目1</w:t>
      </w:r>
      <w:r>
        <w:rPr>
          <w:rFonts w:hint="eastAsia" w:ascii="Times New Roman" w:hAnsi="Times New Roman" w:eastAsia="宋体" w:cs="Times New Roman"/>
          <w:sz w:val="28"/>
        </w:rPr>
        <w:t>1</w:t>
      </w:r>
      <w:r>
        <w:rPr>
          <w:rFonts w:ascii="Times New Roman" w:hAnsi="Times New Roman" w:eastAsia="宋体" w:cs="Times New Roman"/>
          <w:sz w:val="28"/>
        </w:rPr>
        <w:t>项，总投资约4.6</w:t>
      </w:r>
      <w:r>
        <w:rPr>
          <w:rFonts w:hint="eastAsia" w:ascii="Times New Roman" w:hAnsi="Times New Roman" w:eastAsia="宋体" w:cs="Times New Roman"/>
          <w:sz w:val="28"/>
        </w:rPr>
        <w:t>6</w:t>
      </w:r>
      <w:r>
        <w:rPr>
          <w:rFonts w:ascii="Times New Roman" w:hAnsi="Times New Roman" w:eastAsia="宋体" w:cs="Times New Roman"/>
          <w:sz w:val="28"/>
        </w:rPr>
        <w:t>22亿元。项目涵括水环境治理与生态修复工程（6项）</w:t>
      </w:r>
      <w:r>
        <w:rPr>
          <w:rFonts w:hint="eastAsia" w:ascii="Times New Roman" w:hAnsi="Times New Roman" w:eastAsia="宋体" w:cs="Times New Roman"/>
          <w:sz w:val="28"/>
          <w:lang w:eastAsia="zh-CN"/>
        </w:rPr>
        <w:t>、</w:t>
      </w:r>
      <w:r>
        <w:rPr>
          <w:rFonts w:hint="eastAsia" w:ascii="Times New Roman" w:hAnsi="Times New Roman" w:eastAsia="宋体" w:cs="Times New Roman"/>
          <w:sz w:val="28"/>
        </w:rPr>
        <w:t>水土流失治理与农地生态功能提升</w:t>
      </w:r>
      <w:r>
        <w:rPr>
          <w:rFonts w:hint="eastAsia" w:ascii="Times New Roman" w:hAnsi="Times New Roman" w:eastAsia="宋体" w:cs="Times New Roman"/>
          <w:sz w:val="28"/>
          <w:lang w:val="en-US" w:eastAsia="zh-CN"/>
        </w:rPr>
        <w:t>项目</w:t>
      </w:r>
      <w:r>
        <w:rPr>
          <w:rFonts w:ascii="Times New Roman" w:hAnsi="Times New Roman" w:eastAsia="宋体" w:cs="Times New Roman"/>
          <w:sz w:val="28"/>
        </w:rPr>
        <w:t>（1项）、废弃矿山生态修复和地质灾害防治工程（2项）和机制创新与能力建设工程（</w:t>
      </w:r>
      <w:r>
        <w:rPr>
          <w:rFonts w:hint="eastAsia" w:ascii="Times New Roman" w:hAnsi="Times New Roman" w:eastAsia="宋体" w:cs="Times New Roman"/>
          <w:sz w:val="28"/>
        </w:rPr>
        <w:t>2</w:t>
      </w:r>
      <w:r>
        <w:rPr>
          <w:rFonts w:ascii="Times New Roman" w:hAnsi="Times New Roman" w:eastAsia="宋体" w:cs="Times New Roman"/>
          <w:sz w:val="28"/>
        </w:rPr>
        <w:t>项）。</w:t>
      </w:r>
    </w:p>
    <w:p>
      <w:pPr>
        <w:spacing w:line="360" w:lineRule="auto"/>
        <w:ind w:firstLine="200" w:firstLineChars="83"/>
        <w:jc w:val="center"/>
        <w:rPr>
          <w:rFonts w:ascii="Times New Roman" w:hAnsi="Times New Roman" w:eastAsia="宋体" w:cs="Times New Roman"/>
          <w:b/>
          <w:sz w:val="24"/>
        </w:rPr>
      </w:pPr>
      <w:r>
        <w:rPr>
          <w:rFonts w:ascii="Times New Roman" w:hAnsi="Times New Roman" w:eastAsia="宋体" w:cs="Times New Roman"/>
          <w:b/>
          <w:sz w:val="24"/>
        </w:rPr>
        <w:t>表6-1 泰宁县山水林田湖草生态保护修复项目一览表</w:t>
      </w:r>
    </w:p>
    <w:tbl>
      <w:tblPr>
        <w:tblStyle w:val="41"/>
        <w:tblW w:w="2101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1723"/>
        <w:gridCol w:w="2165"/>
        <w:gridCol w:w="7945"/>
        <w:gridCol w:w="3748"/>
        <w:gridCol w:w="47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36" w:hRule="atLeast"/>
          <w:tblHeader/>
        </w:trPr>
        <w:tc>
          <w:tcPr>
            <w:tcW w:w="709"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center"/>
              <w:rPr>
                <w:rFonts w:ascii="Times New Roman" w:hAnsi="Times New Roman" w:eastAsia="宋体" w:cs="Times New Roman"/>
                <w:b/>
                <w:szCs w:val="21"/>
              </w:rPr>
            </w:pPr>
            <w:r>
              <w:rPr>
                <w:rFonts w:ascii="Times New Roman" w:hAnsi="Times New Roman" w:eastAsia="宋体" w:cs="Times New Roman"/>
                <w:b/>
                <w:szCs w:val="21"/>
                <w:lang w:bidi="ar"/>
              </w:rPr>
              <w:t>序号</w:t>
            </w:r>
          </w:p>
        </w:tc>
        <w:tc>
          <w:tcPr>
            <w:tcW w:w="1723"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rPr>
                <w:rFonts w:ascii="Times New Roman" w:hAnsi="Times New Roman" w:eastAsia="宋体" w:cs="Times New Roman"/>
                <w:b/>
                <w:szCs w:val="21"/>
              </w:rPr>
            </w:pPr>
            <w:r>
              <w:rPr>
                <w:rFonts w:ascii="Times New Roman" w:hAnsi="Times New Roman" w:eastAsia="宋体" w:cs="Times New Roman"/>
                <w:b/>
                <w:szCs w:val="21"/>
                <w:lang w:bidi="ar"/>
              </w:rPr>
              <w:t>项目名称</w:t>
            </w:r>
          </w:p>
        </w:tc>
        <w:tc>
          <w:tcPr>
            <w:tcW w:w="2165"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rPr>
                <w:rFonts w:ascii="Times New Roman" w:hAnsi="Times New Roman" w:eastAsia="宋体" w:cs="Times New Roman"/>
                <w:b/>
                <w:szCs w:val="21"/>
              </w:rPr>
            </w:pPr>
            <w:r>
              <w:rPr>
                <w:rFonts w:ascii="Times New Roman" w:hAnsi="Times New Roman" w:eastAsia="宋体" w:cs="Times New Roman"/>
                <w:b/>
                <w:szCs w:val="21"/>
                <w:lang w:bidi="ar"/>
              </w:rPr>
              <w:t>建设地点</w:t>
            </w:r>
          </w:p>
        </w:tc>
        <w:tc>
          <w:tcPr>
            <w:tcW w:w="7945"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rPr>
                <w:rFonts w:ascii="Times New Roman" w:hAnsi="Times New Roman" w:eastAsia="宋体" w:cs="Times New Roman"/>
                <w:b/>
                <w:szCs w:val="21"/>
              </w:rPr>
            </w:pPr>
            <w:r>
              <w:rPr>
                <w:rFonts w:ascii="Times New Roman" w:hAnsi="Times New Roman" w:eastAsia="宋体" w:cs="Times New Roman"/>
                <w:b/>
                <w:szCs w:val="21"/>
                <w:lang w:bidi="ar"/>
              </w:rPr>
              <w:t>主要建设内容</w:t>
            </w:r>
          </w:p>
        </w:tc>
        <w:tc>
          <w:tcPr>
            <w:tcW w:w="3748"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rPr>
                <w:rFonts w:ascii="Times New Roman" w:hAnsi="Times New Roman" w:eastAsia="宋体" w:cs="Times New Roman"/>
                <w:b/>
                <w:szCs w:val="21"/>
              </w:rPr>
            </w:pPr>
            <w:r>
              <w:rPr>
                <w:rFonts w:ascii="Times New Roman" w:hAnsi="Times New Roman" w:eastAsia="宋体" w:cs="Times New Roman"/>
                <w:b/>
                <w:szCs w:val="21"/>
                <w:lang w:bidi="ar"/>
              </w:rPr>
              <w:t>对应绩效目标</w:t>
            </w:r>
          </w:p>
        </w:tc>
        <w:tc>
          <w:tcPr>
            <w:tcW w:w="4727"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ind w:firstLine="316" w:firstLineChars="150"/>
              <w:rPr>
                <w:rFonts w:ascii="Times New Roman" w:hAnsi="Times New Roman" w:eastAsia="宋体" w:cs="Times New Roman"/>
                <w:b/>
                <w:szCs w:val="21"/>
              </w:rPr>
            </w:pPr>
            <w:r>
              <w:rPr>
                <w:rFonts w:ascii="Times New Roman" w:hAnsi="Times New Roman" w:eastAsia="宋体" w:cs="Times New Roman"/>
                <w:b/>
                <w:szCs w:val="21"/>
                <w:lang w:bidi="ar"/>
              </w:rPr>
              <w:t>优化调整建议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2" w:hRule="atLeast"/>
          <w:tblHeader/>
        </w:trPr>
        <w:tc>
          <w:tcPr>
            <w:tcW w:w="709"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jc w:val="center"/>
              <w:rPr>
                <w:rFonts w:ascii="Times New Roman" w:hAnsi="Times New Roman" w:eastAsia="宋体" w:cs="Times New Roman"/>
                <w:szCs w:val="21"/>
              </w:rPr>
            </w:pPr>
          </w:p>
        </w:tc>
        <w:tc>
          <w:tcPr>
            <w:tcW w:w="1723"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rPr>
                <w:rFonts w:ascii="Times New Roman" w:hAnsi="Times New Roman" w:eastAsia="宋体" w:cs="Times New Roman"/>
                <w:szCs w:val="21"/>
              </w:rPr>
            </w:pPr>
          </w:p>
        </w:tc>
        <w:tc>
          <w:tcPr>
            <w:tcW w:w="2165"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rPr>
                <w:rFonts w:ascii="Times New Roman" w:hAnsi="Times New Roman" w:eastAsia="宋体" w:cs="Times New Roman"/>
                <w:szCs w:val="21"/>
              </w:rPr>
            </w:pPr>
          </w:p>
        </w:tc>
        <w:tc>
          <w:tcPr>
            <w:tcW w:w="7945"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rPr>
                <w:rFonts w:ascii="Times New Roman" w:hAnsi="Times New Roman" w:eastAsia="宋体" w:cs="Times New Roman"/>
                <w:szCs w:val="21"/>
              </w:rPr>
            </w:pPr>
          </w:p>
        </w:tc>
        <w:tc>
          <w:tcPr>
            <w:tcW w:w="3748" w:type="dxa"/>
            <w:vMerge w:val="continue"/>
            <w:tcBorders>
              <w:top w:val="single" w:color="auto" w:sz="4" w:space="0"/>
              <w:left w:val="single" w:color="auto" w:sz="4" w:space="0"/>
              <w:bottom w:val="single" w:color="auto" w:sz="4" w:space="0"/>
              <w:right w:val="single" w:color="auto" w:sz="4" w:space="0"/>
            </w:tcBorders>
            <w:shd w:val="clear" w:color="auto" w:fill="auto"/>
          </w:tcPr>
          <w:p>
            <w:pPr>
              <w:rPr>
                <w:rFonts w:ascii="Times New Roman" w:hAnsi="Times New Roman" w:eastAsia="宋体" w:cs="Times New Roman"/>
                <w:szCs w:val="21"/>
              </w:rPr>
            </w:pPr>
          </w:p>
        </w:tc>
        <w:tc>
          <w:tcPr>
            <w:tcW w:w="4727" w:type="dxa"/>
            <w:vMerge w:val="continue"/>
            <w:tcBorders>
              <w:top w:val="single" w:color="auto" w:sz="4" w:space="0"/>
              <w:left w:val="single" w:color="auto" w:sz="4" w:space="0"/>
              <w:bottom w:val="single" w:color="auto" w:sz="4" w:space="0"/>
              <w:right w:val="single" w:color="auto" w:sz="4" w:space="0"/>
            </w:tcBorders>
            <w:shd w:val="clear" w:color="auto" w:fill="auto"/>
          </w:tcPr>
          <w:p>
            <w:pPr>
              <w:rPr>
                <w:rFonts w:ascii="Times New Roman" w:hAnsi="Times New Roman" w:eastAsia="宋体"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9" w:hRule="atLeast"/>
        </w:trPr>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lang w:bidi="ar"/>
              </w:rPr>
              <w:t>1</w:t>
            </w:r>
          </w:p>
        </w:tc>
        <w:tc>
          <w:tcPr>
            <w:tcW w:w="1723"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泰宁县畜禽养殖污染治理</w:t>
            </w:r>
          </w:p>
        </w:tc>
        <w:tc>
          <w:tcPr>
            <w:tcW w:w="2165"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泰宁县各乡（镇）</w:t>
            </w:r>
          </w:p>
        </w:tc>
        <w:tc>
          <w:tcPr>
            <w:tcW w:w="7945"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对19家存栏250头以上规模生猪养殖场和1家鸡场进行污染治理，建设沼气池、储液池、配水池、储粪间、氧化塘、异位发酵处理床(含配套设施)、污水深度处理设施、污水收集和利用管网、沼液运输车辆、无害化处理池，消毒设施设备、养殖舍前端节水等污染治理和粪污资源化利用等设备，项目建设后达到达标排放或零排放。同时拆除猪场面积26000m</w:t>
            </w:r>
            <w:r>
              <w:rPr>
                <w:kern w:val="0"/>
                <w:szCs w:val="21"/>
                <w:vertAlign w:val="superscript"/>
              </w:rPr>
              <w:t>2</w:t>
            </w:r>
            <w:r>
              <w:rPr>
                <w:kern w:val="0"/>
                <w:szCs w:val="21"/>
              </w:rPr>
              <w:t>猪舍及相关设施。新建屠宰场污水处理系统1套，排洪沟350米</w:t>
            </w:r>
          </w:p>
        </w:tc>
        <w:tc>
          <w:tcPr>
            <w:tcW w:w="3748"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kern w:val="0"/>
                <w:szCs w:val="21"/>
              </w:rPr>
            </w:pPr>
            <w:r>
              <w:rPr>
                <w:kern w:val="0"/>
                <w:szCs w:val="21"/>
              </w:rPr>
              <w:t>削减污染物入河，改善水环境质量。预计可削减384.37吨COD，40.32吨氨氮，23.67吨总磷。</w:t>
            </w:r>
          </w:p>
          <w:p>
            <w:pPr>
              <w:textAlignment w:val="center"/>
              <w:rPr>
                <w:rFonts w:ascii="Times New Roman" w:hAnsi="Times New Roman" w:eastAsia="宋体" w:cs="Times New Roman"/>
                <w:kern w:val="0"/>
                <w:szCs w:val="21"/>
              </w:rPr>
            </w:pPr>
          </w:p>
        </w:tc>
        <w:tc>
          <w:tcPr>
            <w:tcW w:w="4727"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kern w:val="0"/>
                <w:szCs w:val="21"/>
              </w:rPr>
            </w:pPr>
            <w:r>
              <w:rPr>
                <w:kern w:val="0"/>
                <w:szCs w:val="21"/>
              </w:rPr>
              <w:t xml:space="preserve">1、建议畜禽养殖污染治理设施建成通过验收后加强项目后续维护，积极凝练适合地方特色的畜禽养殖污染治理经验，并在全县或全市范围推广； </w:t>
            </w:r>
          </w:p>
          <w:p>
            <w:pPr>
              <w:textAlignment w:val="center"/>
              <w:rPr>
                <w:kern w:val="0"/>
                <w:szCs w:val="21"/>
              </w:rPr>
            </w:pPr>
            <w:r>
              <w:rPr>
                <w:kern w:val="0"/>
                <w:szCs w:val="21"/>
              </w:rPr>
              <w:t>2、建议优先拆除位于饮用水源一级保护区、自然保护区核心区、闽江流域主要干流两侧等对闽江流域水环境质量或生态环境质量影响较大的畜禽养殖禁养区内的规模化畜禽养殖场。</w:t>
            </w:r>
          </w:p>
          <w:p>
            <w:pPr>
              <w:textAlignment w:val="center"/>
              <w:rPr>
                <w:rFonts w:ascii="Times New Roman" w:hAnsi="Times New Roman" w:eastAsia="宋体" w:cs="Times New Roman"/>
                <w:color w:val="000000"/>
                <w:kern w:val="0"/>
                <w:szCs w:val="21"/>
              </w:rPr>
            </w:pPr>
            <w:r>
              <w:rPr>
                <w:kern w:val="0"/>
                <w:szCs w:val="21"/>
              </w:rPr>
              <w:t>3、屠宰场污水处理系统为企业配套水环境治理项目，建议项目建设资金以非中央补助资金为主。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9" w:hRule="atLeast"/>
        </w:trPr>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lang w:bidi="ar"/>
              </w:rPr>
              <w:t>2</w:t>
            </w:r>
          </w:p>
        </w:tc>
        <w:tc>
          <w:tcPr>
            <w:tcW w:w="1723"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泰宁县杉城镇（含城区）污水处理设施及排水管网建设项目</w:t>
            </w:r>
          </w:p>
        </w:tc>
        <w:tc>
          <w:tcPr>
            <w:tcW w:w="2165"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泰宁县杉城镇</w:t>
            </w:r>
          </w:p>
        </w:tc>
        <w:tc>
          <w:tcPr>
            <w:tcW w:w="7945"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kern w:val="0"/>
                <w:szCs w:val="21"/>
              </w:rPr>
            </w:pPr>
            <w:r>
              <w:rPr>
                <w:kern w:val="0"/>
                <w:szCs w:val="21"/>
              </w:rPr>
              <w:t>新建同兴社、洋川村、八里桥等处污水管网2.5公里，配套建设2个小型污水处理系统等。</w:t>
            </w:r>
          </w:p>
          <w:p>
            <w:pPr>
              <w:textAlignment w:val="center"/>
              <w:rPr>
                <w:kern w:val="0"/>
                <w:szCs w:val="21"/>
              </w:rPr>
            </w:pPr>
            <w:r>
              <w:rPr>
                <w:kern w:val="0"/>
                <w:szCs w:val="21"/>
              </w:rPr>
              <w:t>实施城西演武路、前坊街、城步街3条道路配套管网，建设污水管网3.7公里，供水管网2.7公里；</w:t>
            </w:r>
          </w:p>
          <w:p>
            <w:pPr>
              <w:textAlignment w:val="center"/>
              <w:rPr>
                <w:kern w:val="0"/>
                <w:szCs w:val="21"/>
              </w:rPr>
            </w:pPr>
            <w:r>
              <w:rPr>
                <w:kern w:val="0"/>
                <w:szCs w:val="21"/>
              </w:rPr>
              <w:t>实施湖缘南路晚钟街、东方军街、新体路污水管网、排水管网建设2.5公里；</w:t>
            </w:r>
          </w:p>
          <w:p>
            <w:pPr>
              <w:textAlignment w:val="center"/>
              <w:rPr>
                <w:kern w:val="0"/>
                <w:szCs w:val="21"/>
              </w:rPr>
            </w:pPr>
            <w:r>
              <w:rPr>
                <w:kern w:val="0"/>
                <w:szCs w:val="21"/>
              </w:rPr>
              <w:t>实施西内环路污水管网、雨水管网建设3.4公里；</w:t>
            </w:r>
          </w:p>
          <w:p>
            <w:pPr>
              <w:textAlignment w:val="center"/>
              <w:rPr>
                <w:kern w:val="0"/>
                <w:szCs w:val="21"/>
              </w:rPr>
            </w:pPr>
            <w:r>
              <w:rPr>
                <w:kern w:val="0"/>
                <w:szCs w:val="21"/>
              </w:rPr>
              <w:t>实施张家坊大桥至污水泵站污水管网建设1.2公里；</w:t>
            </w:r>
          </w:p>
          <w:p>
            <w:pPr>
              <w:textAlignment w:val="center"/>
              <w:rPr>
                <w:kern w:val="0"/>
                <w:szCs w:val="21"/>
              </w:rPr>
            </w:pPr>
            <w:r>
              <w:rPr>
                <w:kern w:val="0"/>
                <w:szCs w:val="21"/>
              </w:rPr>
              <w:t>实施尚书巷、红光巷、邓家巷、戴家巷、状元街污水、雨水管网改造建设1.6公里；</w:t>
            </w:r>
          </w:p>
          <w:p>
            <w:pPr>
              <w:textAlignment w:val="center"/>
              <w:rPr>
                <w:rFonts w:ascii="Times New Roman" w:hAnsi="Times New Roman" w:eastAsia="宋体" w:cs="Times New Roman"/>
                <w:color w:val="000000"/>
                <w:kern w:val="0"/>
                <w:szCs w:val="21"/>
              </w:rPr>
            </w:pPr>
            <w:r>
              <w:rPr>
                <w:kern w:val="0"/>
                <w:szCs w:val="21"/>
              </w:rPr>
              <w:t>实施职中垄至月亮湾污水管网改造2.1公里。</w:t>
            </w:r>
          </w:p>
        </w:tc>
        <w:tc>
          <w:tcPr>
            <w:tcW w:w="3748"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提高生活污水收集处理率，改善水环境质量</w:t>
            </w:r>
            <w:r>
              <w:rPr>
                <w:rFonts w:hint="eastAsia"/>
                <w:kern w:val="0"/>
                <w:szCs w:val="21"/>
              </w:rPr>
              <w:t>。</w:t>
            </w:r>
          </w:p>
        </w:tc>
        <w:tc>
          <w:tcPr>
            <w:tcW w:w="4727"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建议投资聚焦于与山水林田湖草生态保护修复项目绩效相关的管网建设工程。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9" w:hRule="atLeast"/>
        </w:trPr>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lang w:bidi="ar"/>
              </w:rPr>
              <w:t>3</w:t>
            </w:r>
          </w:p>
        </w:tc>
        <w:tc>
          <w:tcPr>
            <w:tcW w:w="1723"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泰宁县乡镇公厕（含三格化粪池）建设及固废治理项目</w:t>
            </w:r>
          </w:p>
        </w:tc>
        <w:tc>
          <w:tcPr>
            <w:tcW w:w="2165"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泰宁县各乡（镇）</w:t>
            </w:r>
          </w:p>
        </w:tc>
        <w:tc>
          <w:tcPr>
            <w:tcW w:w="7945"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kern w:val="0"/>
                <w:szCs w:val="21"/>
              </w:rPr>
            </w:pPr>
            <w:r>
              <w:rPr>
                <w:kern w:val="0"/>
                <w:szCs w:val="21"/>
              </w:rPr>
              <w:t>新建朱口镇、开善乡、大田乡、梅口乡、大龙乡集镇公厕5座、村庄公厕10座，改造下渠镇、大龙乡公厕2座。</w:t>
            </w:r>
          </w:p>
          <w:p>
            <w:pPr>
              <w:textAlignment w:val="center"/>
              <w:rPr>
                <w:kern w:val="0"/>
                <w:szCs w:val="21"/>
              </w:rPr>
            </w:pPr>
            <w:r>
              <w:rPr>
                <w:kern w:val="0"/>
                <w:szCs w:val="21"/>
              </w:rPr>
              <w:t>新建改造三格化粪池3649座：杉城镇552座、朱口镇589座、上青乡315座、下渠镇112座、大田乡248座、大龙乡409座、梅口乡396座、开善乡615座、新桥乡413座。</w:t>
            </w:r>
          </w:p>
          <w:p>
            <w:pPr>
              <w:textAlignment w:val="center"/>
              <w:rPr>
                <w:kern w:val="0"/>
                <w:szCs w:val="21"/>
              </w:rPr>
            </w:pPr>
            <w:r>
              <w:rPr>
                <w:kern w:val="0"/>
                <w:szCs w:val="21"/>
              </w:rPr>
              <w:t>建设大龙乡、开善乡、大田乡等12个垃圾收集站、9个垃圾中转站，购置垃圾收集车辆20辆、垃圾收集桶1500个。</w:t>
            </w:r>
          </w:p>
          <w:p>
            <w:pPr>
              <w:textAlignment w:val="center"/>
              <w:rPr>
                <w:rFonts w:ascii="Times New Roman" w:hAnsi="Times New Roman" w:eastAsia="宋体" w:cs="Times New Roman"/>
                <w:color w:val="000000"/>
                <w:kern w:val="0"/>
                <w:szCs w:val="21"/>
              </w:rPr>
            </w:pPr>
            <w:r>
              <w:rPr>
                <w:kern w:val="0"/>
                <w:szCs w:val="21"/>
              </w:rPr>
              <w:t>四中垅基础设施建设等。</w:t>
            </w:r>
          </w:p>
        </w:tc>
        <w:tc>
          <w:tcPr>
            <w:tcW w:w="3748"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kern w:val="0"/>
                <w:szCs w:val="21"/>
              </w:rPr>
            </w:pPr>
            <w:r>
              <w:rPr>
                <w:kern w:val="0"/>
                <w:szCs w:val="21"/>
              </w:rPr>
              <w:t>1、治理水土流失面积41.56 hm</w:t>
            </w:r>
            <w:r>
              <w:rPr>
                <w:kern w:val="0"/>
                <w:szCs w:val="21"/>
                <w:vertAlign w:val="superscript"/>
              </w:rPr>
              <w:t>2</w:t>
            </w:r>
            <w:r>
              <w:rPr>
                <w:kern w:val="0"/>
                <w:szCs w:val="21"/>
              </w:rPr>
              <w:t xml:space="preserve"> ；</w:t>
            </w:r>
          </w:p>
          <w:p>
            <w:pPr>
              <w:textAlignment w:val="center"/>
              <w:rPr>
                <w:kern w:val="0"/>
                <w:szCs w:val="21"/>
              </w:rPr>
            </w:pPr>
            <w:r>
              <w:rPr>
                <w:kern w:val="0"/>
                <w:szCs w:val="21"/>
              </w:rPr>
              <w:t>2.配置公厕建设、垃圾收集运输装置有利于环境整洁，提高区域的垃圾收集处理率；</w:t>
            </w:r>
          </w:p>
          <w:p>
            <w:pPr>
              <w:textAlignment w:val="center"/>
              <w:rPr>
                <w:rFonts w:ascii="Times New Roman" w:hAnsi="Times New Roman" w:eastAsia="宋体" w:cs="Times New Roman"/>
                <w:color w:val="000000"/>
                <w:kern w:val="0"/>
                <w:szCs w:val="21"/>
              </w:rPr>
            </w:pPr>
            <w:r>
              <w:rPr>
                <w:kern w:val="0"/>
                <w:szCs w:val="21"/>
              </w:rPr>
              <w:t>3.铺设雨水管网、污水管网有利于面源污染防治。</w:t>
            </w:r>
          </w:p>
        </w:tc>
        <w:tc>
          <w:tcPr>
            <w:tcW w:w="4727"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kern w:val="0"/>
                <w:szCs w:val="21"/>
              </w:rPr>
            </w:pPr>
            <w:r>
              <w:rPr>
                <w:kern w:val="0"/>
                <w:szCs w:val="21"/>
              </w:rPr>
              <w:t>1、公厕、化粪池污水COD、氨氮浓度较高，应纳入市政管网或生活污水二级处理设施处理后再排放入自然水体，防止化粪池、公厕污水直接排放污染环境。</w:t>
            </w:r>
          </w:p>
          <w:p>
            <w:pPr>
              <w:textAlignment w:val="center"/>
              <w:rPr>
                <w:rFonts w:ascii="Times New Roman" w:hAnsi="Times New Roman" w:eastAsia="宋体" w:cs="Times New Roman"/>
                <w:color w:val="000000"/>
                <w:kern w:val="0"/>
                <w:szCs w:val="21"/>
              </w:rPr>
            </w:pPr>
            <w:r>
              <w:rPr>
                <w:kern w:val="0"/>
                <w:szCs w:val="21"/>
              </w:rPr>
              <w:t>2、四中垅基础设施建设建议投资聚焦于与山水林田湖草生态保护修复项目绩效相关的水土流失治理和管网建设工程。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9" w:hRule="atLeast"/>
        </w:trPr>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lang w:bidi="ar"/>
              </w:rPr>
              <w:t>4</w:t>
            </w:r>
          </w:p>
        </w:tc>
        <w:tc>
          <w:tcPr>
            <w:tcW w:w="1723"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泰宁县城区及大金湖周边生态修复工程</w:t>
            </w:r>
          </w:p>
        </w:tc>
        <w:tc>
          <w:tcPr>
            <w:tcW w:w="2165"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rFonts w:hint="eastAsia"/>
                <w:kern w:val="0"/>
                <w:szCs w:val="21"/>
              </w:rPr>
              <w:t>泰宁</w:t>
            </w:r>
            <w:r>
              <w:rPr>
                <w:kern w:val="0"/>
                <w:szCs w:val="21"/>
              </w:rPr>
              <w:t>县</w:t>
            </w:r>
            <w:r>
              <w:rPr>
                <w:rFonts w:hint="eastAsia"/>
                <w:kern w:val="0"/>
                <w:szCs w:val="21"/>
              </w:rPr>
              <w:t>杉城镇、梅口乡</w:t>
            </w:r>
          </w:p>
        </w:tc>
        <w:tc>
          <w:tcPr>
            <w:tcW w:w="7945"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rFonts w:hint="eastAsia"/>
                <w:kern w:val="0"/>
                <w:szCs w:val="21"/>
              </w:rPr>
              <w:t>新建和改造城区污水管网15公里，新建和改造日处理共100吨的垃圾转运站3座，提升改造垃圾填埋场20万立方米，日处理渗滤液50吨，新建日处理600吨的污水处理站1座；对松光公园、杉阳大道沿岸进行生态修复；上坊岛林相改造300亩，建设上坊岛污水处理系统1套等</w:t>
            </w:r>
          </w:p>
        </w:tc>
        <w:tc>
          <w:tcPr>
            <w:tcW w:w="3748"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rFonts w:hint="eastAsia"/>
                <w:kern w:val="0"/>
                <w:szCs w:val="21"/>
              </w:rPr>
              <w:t>污水处理设施、管网改造有利于污水收集和集中处理，能加强入河污染物削减，改善河流水质。</w:t>
            </w:r>
          </w:p>
        </w:tc>
        <w:tc>
          <w:tcPr>
            <w:tcW w:w="4727"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rFonts w:hint="eastAsia"/>
                <w:kern w:val="0"/>
                <w:szCs w:val="21"/>
              </w:rPr>
              <w:t>建议将投资聚焦于与山水林田湖草生态保护修复项目绩效相关的污水处理设施、污水管网、垃圾填埋场等工程。因道路施工导致的生态破坏修复不建议使用中央山水林田湖草奖补资金。建议景观工程不纳入山水林田湖草中央奖补资金支持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9" w:hRule="atLeast"/>
        </w:trPr>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Cs w:val="21"/>
                <w:lang w:bidi="ar"/>
              </w:rPr>
            </w:pPr>
            <w:r>
              <w:rPr>
                <w:rFonts w:hint="eastAsia" w:ascii="Times New Roman" w:hAnsi="Times New Roman" w:eastAsia="宋体" w:cs="Times New Roman"/>
                <w:color w:val="000000"/>
                <w:kern w:val="0"/>
                <w:szCs w:val="21"/>
                <w:lang w:bidi="ar"/>
              </w:rPr>
              <w:t>5</w:t>
            </w:r>
          </w:p>
        </w:tc>
        <w:tc>
          <w:tcPr>
            <w:tcW w:w="1723"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lang w:bidi="ar"/>
              </w:rPr>
            </w:pPr>
            <w:r>
              <w:rPr>
                <w:rFonts w:hint="eastAsia"/>
                <w:kern w:val="0"/>
                <w:szCs w:val="21"/>
              </w:rPr>
              <w:t>泰宁县金湖及周边生态修复项目</w:t>
            </w:r>
          </w:p>
        </w:tc>
        <w:tc>
          <w:tcPr>
            <w:tcW w:w="2165"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kern w:val="0"/>
                <w:szCs w:val="21"/>
              </w:rPr>
            </w:pPr>
            <w:r>
              <w:rPr>
                <w:kern w:val="0"/>
                <w:szCs w:val="21"/>
              </w:rPr>
              <w:t>泰宁县</w:t>
            </w:r>
            <w:r>
              <w:rPr>
                <w:rFonts w:hint="eastAsia"/>
                <w:kern w:val="0"/>
                <w:szCs w:val="21"/>
              </w:rPr>
              <w:t>杉城镇、梅口乡、大龙乡</w:t>
            </w:r>
          </w:p>
        </w:tc>
        <w:tc>
          <w:tcPr>
            <w:tcW w:w="7945"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cs="Times New Roman"/>
                <w:kern w:val="0"/>
                <w:szCs w:val="21"/>
              </w:rPr>
            </w:pPr>
            <w:r>
              <w:rPr>
                <w:rFonts w:hint="eastAsia"/>
                <w:kern w:val="0"/>
                <w:szCs w:val="21"/>
              </w:rPr>
              <w:t>实施汀兰园、岸芷园、张家坊至邹王坑公路两侧生态修复，建设杉溪、百竹园至下坊等金溪下段沿河安全生态水系约5公里，治理4处废弃矿山，建设百竹园污水处理系统1套，百竹园及南会服务区雨污水管网约5公里，绿化提升192亩等</w:t>
            </w:r>
          </w:p>
        </w:tc>
        <w:tc>
          <w:tcPr>
            <w:tcW w:w="3748"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kern w:val="0"/>
                <w:szCs w:val="21"/>
              </w:rPr>
            </w:pPr>
            <w:r>
              <w:rPr>
                <w:rFonts w:hint="eastAsia"/>
                <w:kern w:val="0"/>
                <w:szCs w:val="21"/>
              </w:rPr>
              <w:t>治理废弃矿山4处；污水处理设施、管网改造有利于污水收集和集中处理，能加强入河污染物削减，改善河流水质；生态安全水系建设有利于局部水生态环境改善。</w:t>
            </w:r>
          </w:p>
        </w:tc>
        <w:tc>
          <w:tcPr>
            <w:tcW w:w="4727"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kern w:val="0"/>
                <w:szCs w:val="21"/>
              </w:rPr>
            </w:pPr>
            <w:r>
              <w:rPr>
                <w:rFonts w:hint="eastAsia"/>
                <w:kern w:val="0"/>
                <w:szCs w:val="21"/>
              </w:rPr>
              <w:t>建议进一步核实项目投资额或补充拟建设内容；建议将投资聚焦于与山水林田湖草生态保护修复项目绩效相关的废弃矿山治理、污水处理设施、雨水管网和污水管网等工程；因道路施工导致的生态破坏修复不建议使用中央山水林田湖草奖补资金。</w:t>
            </w:r>
            <w:r>
              <w:rPr>
                <w:kern w:val="0"/>
                <w:szCs w:val="21"/>
              </w:rPr>
              <w:t>建议景观工程不纳入山水林田湖草中央奖补资金支持范围。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9" w:hRule="atLeast"/>
        </w:trPr>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lang w:bidi="ar"/>
              </w:rPr>
              <w:t>6</w:t>
            </w:r>
          </w:p>
        </w:tc>
        <w:tc>
          <w:tcPr>
            <w:tcW w:w="1723"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泰宁县地质灾害防治项目</w:t>
            </w:r>
          </w:p>
        </w:tc>
        <w:tc>
          <w:tcPr>
            <w:tcW w:w="2165"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泰宁县杉城镇</w:t>
            </w:r>
          </w:p>
        </w:tc>
        <w:tc>
          <w:tcPr>
            <w:tcW w:w="7945"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涉及地质灾害治理项目4个，采用重力挡墙、锚杆支付、截排水沟、植被绿化等工程措施对地灾点进行综合治理。</w:t>
            </w:r>
          </w:p>
        </w:tc>
        <w:tc>
          <w:tcPr>
            <w:tcW w:w="3748"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治理地质灾害点4处</w:t>
            </w:r>
            <w:r>
              <w:rPr>
                <w:rFonts w:hint="eastAsia"/>
                <w:kern w:val="0"/>
                <w:szCs w:val="21"/>
              </w:rPr>
              <w:t>。</w:t>
            </w:r>
          </w:p>
        </w:tc>
        <w:tc>
          <w:tcPr>
            <w:tcW w:w="4727"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9" w:hRule="atLeast"/>
        </w:trPr>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lang w:bidi="ar"/>
              </w:rPr>
              <w:t>7</w:t>
            </w:r>
          </w:p>
        </w:tc>
        <w:tc>
          <w:tcPr>
            <w:tcW w:w="1723"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闽江上游金溪流域泰宁段水土流失</w:t>
            </w:r>
            <w:r>
              <w:rPr>
                <w:rFonts w:hint="eastAsia"/>
                <w:kern w:val="0"/>
                <w:szCs w:val="21"/>
              </w:rPr>
              <w:t>综合</w:t>
            </w:r>
            <w:r>
              <w:rPr>
                <w:kern w:val="0"/>
                <w:szCs w:val="21"/>
              </w:rPr>
              <w:t>治理项目</w:t>
            </w:r>
          </w:p>
        </w:tc>
        <w:tc>
          <w:tcPr>
            <w:tcW w:w="2165"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泰宁县</w:t>
            </w:r>
            <w:r>
              <w:rPr>
                <w:rFonts w:hint="eastAsia"/>
                <w:kern w:val="0"/>
                <w:szCs w:val="21"/>
              </w:rPr>
              <w:t>各乡镇</w:t>
            </w:r>
          </w:p>
        </w:tc>
        <w:tc>
          <w:tcPr>
            <w:tcW w:w="7945"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rFonts w:hint="eastAsia"/>
                <w:kern w:val="0"/>
                <w:szCs w:val="21"/>
              </w:rPr>
              <w:t>综合治理水土流失面积65km²。其中：封禁治理65km²；田间道路6.2km，排水沟5.8km，建设安全生态水系21km，生态护岸10Km。其中：2018年实施朱口镇、梅口乡、开善乡、大田乡，治理水土流失面积23.7km²。2019年实施杉城镇、开善乡、梅口乡、下渠镇、大田乡，治理水土流失面积22.1km。2020年实施杉城镇、新桥乡、上青乡，治理水土流失面积19.2km²</w:t>
            </w:r>
          </w:p>
        </w:tc>
        <w:tc>
          <w:tcPr>
            <w:tcW w:w="3748"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水土流失治理面积</w:t>
            </w:r>
            <w:r>
              <w:t>65 km</w:t>
            </w:r>
            <w:r>
              <w:rPr>
                <w:vertAlign w:val="superscript"/>
              </w:rPr>
              <w:t>2</w:t>
            </w:r>
            <w:r>
              <w:rPr>
                <w:rFonts w:hint="eastAsia"/>
                <w:kern w:val="0"/>
                <w:szCs w:val="21"/>
              </w:rPr>
              <w:t>。</w:t>
            </w:r>
          </w:p>
        </w:tc>
        <w:tc>
          <w:tcPr>
            <w:tcW w:w="4727"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kern w:val="0"/>
                <w:szCs w:val="21"/>
              </w:rPr>
            </w:pPr>
            <w:r>
              <w:rPr>
                <w:kern w:val="0"/>
                <w:szCs w:val="21"/>
              </w:rPr>
              <w:t>1、建议对</w:t>
            </w:r>
            <w:r>
              <w:rPr>
                <w:rFonts w:hint="eastAsia"/>
                <w:kern w:val="0"/>
                <w:szCs w:val="21"/>
              </w:rPr>
              <w:t>水土流失率较高</w:t>
            </w:r>
            <w:r>
              <w:rPr>
                <w:kern w:val="0"/>
                <w:szCs w:val="21"/>
              </w:rPr>
              <w:t>等级区域优先进行治理；</w:t>
            </w:r>
          </w:p>
          <w:p>
            <w:pPr>
              <w:textAlignment w:val="center"/>
              <w:rPr>
                <w:kern w:val="0"/>
                <w:szCs w:val="21"/>
              </w:rPr>
            </w:pPr>
            <w:r>
              <w:rPr>
                <w:kern w:val="0"/>
                <w:szCs w:val="21"/>
              </w:rPr>
              <w:t>2、建议严格按照《关于开展万里安全生态水系建设的实施意见》（闽政办〔2015〕99号）的要求，坚持保护优先、自然修复为主，规范各类涉水建设活动，用生态方式改良河床、恢复河滩和修复河岸；</w:t>
            </w:r>
          </w:p>
          <w:p>
            <w:pPr>
              <w:textAlignment w:val="center"/>
              <w:rPr>
                <w:rFonts w:ascii="Times New Roman" w:hAnsi="Times New Roman" w:eastAsia="宋体" w:cs="Times New Roman"/>
                <w:color w:val="000000"/>
                <w:kern w:val="0"/>
                <w:szCs w:val="21"/>
              </w:rPr>
            </w:pPr>
            <w:r>
              <w:rPr>
                <w:kern w:val="0"/>
                <w:szCs w:val="21"/>
              </w:rPr>
              <w:t>3、对亲水节点、景观工程等与山水林田湖草相关度较低的子工程</w:t>
            </w:r>
            <w:r>
              <w:rPr>
                <w:rFonts w:hint="eastAsia"/>
                <w:kern w:val="0"/>
                <w:szCs w:val="21"/>
              </w:rPr>
              <w:t>建议不纳入</w:t>
            </w:r>
            <w:r>
              <w:rPr>
                <w:kern w:val="0"/>
                <w:szCs w:val="21"/>
              </w:rPr>
              <w:t>中央山水林田湖草项目奖补资金支持范围。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80" w:hRule="atLeast"/>
        </w:trPr>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lang w:bidi="ar"/>
              </w:rPr>
              <w:t>8</w:t>
            </w:r>
          </w:p>
        </w:tc>
        <w:tc>
          <w:tcPr>
            <w:tcW w:w="1723"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rFonts w:hint="eastAsia"/>
                <w:kern w:val="0"/>
                <w:szCs w:val="21"/>
              </w:rPr>
              <w:t>泰宁县废弃、关闭矿山生态恢复治理</w:t>
            </w:r>
          </w:p>
        </w:tc>
        <w:tc>
          <w:tcPr>
            <w:tcW w:w="2165"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泰宁县大龙乡</w:t>
            </w:r>
          </w:p>
        </w:tc>
        <w:tc>
          <w:tcPr>
            <w:tcW w:w="7945"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涉及1个矿区5处矿山</w:t>
            </w:r>
            <w:r>
              <w:rPr>
                <w:rFonts w:hint="eastAsia"/>
                <w:kern w:val="0"/>
                <w:szCs w:val="21"/>
              </w:rPr>
              <w:t>11处</w:t>
            </w:r>
            <w:r>
              <w:rPr>
                <w:kern w:val="0"/>
                <w:szCs w:val="21"/>
              </w:rPr>
              <w:t>矿点，治理面积约29.93公顷，采取工程措施和植物措施治理矿山。</w:t>
            </w:r>
          </w:p>
        </w:tc>
        <w:tc>
          <w:tcPr>
            <w:tcW w:w="3748"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治理1个矿区5处矿山</w:t>
            </w:r>
            <w:r>
              <w:rPr>
                <w:rFonts w:hint="eastAsia"/>
                <w:kern w:val="0"/>
                <w:szCs w:val="21"/>
              </w:rPr>
              <w:t>11处</w:t>
            </w:r>
            <w:r>
              <w:rPr>
                <w:kern w:val="0"/>
                <w:szCs w:val="21"/>
              </w:rPr>
              <w:t>矿点，矿山治理范围约29.93公顷。</w:t>
            </w:r>
          </w:p>
        </w:tc>
        <w:tc>
          <w:tcPr>
            <w:tcW w:w="4727"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1" w:hRule="atLeast"/>
        </w:trPr>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lang w:bidi="ar"/>
              </w:rPr>
              <w:t>9</w:t>
            </w:r>
          </w:p>
        </w:tc>
        <w:tc>
          <w:tcPr>
            <w:tcW w:w="1723"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泰宁县生态环保智慧监管平台建设项目</w:t>
            </w:r>
          </w:p>
        </w:tc>
        <w:tc>
          <w:tcPr>
            <w:tcW w:w="2165"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泰宁县</w:t>
            </w:r>
          </w:p>
        </w:tc>
        <w:tc>
          <w:tcPr>
            <w:tcW w:w="7945"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rFonts w:hint="eastAsia"/>
                <w:kern w:val="0"/>
                <w:szCs w:val="21"/>
              </w:rPr>
              <w:t>生态环境监控预警系统、流域监控系统、生态环境指挥调度中心等。</w:t>
            </w:r>
          </w:p>
        </w:tc>
        <w:tc>
          <w:tcPr>
            <w:tcW w:w="3748"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rFonts w:hint="eastAsia"/>
                <w:kern w:val="0"/>
                <w:szCs w:val="21"/>
              </w:rPr>
              <w:t>建设监控预警、流域监控、指挥调度三大系统能提高当地环保系统的环境监管水平，对保障区域环境质量有积极贡献。</w:t>
            </w:r>
          </w:p>
        </w:tc>
        <w:tc>
          <w:tcPr>
            <w:tcW w:w="4727"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45" w:hRule="atLeast"/>
        </w:trPr>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10</w:t>
            </w:r>
          </w:p>
        </w:tc>
        <w:tc>
          <w:tcPr>
            <w:tcW w:w="1723"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textAlignment w:val="center"/>
              <w:rPr>
                <w:rFonts w:ascii="Times New Roman" w:hAnsi="Times New Roman" w:eastAsia="宋体" w:cs="Times New Roman"/>
                <w:color w:val="000000"/>
                <w:kern w:val="0"/>
                <w:szCs w:val="21"/>
              </w:rPr>
            </w:pPr>
            <w:r>
              <w:rPr>
                <w:color w:val="000000"/>
                <w:kern w:val="0"/>
                <w:sz w:val="20"/>
                <w:szCs w:val="20"/>
                <w:lang w:bidi="ar"/>
              </w:rPr>
              <w:t>泰宁县上青乡上清溪安全生态水系建设项目</w:t>
            </w:r>
          </w:p>
        </w:tc>
        <w:tc>
          <w:tcPr>
            <w:tcW w:w="2165"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上青乡</w:t>
            </w:r>
          </w:p>
        </w:tc>
        <w:tc>
          <w:tcPr>
            <w:tcW w:w="7945"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kern w:val="0"/>
                <w:szCs w:val="21"/>
              </w:rPr>
              <w:t>按照“六大目标、八个有”的要求，综合治理河道长度10.251km。包括（1）营造生物生境（生态缓冲带）3938m</w:t>
            </w:r>
            <w:r>
              <w:rPr>
                <w:kern w:val="0"/>
                <w:szCs w:val="21"/>
                <w:vertAlign w:val="superscript"/>
              </w:rPr>
              <w:t>2</w:t>
            </w:r>
            <w:r>
              <w:rPr>
                <w:kern w:val="0"/>
                <w:szCs w:val="21"/>
              </w:rPr>
              <w:t>；（2）重塑河流形态（清淤疏浚）3095m，硬质护岸柔化3355m，引水堰改造设计2座；建设生态护岸1772m；（3）生态亲水步道1789m，生态亲水节点3处；（4）保护标识牌5个，宣传标识牌2个，防洪警戒标识牌8个，安全警示标识牌12个。</w:t>
            </w:r>
          </w:p>
        </w:tc>
        <w:tc>
          <w:tcPr>
            <w:tcW w:w="3748"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kern w:val="0"/>
                <w:szCs w:val="21"/>
              </w:rPr>
              <w:t>生境修复</w:t>
            </w:r>
            <w:r>
              <w:rPr>
                <w:rFonts w:hint="eastAsia"/>
                <w:kern w:val="0"/>
                <w:szCs w:val="21"/>
              </w:rPr>
              <w:t>。</w:t>
            </w:r>
          </w:p>
        </w:tc>
        <w:tc>
          <w:tcPr>
            <w:tcW w:w="4727" w:type="dxa"/>
            <w:tcBorders>
              <w:top w:val="single" w:color="auto" w:sz="4" w:space="0"/>
              <w:left w:val="nil"/>
              <w:bottom w:val="single" w:color="auto" w:sz="4" w:space="0"/>
              <w:right w:val="single" w:color="auto" w:sz="4" w:space="0"/>
            </w:tcBorders>
            <w:vAlign w:val="center"/>
          </w:tcPr>
          <w:p>
            <w:pPr>
              <w:textAlignment w:val="center"/>
              <w:rPr>
                <w:rFonts w:ascii="Times New Roman" w:hAnsi="Times New Roman" w:eastAsia="宋体" w:cs="Times New Roman"/>
                <w:kern w:val="0"/>
              </w:rPr>
            </w:pPr>
            <w:r>
              <w:rPr>
                <w:kern w:val="0"/>
                <w:szCs w:val="21"/>
              </w:rPr>
              <w:t>（1）</w:t>
            </w:r>
            <w:r>
              <w:rPr>
                <w:kern w:val="0"/>
                <w:szCs w:val="21"/>
                <w:lang w:val="zh-CN"/>
              </w:rPr>
              <w:t>建议严格按照《关于开展万里安全生态水系建设的实施意见》（闽政办〔2015〕99号）的要求，</w:t>
            </w:r>
            <w:r>
              <w:rPr>
                <w:kern w:val="0"/>
                <w:szCs w:val="21"/>
              </w:rPr>
              <w:t>坚持保护优先、自然修复为主，规范各类涉水建设活动，用生态方式改良河床、恢复河滩和修复河岸；（2）亲水节点、景观工程等与山水林田湖草相关度较低的子工程</w:t>
            </w:r>
            <w:r>
              <w:rPr>
                <w:rFonts w:hint="eastAsia"/>
                <w:kern w:val="0"/>
                <w:szCs w:val="21"/>
              </w:rPr>
              <w:t>建议不纳入</w:t>
            </w:r>
            <w:r>
              <w:rPr>
                <w:kern w:val="0"/>
                <w:szCs w:val="21"/>
              </w:rPr>
              <w:t>山水林田湖草中央奖补资金支持范围。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68" w:hRule="atLeast"/>
        </w:trPr>
        <w:tc>
          <w:tcPr>
            <w:tcW w:w="7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textAlignment w:val="center"/>
              <w:rPr>
                <w:rFonts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rPr>
              <w:t>11</w:t>
            </w:r>
          </w:p>
        </w:tc>
        <w:tc>
          <w:tcPr>
            <w:tcW w:w="1723" w:type="dxa"/>
            <w:tcBorders>
              <w:top w:val="single" w:color="auto" w:sz="4" w:space="0"/>
              <w:left w:val="single" w:color="auto" w:sz="4" w:space="0"/>
              <w:bottom w:val="single" w:color="auto" w:sz="4" w:space="0"/>
              <w:right w:val="single" w:color="auto" w:sz="4" w:space="0"/>
            </w:tcBorders>
            <w:shd w:val="clear" w:color="auto" w:fill="auto"/>
            <w:vAlign w:val="center"/>
          </w:tcPr>
          <w:p>
            <w:pPr>
              <w:jc w:val="center"/>
              <w:textAlignment w:val="center"/>
              <w:rPr>
                <w:rFonts w:ascii="Times New Roman" w:hAnsi="Times New Roman" w:eastAsia="宋体" w:cs="Times New Roman"/>
                <w:color w:val="000000"/>
                <w:kern w:val="0"/>
                <w:szCs w:val="21"/>
              </w:rPr>
            </w:pPr>
            <w:r>
              <w:rPr>
                <w:rFonts w:hint="eastAsia"/>
                <w:color w:val="000000"/>
                <w:kern w:val="0"/>
                <w:sz w:val="20"/>
                <w:szCs w:val="20"/>
                <w:lang w:bidi="ar"/>
              </w:rPr>
              <w:t>福建峨嵋峰国家级自然保护区水电站生态整治工程</w:t>
            </w:r>
          </w:p>
        </w:tc>
        <w:tc>
          <w:tcPr>
            <w:tcW w:w="2165"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rFonts w:hint="eastAsia"/>
                <w:kern w:val="0"/>
                <w:szCs w:val="21"/>
              </w:rPr>
              <w:t>峨嵋峰自然保护区</w:t>
            </w:r>
          </w:p>
        </w:tc>
        <w:tc>
          <w:tcPr>
            <w:tcW w:w="7945"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color w:val="000000"/>
                <w:kern w:val="0"/>
                <w:szCs w:val="21"/>
              </w:rPr>
            </w:pPr>
            <w:r>
              <w:rPr>
                <w:rFonts w:hint="eastAsia"/>
                <w:kern w:val="0"/>
                <w:szCs w:val="21"/>
              </w:rPr>
              <w:t>峨嵋峰自然保护区缓冲区坑元一级、大坪三级2座水电站退出及河道生态修复。退出电站总装机1100KW，拆除拦河坝2座及发电机组等设施，对河道、河岸等进行生态修复和生态问题的整治。</w:t>
            </w:r>
          </w:p>
        </w:tc>
        <w:tc>
          <w:tcPr>
            <w:tcW w:w="3748"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rPr>
            </w:pPr>
            <w:r>
              <w:rPr>
                <w:rFonts w:hint="eastAsia"/>
                <w:kern w:val="0"/>
                <w:szCs w:val="21"/>
              </w:rPr>
              <w:t>水电站退出2座</w:t>
            </w:r>
          </w:p>
        </w:tc>
        <w:tc>
          <w:tcPr>
            <w:tcW w:w="4727" w:type="dxa"/>
            <w:tcBorders>
              <w:top w:val="single" w:color="auto" w:sz="4" w:space="0"/>
              <w:left w:val="nil"/>
              <w:bottom w:val="single" w:color="auto" w:sz="4" w:space="0"/>
              <w:right w:val="single" w:color="auto" w:sz="4" w:space="0"/>
            </w:tcBorders>
            <w:vAlign w:val="center"/>
          </w:tcPr>
          <w:p>
            <w:pPr>
              <w:textAlignment w:val="center"/>
              <w:rPr>
                <w:rFonts w:ascii="Times New Roman" w:hAnsi="Times New Roman" w:eastAsia="宋体" w:cs="Times New Roman"/>
                <w:kern w:val="0"/>
              </w:rPr>
            </w:pPr>
            <w:r>
              <w:rPr>
                <w:rFonts w:hint="eastAsia"/>
                <w:kern w:val="0"/>
                <w:szCs w:val="21"/>
              </w:rPr>
              <w:t>建议拦河坝、引水设施拆除等水电站退出行为应尽量减少对周边森林的扰动，尽可能降低对周边生态环境的影响。</w:t>
            </w:r>
          </w:p>
        </w:tc>
      </w:tr>
    </w:tbl>
    <w:p>
      <w:pPr>
        <w:ind w:firstLine="560" w:firstLineChars="200"/>
        <w:rPr>
          <w:rFonts w:ascii="Times New Roman" w:hAnsi="Times New Roman" w:eastAsia="宋体" w:cs="Times New Roman"/>
          <w:sz w:val="28"/>
          <w:szCs w:val="28"/>
        </w:rPr>
        <w:sectPr>
          <w:type w:val="continuous"/>
          <w:pgSz w:w="23814" w:h="16839" w:orient="landscape"/>
          <w:pgMar w:top="1800" w:right="1440" w:bottom="1800" w:left="1440" w:header="851" w:footer="992" w:gutter="0"/>
          <w:cols w:space="425" w:num="1"/>
          <w:docGrid w:type="lines" w:linePitch="312" w:charSpace="0"/>
        </w:sectPr>
      </w:pPr>
    </w:p>
    <w:p>
      <w:pPr>
        <w:ind w:firstLine="420" w:firstLineChars="200"/>
        <w:rPr>
          <w:rFonts w:ascii="Times New Roman" w:hAnsi="Times New Roman" w:eastAsia="宋体" w:cs="Times New Roman"/>
        </w:rPr>
        <w:sectPr>
          <w:type w:val="continuous"/>
          <w:pgSz w:w="23814" w:h="16839" w:orient="landscape"/>
          <w:pgMar w:top="1800" w:right="1440" w:bottom="1800" w:left="1440" w:header="851" w:footer="992" w:gutter="0"/>
          <w:cols w:space="720" w:num="1"/>
          <w:docGrid w:type="lines" w:linePitch="312" w:charSpace="0"/>
        </w:sectPr>
      </w:pPr>
      <w:bookmarkStart w:id="51" w:name="_Toc5266731"/>
    </w:p>
    <w:p>
      <w:pPr>
        <w:pStyle w:val="5"/>
        <w:jc w:val="both"/>
        <w:rPr>
          <w:rFonts w:ascii="Times New Roman" w:hAnsi="Times New Roman" w:eastAsia="宋体" w:cs="Times New Roman"/>
          <w:b w:val="0"/>
        </w:rPr>
      </w:pPr>
      <w:r>
        <w:rPr>
          <w:rFonts w:ascii="Times New Roman" w:hAnsi="Times New Roman" w:eastAsia="宋体" w:cs="Times New Roman"/>
        </w:rPr>
        <w:t>第七章 金溪流域建宁县控制性详细规划</w:t>
      </w:r>
      <w:bookmarkEnd w:id="51"/>
    </w:p>
    <w:p>
      <w:pPr>
        <w:outlineLvl w:val="1"/>
        <w:rPr>
          <w:rFonts w:ascii="Times New Roman" w:hAnsi="Times New Roman" w:eastAsia="宋体" w:cs="Times New Roman"/>
          <w:b/>
          <w:sz w:val="32"/>
        </w:rPr>
      </w:pPr>
      <w:bookmarkStart w:id="52" w:name="_Toc5266732"/>
      <w:bookmarkStart w:id="53" w:name="_Toc5178879"/>
      <w:r>
        <w:rPr>
          <w:rFonts w:ascii="Times New Roman" w:hAnsi="Times New Roman" w:eastAsia="宋体" w:cs="Times New Roman"/>
          <w:b/>
          <w:sz w:val="32"/>
        </w:rPr>
        <w:t>第二十四条 规划范围</w:t>
      </w:r>
      <w:bookmarkEnd w:id="52"/>
      <w:bookmarkEnd w:id="53"/>
    </w:p>
    <w:p>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规划范围为建宁县全县范围。</w:t>
      </w:r>
    </w:p>
    <w:p>
      <w:pPr>
        <w:outlineLvl w:val="1"/>
        <w:rPr>
          <w:rFonts w:ascii="Times New Roman" w:hAnsi="Times New Roman" w:eastAsia="宋体" w:cs="Times New Roman"/>
          <w:b/>
          <w:sz w:val="32"/>
        </w:rPr>
      </w:pPr>
      <w:bookmarkStart w:id="54" w:name="_Toc5266733"/>
      <w:bookmarkStart w:id="55" w:name="_Toc5178880"/>
      <w:r>
        <w:rPr>
          <w:rFonts w:ascii="Times New Roman" w:hAnsi="Times New Roman" w:eastAsia="宋体" w:cs="Times New Roman"/>
          <w:b/>
          <w:sz w:val="32"/>
        </w:rPr>
        <w:t>第二十五条 控制单元划分</w:t>
      </w:r>
      <w:bookmarkEnd w:id="54"/>
      <w:bookmarkEnd w:id="55"/>
    </w:p>
    <w:p>
      <w:pPr>
        <w:ind w:firstLine="560" w:firstLineChars="200"/>
        <w:rPr>
          <w:rFonts w:ascii="Times New Roman" w:hAnsi="Times New Roman" w:eastAsia="宋体" w:cs="Times New Roman"/>
          <w:sz w:val="28"/>
          <w:szCs w:val="28"/>
        </w:rPr>
      </w:pPr>
      <w:r>
        <w:rPr>
          <w:rFonts w:ascii="Times New Roman" w:hAnsi="Times New Roman" w:eastAsia="宋体" w:cs="Times New Roman"/>
          <w:sz w:val="28"/>
          <w:lang w:val="zh-CN"/>
        </w:rPr>
        <w:t>建宁县共</w:t>
      </w:r>
      <w:r>
        <w:rPr>
          <w:rFonts w:ascii="Times New Roman" w:hAnsi="Times New Roman" w:eastAsia="宋体" w:cs="Times New Roman"/>
          <w:sz w:val="28"/>
        </w:rPr>
        <w:t>3</w:t>
      </w:r>
      <w:r>
        <w:rPr>
          <w:rFonts w:ascii="Times New Roman" w:hAnsi="Times New Roman" w:eastAsia="宋体" w:cs="Times New Roman"/>
          <w:sz w:val="28"/>
          <w:lang w:val="zh-CN"/>
        </w:rPr>
        <w:t>个控制单元，分别为建宁县</w:t>
      </w:r>
      <w:r>
        <w:rPr>
          <w:rFonts w:ascii="Times New Roman" w:hAnsi="Times New Roman" w:eastAsia="宋体" w:cs="Times New Roman"/>
          <w:sz w:val="28"/>
          <w:szCs w:val="28"/>
        </w:rPr>
        <w:t>濉溪</w:t>
      </w:r>
      <w:r>
        <w:rPr>
          <w:rFonts w:ascii="Times New Roman" w:hAnsi="Times New Roman" w:eastAsia="宋体" w:cs="Times New Roman"/>
          <w:sz w:val="28"/>
          <w:lang w:val="zh-CN"/>
        </w:rPr>
        <w:t>控制单元（</w:t>
      </w:r>
      <w:r>
        <w:fldChar w:fldCharType="begin"/>
      </w:r>
      <w:r>
        <w:instrText xml:space="preserve"> HYPERLINK "https://baike.baidu.com/item/%E6%BA%AA%E6%BA%90%E4%B9%A1" \t "_blank" </w:instrText>
      </w:r>
      <w:r>
        <w:fldChar w:fldCharType="separate"/>
      </w:r>
      <w:r>
        <w:rPr>
          <w:rFonts w:ascii="Times New Roman" w:hAnsi="Times New Roman" w:eastAsia="宋体" w:cs="Times New Roman"/>
          <w:sz w:val="28"/>
        </w:rPr>
        <w:t>溪源乡</w:t>
      </w:r>
      <w:r>
        <w:rPr>
          <w:rFonts w:ascii="Times New Roman" w:hAnsi="Times New Roman" w:eastAsia="宋体" w:cs="Times New Roman"/>
          <w:sz w:val="28"/>
        </w:rPr>
        <w:fldChar w:fldCharType="end"/>
      </w:r>
      <w:r>
        <w:rPr>
          <w:rFonts w:ascii="Times New Roman" w:hAnsi="Times New Roman" w:eastAsia="宋体" w:cs="Times New Roman"/>
          <w:sz w:val="28"/>
        </w:rPr>
        <w:t>、</w:t>
      </w:r>
      <w:r>
        <w:fldChar w:fldCharType="begin"/>
      </w:r>
      <w:r>
        <w:instrText xml:space="preserve"> HYPERLINK "https://baike.baidu.com/item/%E9%BB%84%E5%9D%8A%E4%B9%A1" \t "_blank" </w:instrText>
      </w:r>
      <w:r>
        <w:fldChar w:fldCharType="separate"/>
      </w:r>
      <w:r>
        <w:rPr>
          <w:rFonts w:ascii="Times New Roman" w:hAnsi="Times New Roman" w:eastAsia="宋体" w:cs="Times New Roman"/>
          <w:sz w:val="28"/>
        </w:rPr>
        <w:t>黄</w:t>
      </w:r>
      <w:r>
        <w:rPr>
          <w:rFonts w:ascii="Times New Roman" w:hAnsi="Times New Roman" w:eastAsia="宋体" w:cs="Times New Roman"/>
          <w:sz w:val="28"/>
        </w:rPr>
        <w:fldChar w:fldCharType="end"/>
      </w:r>
      <w:r>
        <w:fldChar w:fldCharType="begin"/>
      </w:r>
      <w:r>
        <w:instrText xml:space="preserve"> HYPERLINK "https://baike.baidu.com/item/%E9%BB%84%E5%9D%8A%E4%B9%A1" \t "_blank" </w:instrText>
      </w:r>
      <w:r>
        <w:fldChar w:fldCharType="separate"/>
      </w:r>
      <w:r>
        <w:rPr>
          <w:rFonts w:ascii="Times New Roman" w:hAnsi="Times New Roman" w:eastAsia="宋体" w:cs="Times New Roman"/>
          <w:sz w:val="28"/>
        </w:rPr>
        <w:t>坊乡</w:t>
      </w:r>
      <w:r>
        <w:rPr>
          <w:rFonts w:ascii="Times New Roman" w:hAnsi="Times New Roman" w:eastAsia="宋体" w:cs="Times New Roman"/>
          <w:sz w:val="28"/>
        </w:rPr>
        <w:fldChar w:fldCharType="end"/>
      </w:r>
      <w:r>
        <w:rPr>
          <w:rFonts w:ascii="Times New Roman" w:hAnsi="Times New Roman" w:eastAsia="宋体" w:cs="Times New Roman"/>
          <w:sz w:val="28"/>
        </w:rPr>
        <w:t>、</w:t>
      </w:r>
      <w:r>
        <w:fldChar w:fldCharType="begin"/>
      </w:r>
      <w:r>
        <w:instrText xml:space="preserve"> HYPERLINK "https://baike.baidu.com/item/%E6%BF%89%E6%BA%AA%E9%95%87" \t "_blank" </w:instrText>
      </w:r>
      <w:r>
        <w:fldChar w:fldCharType="separate"/>
      </w:r>
      <w:r>
        <w:rPr>
          <w:rFonts w:ascii="Times New Roman" w:hAnsi="Times New Roman" w:eastAsia="宋体" w:cs="Times New Roman"/>
          <w:sz w:val="28"/>
        </w:rPr>
        <w:t>濉溪镇</w:t>
      </w:r>
      <w:r>
        <w:rPr>
          <w:rFonts w:ascii="Times New Roman" w:hAnsi="Times New Roman" w:eastAsia="宋体" w:cs="Times New Roman"/>
          <w:sz w:val="28"/>
        </w:rPr>
        <w:fldChar w:fldCharType="end"/>
      </w:r>
      <w:r>
        <w:rPr>
          <w:rFonts w:ascii="Times New Roman" w:hAnsi="Times New Roman" w:eastAsia="宋体" w:cs="Times New Roman"/>
          <w:sz w:val="28"/>
        </w:rPr>
        <w:t>、</w:t>
      </w:r>
      <w:r>
        <w:fldChar w:fldCharType="begin"/>
      </w:r>
      <w:r>
        <w:instrText xml:space="preserve"> HYPERLINK "https://baike.baidu.com/item/%E6%BA%AA%E5%8F%A3%E9%95%87" \t "_blank" </w:instrText>
      </w:r>
      <w:r>
        <w:fldChar w:fldCharType="separate"/>
      </w:r>
      <w:r>
        <w:rPr>
          <w:rFonts w:ascii="Times New Roman" w:hAnsi="Times New Roman" w:eastAsia="宋体" w:cs="Times New Roman"/>
          <w:sz w:val="28"/>
        </w:rPr>
        <w:t>溪口镇</w:t>
      </w:r>
      <w:r>
        <w:rPr>
          <w:rFonts w:ascii="Times New Roman" w:hAnsi="Times New Roman" w:eastAsia="宋体" w:cs="Times New Roman"/>
          <w:sz w:val="28"/>
        </w:rPr>
        <w:fldChar w:fldCharType="end"/>
      </w:r>
      <w:r>
        <w:rPr>
          <w:rFonts w:ascii="Times New Roman" w:hAnsi="Times New Roman" w:eastAsia="宋体" w:cs="Times New Roman"/>
          <w:sz w:val="28"/>
        </w:rPr>
        <w:t>、福建建宁经济开发区</w:t>
      </w:r>
      <w:r>
        <w:rPr>
          <w:rFonts w:ascii="Times New Roman" w:hAnsi="Times New Roman" w:eastAsia="宋体" w:cs="Times New Roman"/>
          <w:sz w:val="28"/>
          <w:lang w:val="zh-CN"/>
        </w:rPr>
        <w:t>），建宁县澜溪控制单元（</w:t>
      </w:r>
      <w:r>
        <w:fldChar w:fldCharType="begin"/>
      </w:r>
      <w:r>
        <w:instrText xml:space="preserve"> HYPERLINK "https://baike.baidu.com/item/%E9%87%8C%E5%BF%83%E9%95%87" \t "_blank" </w:instrText>
      </w:r>
      <w:r>
        <w:fldChar w:fldCharType="separate"/>
      </w:r>
      <w:r>
        <w:rPr>
          <w:rFonts w:ascii="Times New Roman" w:hAnsi="Times New Roman" w:eastAsia="宋体" w:cs="Times New Roman"/>
          <w:sz w:val="28"/>
        </w:rPr>
        <w:t>里心镇</w:t>
      </w:r>
      <w:r>
        <w:rPr>
          <w:rFonts w:ascii="Times New Roman" w:hAnsi="Times New Roman" w:eastAsia="宋体" w:cs="Times New Roman"/>
          <w:sz w:val="28"/>
        </w:rPr>
        <w:fldChar w:fldCharType="end"/>
      </w:r>
      <w:r>
        <w:rPr>
          <w:rFonts w:ascii="Times New Roman" w:hAnsi="Times New Roman" w:eastAsia="宋体" w:cs="Times New Roman"/>
          <w:sz w:val="28"/>
        </w:rPr>
        <w:t>、</w:t>
      </w:r>
      <w:r>
        <w:fldChar w:fldCharType="begin"/>
      </w:r>
      <w:r>
        <w:instrText xml:space="preserve"> HYPERLINK "https://baike.baidu.com/item/%E4%BC%8A%E5%AE%B6%E4%B9%A1" \t "_blank" </w:instrText>
      </w:r>
      <w:r>
        <w:fldChar w:fldCharType="separate"/>
      </w:r>
      <w:r>
        <w:rPr>
          <w:rFonts w:ascii="Times New Roman" w:hAnsi="Times New Roman" w:eastAsia="宋体" w:cs="Times New Roman"/>
          <w:sz w:val="28"/>
        </w:rPr>
        <w:t>伊家乡</w:t>
      </w:r>
      <w:r>
        <w:rPr>
          <w:rFonts w:ascii="Times New Roman" w:hAnsi="Times New Roman" w:eastAsia="宋体" w:cs="Times New Roman"/>
          <w:sz w:val="28"/>
        </w:rPr>
        <w:fldChar w:fldCharType="end"/>
      </w:r>
      <w:r>
        <w:rPr>
          <w:rFonts w:ascii="Times New Roman" w:hAnsi="Times New Roman" w:eastAsia="宋体" w:cs="Times New Roman"/>
          <w:sz w:val="28"/>
        </w:rPr>
        <w:t>、</w:t>
      </w:r>
      <w:r>
        <w:fldChar w:fldCharType="begin"/>
      </w:r>
      <w:r>
        <w:instrText xml:space="preserve"> HYPERLINK "https://baike.baidu.com/item/%E5%AE%A2%E5%9D%8A%E4%B9%A1" \t "_blank" </w:instrText>
      </w:r>
      <w:r>
        <w:fldChar w:fldCharType="separate"/>
      </w:r>
      <w:r>
        <w:rPr>
          <w:rFonts w:ascii="Times New Roman" w:hAnsi="Times New Roman" w:eastAsia="宋体" w:cs="Times New Roman"/>
          <w:sz w:val="28"/>
        </w:rPr>
        <w:t>客坊乡</w:t>
      </w:r>
      <w:r>
        <w:rPr>
          <w:rFonts w:ascii="Times New Roman" w:hAnsi="Times New Roman" w:eastAsia="宋体" w:cs="Times New Roman"/>
          <w:sz w:val="28"/>
        </w:rPr>
        <w:fldChar w:fldCharType="end"/>
      </w:r>
      <w:r>
        <w:rPr>
          <w:rFonts w:ascii="Times New Roman" w:hAnsi="Times New Roman" w:eastAsia="宋体" w:cs="Times New Roman"/>
          <w:sz w:val="28"/>
        </w:rPr>
        <w:t>、</w:t>
      </w:r>
      <w:r>
        <w:fldChar w:fldCharType="begin"/>
      </w:r>
      <w:r>
        <w:instrText xml:space="preserve"> HYPERLINK "https://baike.baidu.com/item/%E9%BB%84%E5%9F%A0%E4%B9%A1" \t "_blank" </w:instrText>
      </w:r>
      <w:r>
        <w:fldChar w:fldCharType="separate"/>
      </w:r>
      <w:r>
        <w:rPr>
          <w:rFonts w:ascii="Times New Roman" w:hAnsi="Times New Roman" w:eastAsia="宋体" w:cs="Times New Roman"/>
          <w:sz w:val="28"/>
        </w:rPr>
        <w:t>黄埠乡</w:t>
      </w:r>
      <w:r>
        <w:rPr>
          <w:rFonts w:ascii="Times New Roman" w:hAnsi="Times New Roman" w:eastAsia="宋体" w:cs="Times New Roman"/>
          <w:sz w:val="28"/>
        </w:rPr>
        <w:fldChar w:fldCharType="end"/>
      </w:r>
      <w:r>
        <w:rPr>
          <w:rFonts w:ascii="Times New Roman" w:hAnsi="Times New Roman" w:eastAsia="宋体" w:cs="Times New Roman"/>
          <w:sz w:val="28"/>
          <w:lang w:val="zh-CN"/>
        </w:rPr>
        <w:t>），建宁县均口镇安远溪控制单元（均口镇）。</w:t>
      </w:r>
    </w:p>
    <w:p>
      <w:pPr>
        <w:outlineLvl w:val="1"/>
        <w:rPr>
          <w:rFonts w:ascii="Times New Roman" w:hAnsi="Times New Roman" w:eastAsia="宋体" w:cs="Times New Roman"/>
          <w:b/>
          <w:sz w:val="32"/>
        </w:rPr>
      </w:pPr>
      <w:bookmarkStart w:id="56" w:name="_Toc5178881"/>
      <w:bookmarkStart w:id="57" w:name="_Toc5266734"/>
      <w:r>
        <w:rPr>
          <w:rFonts w:ascii="Times New Roman" w:hAnsi="Times New Roman" w:eastAsia="宋体" w:cs="Times New Roman"/>
          <w:b/>
          <w:sz w:val="32"/>
        </w:rPr>
        <w:t>第二十六条 建宁县项目控规</w:t>
      </w:r>
      <w:bookmarkEnd w:id="56"/>
      <w:bookmarkEnd w:id="57"/>
    </w:p>
    <w:p>
      <w:pPr>
        <w:spacing w:line="360" w:lineRule="auto"/>
        <w:ind w:firstLine="560" w:firstLineChars="200"/>
        <w:rPr>
          <w:rFonts w:ascii="Times New Roman" w:hAnsi="Times New Roman" w:eastAsia="宋体" w:cs="Times New Roman"/>
          <w:sz w:val="28"/>
        </w:rPr>
      </w:pPr>
      <w:r>
        <w:rPr>
          <w:rFonts w:ascii="Times New Roman" w:hAnsi="Times New Roman" w:eastAsia="宋体" w:cs="Times New Roman"/>
          <w:sz w:val="28"/>
        </w:rPr>
        <w:t>建宁县共实施项目</w:t>
      </w:r>
      <w:r>
        <w:rPr>
          <w:rFonts w:hint="eastAsia" w:ascii="Times New Roman" w:hAnsi="Times New Roman" w:eastAsia="宋体" w:cs="Times New Roman"/>
          <w:sz w:val="28"/>
        </w:rPr>
        <w:t>8</w:t>
      </w:r>
      <w:r>
        <w:rPr>
          <w:rFonts w:ascii="Times New Roman" w:hAnsi="Times New Roman" w:eastAsia="宋体" w:cs="Times New Roman"/>
          <w:sz w:val="28"/>
        </w:rPr>
        <w:t>项，总投资约3.8861亿元，项目涵括水环境治理与生态修复工程（4项）、生物多样性保护工程（1项）、</w:t>
      </w:r>
      <w:r>
        <w:rPr>
          <w:rFonts w:hint="eastAsia" w:ascii="Times New Roman" w:hAnsi="Times New Roman" w:eastAsia="宋体" w:cs="Times New Roman"/>
          <w:sz w:val="28"/>
        </w:rPr>
        <w:t>水土流失治理与农地生态功能提升</w:t>
      </w:r>
      <w:r>
        <w:rPr>
          <w:rFonts w:hint="eastAsia" w:ascii="Times New Roman" w:hAnsi="Times New Roman" w:eastAsia="宋体" w:cs="Times New Roman"/>
          <w:sz w:val="28"/>
          <w:lang w:val="en-US" w:eastAsia="zh-CN"/>
        </w:rPr>
        <w:t>项目</w:t>
      </w:r>
      <w:r>
        <w:rPr>
          <w:rFonts w:ascii="Times New Roman" w:hAnsi="Times New Roman" w:eastAsia="宋体" w:cs="Times New Roman"/>
          <w:sz w:val="28"/>
        </w:rPr>
        <w:t>（1项）、废弃矿山生态修复和地质灾害防治工程（1项）和机制创新与能力建设工程（1项）。</w:t>
      </w:r>
    </w:p>
    <w:p>
      <w:pPr>
        <w:spacing w:line="360" w:lineRule="auto"/>
        <w:ind w:firstLine="560" w:firstLineChars="200"/>
        <w:rPr>
          <w:rFonts w:ascii="Times New Roman" w:hAnsi="Times New Roman" w:eastAsia="宋体" w:cs="Times New Roman"/>
          <w:sz w:val="28"/>
        </w:rPr>
        <w:sectPr>
          <w:pgSz w:w="23814" w:h="16839" w:orient="landscape"/>
          <w:pgMar w:top="1800" w:right="1440" w:bottom="1800" w:left="1440" w:header="851" w:footer="992" w:gutter="0"/>
          <w:cols w:space="720" w:num="1"/>
          <w:docGrid w:type="lines" w:linePitch="312" w:charSpace="0"/>
        </w:sectPr>
      </w:pPr>
    </w:p>
    <w:p>
      <w:pPr>
        <w:spacing w:line="360" w:lineRule="auto"/>
        <w:jc w:val="center"/>
        <w:rPr>
          <w:rFonts w:ascii="Times New Roman" w:hAnsi="Times New Roman" w:eastAsia="宋体" w:cs="Times New Roman"/>
          <w:sz w:val="28"/>
          <w:szCs w:val="28"/>
        </w:rPr>
      </w:pPr>
      <w:r>
        <w:rPr>
          <w:rFonts w:ascii="Times New Roman" w:hAnsi="Times New Roman" w:eastAsia="宋体" w:cs="Times New Roman"/>
          <w:b/>
          <w:sz w:val="24"/>
        </w:rPr>
        <w:t>表 7-1 建宁县山水林田湖草生态保护修复项目一览表</w:t>
      </w:r>
    </w:p>
    <w:tbl>
      <w:tblPr>
        <w:tblStyle w:val="41"/>
        <w:tblW w:w="21150" w:type="dxa"/>
        <w:tblInd w:w="0" w:type="dxa"/>
        <w:tblLayout w:type="fixed"/>
        <w:tblCellMar>
          <w:top w:w="0" w:type="dxa"/>
          <w:left w:w="108" w:type="dxa"/>
          <w:bottom w:w="0" w:type="dxa"/>
          <w:right w:w="108" w:type="dxa"/>
        </w:tblCellMar>
      </w:tblPr>
      <w:tblGrid>
        <w:gridCol w:w="800"/>
        <w:gridCol w:w="1740"/>
        <w:gridCol w:w="2178"/>
        <w:gridCol w:w="7932"/>
        <w:gridCol w:w="3748"/>
        <w:gridCol w:w="4752"/>
      </w:tblGrid>
      <w:tr>
        <w:tblPrEx>
          <w:tblLayout w:type="fixed"/>
          <w:tblCellMar>
            <w:top w:w="0" w:type="dxa"/>
            <w:left w:w="108" w:type="dxa"/>
            <w:bottom w:w="0" w:type="dxa"/>
            <w:right w:w="108" w:type="dxa"/>
          </w:tblCellMar>
        </w:tblPrEx>
        <w:trPr>
          <w:trHeight w:val="278" w:hRule="atLeast"/>
          <w:tblHeader/>
        </w:trPr>
        <w:tc>
          <w:tcPr>
            <w:tcW w:w="80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eastAsia="宋体" w:cs="宋体"/>
                <w:b/>
                <w:bCs/>
                <w:color w:val="000000"/>
                <w:kern w:val="0"/>
                <w:sz w:val="20"/>
                <w:szCs w:val="20"/>
              </w:rPr>
            </w:pPr>
            <w:r>
              <w:rPr>
                <w:rFonts w:hint="eastAsia" w:ascii="宋体" w:hAnsi="宋体" w:eastAsia="宋体" w:cs="宋体"/>
                <w:b/>
                <w:bCs/>
                <w:color w:val="000000"/>
                <w:kern w:val="0"/>
                <w:sz w:val="20"/>
                <w:szCs w:val="20"/>
              </w:rPr>
              <w:t>序号</w:t>
            </w:r>
          </w:p>
        </w:tc>
        <w:tc>
          <w:tcPr>
            <w:tcW w:w="1740"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宋体" w:hAnsi="宋体" w:eastAsia="宋体" w:cs="宋体"/>
                <w:b/>
                <w:bCs/>
                <w:color w:val="000000"/>
                <w:kern w:val="0"/>
                <w:sz w:val="20"/>
                <w:szCs w:val="20"/>
              </w:rPr>
            </w:pPr>
            <w:r>
              <w:rPr>
                <w:rFonts w:hint="eastAsia" w:ascii="宋体" w:hAnsi="宋体" w:eastAsia="宋体" w:cs="宋体"/>
                <w:b/>
                <w:bCs/>
                <w:color w:val="000000"/>
                <w:kern w:val="0"/>
                <w:sz w:val="20"/>
                <w:szCs w:val="20"/>
              </w:rPr>
              <w:t>项目名称</w:t>
            </w:r>
          </w:p>
        </w:tc>
        <w:tc>
          <w:tcPr>
            <w:tcW w:w="2178"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宋体" w:hAnsi="宋体" w:eastAsia="宋体" w:cs="宋体"/>
                <w:b/>
                <w:bCs/>
                <w:color w:val="000000"/>
                <w:kern w:val="0"/>
                <w:sz w:val="20"/>
                <w:szCs w:val="20"/>
              </w:rPr>
            </w:pPr>
            <w:r>
              <w:rPr>
                <w:rFonts w:hint="eastAsia" w:ascii="宋体" w:hAnsi="宋体" w:eastAsia="宋体" w:cs="宋体"/>
                <w:b/>
                <w:bCs/>
                <w:color w:val="000000"/>
                <w:kern w:val="0"/>
                <w:sz w:val="20"/>
                <w:szCs w:val="20"/>
              </w:rPr>
              <w:t>建设地点</w:t>
            </w:r>
          </w:p>
        </w:tc>
        <w:tc>
          <w:tcPr>
            <w:tcW w:w="7932"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宋体" w:hAnsi="宋体" w:eastAsia="宋体" w:cs="宋体"/>
                <w:b/>
                <w:bCs/>
                <w:color w:val="000000"/>
                <w:kern w:val="0"/>
                <w:sz w:val="20"/>
                <w:szCs w:val="20"/>
              </w:rPr>
            </w:pPr>
            <w:r>
              <w:rPr>
                <w:rFonts w:hint="eastAsia" w:ascii="宋体" w:hAnsi="宋体" w:eastAsia="宋体" w:cs="宋体"/>
                <w:b/>
                <w:bCs/>
                <w:color w:val="000000"/>
                <w:kern w:val="0"/>
                <w:sz w:val="20"/>
                <w:szCs w:val="20"/>
              </w:rPr>
              <w:t>主要建设内容</w:t>
            </w:r>
          </w:p>
        </w:tc>
        <w:tc>
          <w:tcPr>
            <w:tcW w:w="3748"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宋体" w:hAnsi="宋体" w:eastAsia="宋体" w:cs="宋体"/>
                <w:b/>
                <w:bCs/>
                <w:color w:val="000000"/>
                <w:kern w:val="0"/>
                <w:sz w:val="20"/>
                <w:szCs w:val="20"/>
              </w:rPr>
            </w:pPr>
            <w:r>
              <w:rPr>
                <w:rFonts w:hint="eastAsia" w:ascii="宋体" w:hAnsi="宋体" w:eastAsia="宋体" w:cs="宋体"/>
                <w:b/>
                <w:bCs/>
                <w:color w:val="000000"/>
                <w:kern w:val="0"/>
                <w:sz w:val="20"/>
                <w:szCs w:val="20"/>
              </w:rPr>
              <w:t>对应绩效目标</w:t>
            </w:r>
          </w:p>
        </w:tc>
        <w:tc>
          <w:tcPr>
            <w:tcW w:w="4752"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宋体" w:hAnsi="宋体" w:eastAsia="宋体" w:cs="宋体"/>
                <w:b/>
                <w:bCs/>
                <w:color w:val="000000"/>
                <w:kern w:val="0"/>
                <w:sz w:val="20"/>
                <w:szCs w:val="20"/>
              </w:rPr>
            </w:pPr>
            <w:r>
              <w:rPr>
                <w:rFonts w:hint="eastAsia" w:ascii="宋体" w:hAnsi="宋体" w:eastAsia="宋体" w:cs="宋体"/>
                <w:b/>
                <w:bCs/>
                <w:color w:val="000000"/>
                <w:kern w:val="0"/>
                <w:sz w:val="20"/>
                <w:szCs w:val="20"/>
              </w:rPr>
              <w:t>优化调整建议</w:t>
            </w:r>
          </w:p>
        </w:tc>
      </w:tr>
      <w:tr>
        <w:tblPrEx>
          <w:tblLayout w:type="fixed"/>
          <w:tblCellMar>
            <w:top w:w="0" w:type="dxa"/>
            <w:left w:w="108" w:type="dxa"/>
            <w:bottom w:w="0" w:type="dxa"/>
            <w:right w:w="108" w:type="dxa"/>
          </w:tblCellMar>
        </w:tblPrEx>
        <w:trPr>
          <w:trHeight w:val="864" w:hRule="atLeast"/>
        </w:trPr>
        <w:tc>
          <w:tcPr>
            <w:tcW w:w="80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1</w:t>
            </w:r>
          </w:p>
        </w:tc>
        <w:tc>
          <w:tcPr>
            <w:tcW w:w="1740" w:type="dxa"/>
            <w:tcBorders>
              <w:top w:val="nil"/>
              <w:left w:val="nil"/>
              <w:bottom w:val="single" w:color="auto" w:sz="4" w:space="0"/>
              <w:right w:val="single" w:color="auto" w:sz="4" w:space="0"/>
            </w:tcBorders>
            <w:shd w:val="clear" w:color="auto" w:fill="auto"/>
            <w:vAlign w:val="center"/>
          </w:tcPr>
          <w:p>
            <w:pPr>
              <w:jc w:val="center"/>
              <w:textAlignment w:val="center"/>
              <w:rPr>
                <w:rFonts w:ascii="宋体" w:hAnsi="宋体" w:eastAsia="宋体" w:cs="宋体"/>
                <w:color w:val="000000"/>
                <w:kern w:val="0"/>
                <w:szCs w:val="21"/>
              </w:rPr>
            </w:pPr>
            <w:r>
              <w:rPr>
                <w:rFonts w:hint="eastAsia"/>
                <w:kern w:val="0"/>
                <w:szCs w:val="21"/>
              </w:rPr>
              <w:t>建宁县地质灾害防治项目</w:t>
            </w:r>
          </w:p>
        </w:tc>
        <w:tc>
          <w:tcPr>
            <w:tcW w:w="2178" w:type="dxa"/>
            <w:tcBorders>
              <w:top w:val="nil"/>
              <w:left w:val="nil"/>
              <w:bottom w:val="single" w:color="auto" w:sz="4" w:space="0"/>
              <w:right w:val="single" w:color="auto" w:sz="4" w:space="0"/>
            </w:tcBorders>
            <w:shd w:val="clear" w:color="auto" w:fill="auto"/>
            <w:vAlign w:val="center"/>
          </w:tcPr>
          <w:p>
            <w:pPr>
              <w:textAlignment w:val="center"/>
              <w:rPr>
                <w:rFonts w:ascii="宋体" w:hAnsi="宋体" w:eastAsia="宋体" w:cs="宋体"/>
                <w:color w:val="000000"/>
                <w:kern w:val="0"/>
                <w:szCs w:val="21"/>
              </w:rPr>
            </w:pPr>
            <w:r>
              <w:rPr>
                <w:rFonts w:hint="eastAsia"/>
                <w:kern w:val="0"/>
                <w:szCs w:val="21"/>
              </w:rPr>
              <w:t>建宁县里心镇双溪村村部边</w:t>
            </w:r>
          </w:p>
        </w:tc>
        <w:tc>
          <w:tcPr>
            <w:tcW w:w="7932" w:type="dxa"/>
            <w:tcBorders>
              <w:top w:val="nil"/>
              <w:left w:val="nil"/>
              <w:bottom w:val="single" w:color="auto" w:sz="4" w:space="0"/>
              <w:right w:val="single" w:color="auto" w:sz="4" w:space="0"/>
            </w:tcBorders>
            <w:shd w:val="clear" w:color="auto" w:fill="auto"/>
            <w:vAlign w:val="center"/>
          </w:tcPr>
          <w:p>
            <w:pPr>
              <w:textAlignment w:val="center"/>
              <w:rPr>
                <w:rFonts w:ascii="宋体" w:hAnsi="宋体" w:eastAsia="宋体" w:cs="宋体"/>
                <w:color w:val="000000"/>
                <w:kern w:val="0"/>
                <w:szCs w:val="21"/>
              </w:rPr>
            </w:pPr>
            <w:r>
              <w:rPr>
                <w:rFonts w:hint="eastAsia"/>
                <w:kern w:val="0"/>
                <w:szCs w:val="21"/>
              </w:rPr>
              <w:t>涉及地质灾害治理项目</w:t>
            </w:r>
            <w:r>
              <w:rPr>
                <w:kern w:val="0"/>
                <w:szCs w:val="21"/>
              </w:rPr>
              <w:t>1</w:t>
            </w:r>
            <w:r>
              <w:rPr>
                <w:rFonts w:hint="eastAsia"/>
                <w:kern w:val="0"/>
                <w:szCs w:val="21"/>
              </w:rPr>
              <w:t>个，采用削坡减载、挡土墙、坡面防护、框架锚杆、排水系统等措施对地灾点进行综合治理。</w:t>
            </w:r>
          </w:p>
        </w:tc>
        <w:tc>
          <w:tcPr>
            <w:tcW w:w="3748" w:type="dxa"/>
            <w:tcBorders>
              <w:top w:val="nil"/>
              <w:left w:val="nil"/>
              <w:bottom w:val="single" w:color="auto" w:sz="4" w:space="0"/>
              <w:right w:val="single" w:color="auto" w:sz="4" w:space="0"/>
            </w:tcBorders>
            <w:shd w:val="clear" w:color="auto" w:fill="auto"/>
            <w:vAlign w:val="center"/>
          </w:tcPr>
          <w:p>
            <w:pPr>
              <w:textAlignment w:val="center"/>
              <w:rPr>
                <w:rFonts w:ascii="宋体" w:hAnsi="宋体" w:eastAsia="宋体" w:cs="宋体"/>
                <w:color w:val="000000"/>
                <w:kern w:val="0"/>
                <w:szCs w:val="21"/>
              </w:rPr>
            </w:pPr>
            <w:r>
              <w:rPr>
                <w:rFonts w:hint="eastAsia"/>
                <w:kern w:val="0"/>
                <w:szCs w:val="21"/>
              </w:rPr>
              <w:t>治理地质灾害点</w:t>
            </w:r>
            <w:r>
              <w:rPr>
                <w:kern w:val="0"/>
                <w:szCs w:val="21"/>
              </w:rPr>
              <w:t>1</w:t>
            </w:r>
            <w:r>
              <w:rPr>
                <w:rFonts w:hint="eastAsia"/>
                <w:kern w:val="0"/>
                <w:szCs w:val="21"/>
              </w:rPr>
              <w:t>处</w:t>
            </w:r>
          </w:p>
        </w:tc>
        <w:tc>
          <w:tcPr>
            <w:tcW w:w="4752" w:type="dxa"/>
            <w:tcBorders>
              <w:top w:val="nil"/>
              <w:left w:val="nil"/>
              <w:bottom w:val="single" w:color="auto" w:sz="4" w:space="0"/>
              <w:right w:val="single" w:color="auto" w:sz="4" w:space="0"/>
            </w:tcBorders>
            <w:shd w:val="clear" w:color="auto" w:fill="auto"/>
            <w:vAlign w:val="center"/>
          </w:tcPr>
          <w:p>
            <w:pPr>
              <w:textAlignment w:val="center"/>
              <w:rPr>
                <w:rFonts w:ascii="Times New Roman" w:hAnsi="Times New Roman" w:eastAsia="等线" w:cs="Times New Roman"/>
                <w:color w:val="000000"/>
                <w:kern w:val="0"/>
                <w:szCs w:val="21"/>
              </w:rPr>
            </w:pPr>
            <w:r>
              <w:rPr>
                <w:kern w:val="0"/>
                <w:szCs w:val="21"/>
              </w:rPr>
              <w:t>-</w:t>
            </w:r>
          </w:p>
        </w:tc>
      </w:tr>
      <w:tr>
        <w:tblPrEx>
          <w:tblLayout w:type="fixed"/>
          <w:tblCellMar>
            <w:top w:w="0" w:type="dxa"/>
            <w:left w:w="108" w:type="dxa"/>
            <w:bottom w:w="0" w:type="dxa"/>
            <w:right w:w="108" w:type="dxa"/>
          </w:tblCellMar>
        </w:tblPrEx>
        <w:trPr>
          <w:trHeight w:val="1440" w:hRule="atLeast"/>
        </w:trPr>
        <w:tc>
          <w:tcPr>
            <w:tcW w:w="80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2</w:t>
            </w:r>
          </w:p>
        </w:tc>
        <w:tc>
          <w:tcPr>
            <w:tcW w:w="1740" w:type="dxa"/>
            <w:tcBorders>
              <w:top w:val="nil"/>
              <w:left w:val="nil"/>
              <w:bottom w:val="single" w:color="auto" w:sz="4" w:space="0"/>
              <w:right w:val="single" w:color="auto" w:sz="4" w:space="0"/>
            </w:tcBorders>
            <w:shd w:val="clear" w:color="auto" w:fill="auto"/>
            <w:vAlign w:val="center"/>
          </w:tcPr>
          <w:p>
            <w:pPr>
              <w:jc w:val="center"/>
              <w:textAlignment w:val="center"/>
              <w:rPr>
                <w:rFonts w:ascii="宋体" w:hAnsi="宋体" w:eastAsia="宋体" w:cs="宋体"/>
                <w:color w:val="000000"/>
                <w:kern w:val="0"/>
                <w:szCs w:val="21"/>
              </w:rPr>
            </w:pPr>
            <w:r>
              <w:rPr>
                <w:rFonts w:hint="eastAsia"/>
                <w:kern w:val="0"/>
                <w:szCs w:val="21"/>
              </w:rPr>
              <w:t>建宁县水源地综合整治及修复工程</w:t>
            </w:r>
          </w:p>
        </w:tc>
        <w:tc>
          <w:tcPr>
            <w:tcW w:w="2178" w:type="dxa"/>
            <w:tcBorders>
              <w:top w:val="nil"/>
              <w:left w:val="nil"/>
              <w:bottom w:val="single" w:color="auto" w:sz="4" w:space="0"/>
              <w:right w:val="single" w:color="auto" w:sz="4" w:space="0"/>
            </w:tcBorders>
            <w:shd w:val="clear" w:color="auto" w:fill="auto"/>
            <w:vAlign w:val="center"/>
          </w:tcPr>
          <w:p>
            <w:pPr>
              <w:textAlignment w:val="center"/>
              <w:rPr>
                <w:rFonts w:ascii="宋体" w:hAnsi="宋体" w:eastAsia="宋体" w:cs="宋体"/>
                <w:color w:val="000000"/>
                <w:kern w:val="0"/>
                <w:szCs w:val="21"/>
              </w:rPr>
            </w:pPr>
            <w:r>
              <w:rPr>
                <w:rFonts w:hint="eastAsia"/>
                <w:kern w:val="0"/>
                <w:szCs w:val="21"/>
              </w:rPr>
              <w:t>全县王坪栋溪、坑井水库、里心镇、均口镇、黄坊乡、溪源乡、伊家乡、黄埠乡和客坊乡</w:t>
            </w:r>
            <w:r>
              <w:rPr>
                <w:kern w:val="0"/>
                <w:szCs w:val="21"/>
              </w:rPr>
              <w:t>9</w:t>
            </w:r>
            <w:r>
              <w:rPr>
                <w:rFonts w:hint="eastAsia"/>
                <w:kern w:val="0"/>
                <w:szCs w:val="21"/>
              </w:rPr>
              <w:t>个饮用水源保护区</w:t>
            </w:r>
          </w:p>
        </w:tc>
        <w:tc>
          <w:tcPr>
            <w:tcW w:w="7932" w:type="dxa"/>
            <w:tcBorders>
              <w:top w:val="nil"/>
              <w:left w:val="nil"/>
              <w:bottom w:val="single" w:color="auto" w:sz="4" w:space="0"/>
              <w:right w:val="single" w:color="auto" w:sz="4" w:space="0"/>
            </w:tcBorders>
            <w:shd w:val="clear" w:color="auto" w:fill="auto"/>
            <w:vAlign w:val="center"/>
          </w:tcPr>
          <w:p>
            <w:pPr>
              <w:textAlignment w:val="center"/>
              <w:rPr>
                <w:rFonts w:ascii="宋体" w:hAnsi="宋体" w:eastAsia="宋体" w:cs="宋体"/>
                <w:color w:val="000000"/>
                <w:kern w:val="0"/>
                <w:szCs w:val="21"/>
              </w:rPr>
            </w:pPr>
            <w:r>
              <w:rPr>
                <w:rFonts w:hint="eastAsia"/>
                <w:kern w:val="0"/>
                <w:szCs w:val="21"/>
              </w:rPr>
              <w:t>开展饮用水整治，改造城区饮用水管道</w:t>
            </w:r>
            <w:r>
              <w:rPr>
                <w:kern w:val="0"/>
                <w:szCs w:val="21"/>
              </w:rPr>
              <w:t>6390</w:t>
            </w:r>
            <w:r>
              <w:rPr>
                <w:rFonts w:hint="eastAsia"/>
                <w:kern w:val="0"/>
                <w:szCs w:val="21"/>
              </w:rPr>
              <w:t>米，对全县</w:t>
            </w:r>
            <w:r>
              <w:rPr>
                <w:kern w:val="0"/>
                <w:szCs w:val="21"/>
              </w:rPr>
              <w:t>9</w:t>
            </w:r>
            <w:r>
              <w:rPr>
                <w:rFonts w:hint="eastAsia"/>
                <w:kern w:val="0"/>
                <w:szCs w:val="21"/>
              </w:rPr>
              <w:t>个饮用水源保护区设置标志牌、警示牌</w:t>
            </w:r>
            <w:r>
              <w:rPr>
                <w:kern w:val="0"/>
                <w:szCs w:val="21"/>
              </w:rPr>
              <w:t>36</w:t>
            </w:r>
            <w:r>
              <w:rPr>
                <w:rFonts w:hint="eastAsia"/>
                <w:kern w:val="0"/>
                <w:szCs w:val="21"/>
              </w:rPr>
              <w:t>块。</w:t>
            </w:r>
          </w:p>
        </w:tc>
        <w:tc>
          <w:tcPr>
            <w:tcW w:w="3748" w:type="dxa"/>
            <w:tcBorders>
              <w:top w:val="nil"/>
              <w:left w:val="nil"/>
              <w:bottom w:val="single" w:color="auto" w:sz="4" w:space="0"/>
              <w:right w:val="single" w:color="auto" w:sz="4" w:space="0"/>
            </w:tcBorders>
            <w:shd w:val="clear" w:color="auto" w:fill="auto"/>
            <w:vAlign w:val="center"/>
          </w:tcPr>
          <w:p>
            <w:pPr>
              <w:textAlignment w:val="center"/>
              <w:rPr>
                <w:rFonts w:ascii="宋体" w:hAnsi="宋体" w:eastAsia="宋体" w:cs="宋体"/>
                <w:color w:val="000000"/>
                <w:kern w:val="0"/>
                <w:szCs w:val="21"/>
              </w:rPr>
            </w:pPr>
            <w:r>
              <w:rPr>
                <w:rFonts w:hint="eastAsia"/>
                <w:kern w:val="0"/>
                <w:szCs w:val="21"/>
              </w:rPr>
              <w:t>改善饮用水源水质</w:t>
            </w:r>
          </w:p>
        </w:tc>
        <w:tc>
          <w:tcPr>
            <w:tcW w:w="4752" w:type="dxa"/>
            <w:tcBorders>
              <w:top w:val="nil"/>
              <w:left w:val="nil"/>
              <w:bottom w:val="single" w:color="auto" w:sz="4" w:space="0"/>
              <w:right w:val="single" w:color="auto" w:sz="4" w:space="0"/>
            </w:tcBorders>
            <w:shd w:val="clear" w:color="auto" w:fill="auto"/>
            <w:vAlign w:val="center"/>
          </w:tcPr>
          <w:p>
            <w:pPr>
              <w:textAlignment w:val="center"/>
              <w:rPr>
                <w:rFonts w:ascii="Times New Roman" w:hAnsi="Times New Roman" w:eastAsia="等线" w:cs="Times New Roman"/>
                <w:color w:val="000000"/>
                <w:kern w:val="0"/>
                <w:szCs w:val="21"/>
              </w:rPr>
            </w:pPr>
            <w:r>
              <w:rPr>
                <w:kern w:val="0"/>
                <w:szCs w:val="21"/>
              </w:rPr>
              <w:t>-</w:t>
            </w:r>
          </w:p>
        </w:tc>
      </w:tr>
      <w:tr>
        <w:tblPrEx>
          <w:tblLayout w:type="fixed"/>
          <w:tblCellMar>
            <w:top w:w="0" w:type="dxa"/>
            <w:left w:w="108" w:type="dxa"/>
            <w:bottom w:w="0" w:type="dxa"/>
            <w:right w:w="108" w:type="dxa"/>
          </w:tblCellMar>
        </w:tblPrEx>
        <w:trPr>
          <w:trHeight w:val="2610" w:hRule="atLeast"/>
        </w:trPr>
        <w:tc>
          <w:tcPr>
            <w:tcW w:w="80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3</w:t>
            </w:r>
          </w:p>
        </w:tc>
        <w:tc>
          <w:tcPr>
            <w:tcW w:w="1740" w:type="dxa"/>
            <w:tcBorders>
              <w:top w:val="nil"/>
              <w:left w:val="nil"/>
              <w:bottom w:val="single" w:color="auto" w:sz="4" w:space="0"/>
              <w:right w:val="single" w:color="auto" w:sz="4" w:space="0"/>
            </w:tcBorders>
            <w:shd w:val="clear" w:color="auto" w:fill="auto"/>
            <w:vAlign w:val="center"/>
          </w:tcPr>
          <w:p>
            <w:pPr>
              <w:jc w:val="center"/>
              <w:textAlignment w:val="center"/>
              <w:rPr>
                <w:rFonts w:ascii="宋体" w:hAnsi="宋体" w:eastAsia="宋体" w:cs="宋体"/>
                <w:color w:val="000000"/>
                <w:kern w:val="0"/>
                <w:szCs w:val="21"/>
              </w:rPr>
            </w:pPr>
            <w:r>
              <w:rPr>
                <w:rFonts w:hint="eastAsia"/>
                <w:kern w:val="0"/>
                <w:szCs w:val="21"/>
              </w:rPr>
              <w:t>建宁县乡镇及农村生活污水处理工程</w:t>
            </w:r>
          </w:p>
        </w:tc>
        <w:tc>
          <w:tcPr>
            <w:tcW w:w="2178" w:type="dxa"/>
            <w:tcBorders>
              <w:top w:val="nil"/>
              <w:left w:val="nil"/>
              <w:bottom w:val="single" w:color="auto" w:sz="4" w:space="0"/>
              <w:right w:val="single" w:color="auto" w:sz="4" w:space="0"/>
            </w:tcBorders>
            <w:shd w:val="clear" w:color="auto" w:fill="auto"/>
            <w:vAlign w:val="center"/>
          </w:tcPr>
          <w:p>
            <w:pPr>
              <w:textAlignment w:val="center"/>
              <w:rPr>
                <w:rFonts w:ascii="宋体" w:hAnsi="宋体" w:eastAsia="宋体" w:cs="宋体"/>
                <w:color w:val="000000"/>
                <w:kern w:val="0"/>
                <w:szCs w:val="21"/>
              </w:rPr>
            </w:pPr>
            <w:r>
              <w:rPr>
                <w:rFonts w:hint="eastAsia"/>
                <w:kern w:val="0"/>
                <w:szCs w:val="21"/>
              </w:rPr>
              <w:t>里心镇、均口镇、黄坊乡、溪源乡、伊家乡、黄埠乡、客坊乡等</w:t>
            </w:r>
            <w:r>
              <w:rPr>
                <w:kern w:val="0"/>
                <w:szCs w:val="21"/>
              </w:rPr>
              <w:t>7</w:t>
            </w:r>
            <w:r>
              <w:rPr>
                <w:rFonts w:hint="eastAsia"/>
                <w:kern w:val="0"/>
                <w:szCs w:val="21"/>
              </w:rPr>
              <w:t>个乡镇镇区及濉溪镇、溪口镇、里心镇、均口镇、黄坊乡、溪源乡、伊家乡、黄埠乡、客坊乡</w:t>
            </w:r>
            <w:r>
              <w:rPr>
                <w:kern w:val="0"/>
                <w:szCs w:val="21"/>
              </w:rPr>
              <w:t>9</w:t>
            </w:r>
            <w:r>
              <w:rPr>
                <w:rFonts w:hint="eastAsia"/>
                <w:kern w:val="0"/>
                <w:szCs w:val="21"/>
              </w:rPr>
              <w:t>个乡镇所辖</w:t>
            </w:r>
            <w:r>
              <w:rPr>
                <w:kern w:val="0"/>
                <w:szCs w:val="21"/>
              </w:rPr>
              <w:t>40</w:t>
            </w:r>
            <w:r>
              <w:rPr>
                <w:rFonts w:hint="eastAsia"/>
                <w:kern w:val="0"/>
                <w:szCs w:val="21"/>
              </w:rPr>
              <w:t>个行政村</w:t>
            </w:r>
          </w:p>
        </w:tc>
        <w:tc>
          <w:tcPr>
            <w:tcW w:w="7932" w:type="dxa"/>
            <w:tcBorders>
              <w:top w:val="nil"/>
              <w:left w:val="nil"/>
              <w:bottom w:val="single" w:color="auto" w:sz="4" w:space="0"/>
              <w:right w:val="single" w:color="auto" w:sz="4" w:space="0"/>
            </w:tcBorders>
            <w:shd w:val="clear" w:color="auto" w:fill="auto"/>
            <w:vAlign w:val="center"/>
          </w:tcPr>
          <w:p>
            <w:pPr>
              <w:textAlignment w:val="center"/>
              <w:rPr>
                <w:rFonts w:ascii="宋体" w:hAnsi="宋体" w:eastAsia="宋体" w:cs="宋体"/>
                <w:color w:val="000000"/>
                <w:kern w:val="0"/>
                <w:szCs w:val="21"/>
              </w:rPr>
            </w:pPr>
            <w:r>
              <w:rPr>
                <w:rFonts w:hint="eastAsia"/>
                <w:kern w:val="0"/>
                <w:szCs w:val="21"/>
              </w:rPr>
              <w:t>新建</w:t>
            </w:r>
            <w:r>
              <w:rPr>
                <w:kern w:val="0"/>
                <w:szCs w:val="21"/>
              </w:rPr>
              <w:t>7</w:t>
            </w:r>
            <w:r>
              <w:rPr>
                <w:rFonts w:hint="eastAsia"/>
                <w:kern w:val="0"/>
                <w:szCs w:val="21"/>
              </w:rPr>
              <w:t>个乡镇污水处理厂，日处理污水量</w:t>
            </w:r>
            <w:r>
              <w:rPr>
                <w:kern w:val="0"/>
                <w:szCs w:val="21"/>
              </w:rPr>
              <w:t>2750</w:t>
            </w:r>
            <w:r>
              <w:rPr>
                <w:rFonts w:hint="eastAsia"/>
                <w:kern w:val="0"/>
                <w:szCs w:val="21"/>
              </w:rPr>
              <w:t>吨，铺设污水干管</w:t>
            </w:r>
            <w:r>
              <w:rPr>
                <w:kern w:val="0"/>
                <w:szCs w:val="21"/>
              </w:rPr>
              <w:t>26.7</w:t>
            </w:r>
            <w:r>
              <w:rPr>
                <w:rFonts w:hint="eastAsia"/>
                <w:kern w:val="0"/>
                <w:szCs w:val="21"/>
              </w:rPr>
              <w:t>公里，接户支管</w:t>
            </w:r>
            <w:r>
              <w:rPr>
                <w:kern w:val="0"/>
                <w:szCs w:val="21"/>
              </w:rPr>
              <w:t>60.1</w:t>
            </w:r>
            <w:r>
              <w:rPr>
                <w:rFonts w:hint="eastAsia"/>
                <w:kern w:val="0"/>
                <w:szCs w:val="21"/>
              </w:rPr>
              <w:t>公里，新建39个行政村污水处理站，日处理污水量1530吨，铺设污水管网105.93公里。</w:t>
            </w:r>
          </w:p>
        </w:tc>
        <w:tc>
          <w:tcPr>
            <w:tcW w:w="3748" w:type="dxa"/>
            <w:tcBorders>
              <w:top w:val="nil"/>
              <w:left w:val="nil"/>
              <w:bottom w:val="single" w:color="auto" w:sz="4" w:space="0"/>
              <w:right w:val="single" w:color="auto" w:sz="4" w:space="0"/>
            </w:tcBorders>
            <w:shd w:val="clear" w:color="auto" w:fill="auto"/>
            <w:vAlign w:val="center"/>
          </w:tcPr>
          <w:p>
            <w:pPr>
              <w:textAlignment w:val="center"/>
              <w:rPr>
                <w:rFonts w:ascii="Times New Roman" w:hAnsi="Times New Roman" w:eastAsia="等线" w:cs="Times New Roman"/>
                <w:color w:val="000000"/>
                <w:kern w:val="0"/>
                <w:szCs w:val="21"/>
              </w:rPr>
            </w:pPr>
            <w:r>
              <w:rPr>
                <w:kern w:val="0"/>
                <w:szCs w:val="21"/>
              </w:rPr>
              <w:t>2020</w:t>
            </w:r>
            <w:r>
              <w:rPr>
                <w:rFonts w:hint="eastAsia"/>
                <w:kern w:val="0"/>
                <w:szCs w:val="21"/>
              </w:rPr>
              <w:t>年底达到县城污水处理率</w:t>
            </w:r>
            <w:r>
              <w:rPr>
                <w:kern w:val="0"/>
                <w:szCs w:val="21"/>
              </w:rPr>
              <w:t>94%</w:t>
            </w:r>
            <w:r>
              <w:rPr>
                <w:rFonts w:hint="eastAsia"/>
                <w:kern w:val="0"/>
                <w:szCs w:val="21"/>
              </w:rPr>
              <w:t>和建制镇污水处理率</w:t>
            </w:r>
            <w:r>
              <w:rPr>
                <w:kern w:val="0"/>
                <w:szCs w:val="21"/>
              </w:rPr>
              <w:t>70%</w:t>
            </w:r>
            <w:r>
              <w:rPr>
                <w:rFonts w:hint="eastAsia"/>
                <w:kern w:val="0"/>
                <w:szCs w:val="21"/>
              </w:rPr>
              <w:t>的目标值，并且削减生活污染物排放量，改善水环境质量</w:t>
            </w:r>
          </w:p>
        </w:tc>
        <w:tc>
          <w:tcPr>
            <w:tcW w:w="4752" w:type="dxa"/>
            <w:tcBorders>
              <w:top w:val="nil"/>
              <w:left w:val="nil"/>
              <w:bottom w:val="single" w:color="auto" w:sz="4" w:space="0"/>
              <w:right w:val="single" w:color="auto" w:sz="4" w:space="0"/>
            </w:tcBorders>
            <w:shd w:val="clear" w:color="auto" w:fill="auto"/>
            <w:vAlign w:val="center"/>
          </w:tcPr>
          <w:p>
            <w:pPr>
              <w:textAlignment w:val="center"/>
              <w:rPr>
                <w:rFonts w:ascii="宋体" w:hAnsi="宋体" w:eastAsia="宋体" w:cs="宋体"/>
                <w:color w:val="000000"/>
                <w:kern w:val="0"/>
                <w:szCs w:val="21"/>
              </w:rPr>
            </w:pPr>
            <w:r>
              <w:rPr>
                <w:rFonts w:hint="eastAsia"/>
                <w:kern w:val="0"/>
                <w:szCs w:val="21"/>
              </w:rPr>
              <w:t>污水收集系统、污水处理系统的实施建议参考《福建省农村环境连片整治示范工程（农村生活污水处理工程篇）技术指南》</w:t>
            </w:r>
          </w:p>
        </w:tc>
      </w:tr>
      <w:tr>
        <w:tblPrEx>
          <w:tblLayout w:type="fixed"/>
          <w:tblCellMar>
            <w:top w:w="0" w:type="dxa"/>
            <w:left w:w="108" w:type="dxa"/>
            <w:bottom w:w="0" w:type="dxa"/>
            <w:right w:w="108" w:type="dxa"/>
          </w:tblCellMar>
        </w:tblPrEx>
        <w:trPr>
          <w:trHeight w:val="905" w:hRule="atLeast"/>
        </w:trPr>
        <w:tc>
          <w:tcPr>
            <w:tcW w:w="80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4</w:t>
            </w:r>
          </w:p>
        </w:tc>
        <w:tc>
          <w:tcPr>
            <w:tcW w:w="1740" w:type="dxa"/>
            <w:tcBorders>
              <w:top w:val="nil"/>
              <w:left w:val="nil"/>
              <w:bottom w:val="single" w:color="auto" w:sz="4" w:space="0"/>
              <w:right w:val="single" w:color="auto" w:sz="4" w:space="0"/>
            </w:tcBorders>
            <w:shd w:val="clear" w:color="auto" w:fill="auto"/>
            <w:vAlign w:val="center"/>
          </w:tcPr>
          <w:p>
            <w:pPr>
              <w:jc w:val="center"/>
              <w:textAlignment w:val="center"/>
              <w:rPr>
                <w:rFonts w:ascii="宋体" w:hAnsi="宋体" w:eastAsia="宋体" w:cs="宋体"/>
                <w:color w:val="000000"/>
                <w:kern w:val="0"/>
                <w:szCs w:val="21"/>
              </w:rPr>
            </w:pPr>
            <w:r>
              <w:rPr>
                <w:rFonts w:hint="eastAsia"/>
                <w:kern w:val="0"/>
                <w:szCs w:val="21"/>
              </w:rPr>
              <w:t>建宁县重点生态区位商品林赎买等改革</w:t>
            </w:r>
          </w:p>
        </w:tc>
        <w:tc>
          <w:tcPr>
            <w:tcW w:w="2178" w:type="dxa"/>
            <w:tcBorders>
              <w:top w:val="nil"/>
              <w:left w:val="nil"/>
              <w:bottom w:val="single" w:color="auto" w:sz="4" w:space="0"/>
              <w:right w:val="single" w:color="auto" w:sz="4" w:space="0"/>
            </w:tcBorders>
            <w:shd w:val="clear" w:color="auto" w:fill="auto"/>
            <w:vAlign w:val="center"/>
          </w:tcPr>
          <w:p>
            <w:pPr>
              <w:textAlignment w:val="center"/>
              <w:rPr>
                <w:rFonts w:ascii="宋体" w:hAnsi="宋体" w:eastAsia="宋体" w:cs="宋体"/>
                <w:color w:val="000000"/>
                <w:kern w:val="0"/>
                <w:szCs w:val="21"/>
              </w:rPr>
            </w:pPr>
            <w:r>
              <w:rPr>
                <w:rFonts w:hint="eastAsia"/>
                <w:kern w:val="0"/>
                <w:szCs w:val="21"/>
              </w:rPr>
              <w:t>建宁县闽江上游重点生态区位</w:t>
            </w:r>
          </w:p>
        </w:tc>
        <w:tc>
          <w:tcPr>
            <w:tcW w:w="7932" w:type="dxa"/>
            <w:tcBorders>
              <w:top w:val="nil"/>
              <w:left w:val="nil"/>
              <w:bottom w:val="single" w:color="auto" w:sz="4" w:space="0"/>
              <w:right w:val="single" w:color="auto" w:sz="4" w:space="0"/>
            </w:tcBorders>
            <w:shd w:val="clear" w:color="auto" w:fill="auto"/>
            <w:vAlign w:val="center"/>
          </w:tcPr>
          <w:p>
            <w:pPr>
              <w:textAlignment w:val="center"/>
              <w:rPr>
                <w:rFonts w:ascii="宋体" w:hAnsi="宋体" w:eastAsia="宋体" w:cs="宋体"/>
                <w:color w:val="000000"/>
                <w:kern w:val="0"/>
                <w:szCs w:val="21"/>
              </w:rPr>
            </w:pPr>
            <w:r>
              <w:rPr>
                <w:rFonts w:hint="eastAsia"/>
                <w:kern w:val="0"/>
                <w:szCs w:val="21"/>
              </w:rPr>
              <w:t>2017年4月至2018年实施重点生态区位商品林赎买等改革0.5879万亩。2019年计划实施重点生态区位商品林赎买等改革0.15万亩。2020年计划实施重点生态区位商品林赎买等改革0.5万亩。</w:t>
            </w:r>
          </w:p>
        </w:tc>
        <w:tc>
          <w:tcPr>
            <w:tcW w:w="3748" w:type="dxa"/>
            <w:tcBorders>
              <w:top w:val="nil"/>
              <w:left w:val="nil"/>
              <w:bottom w:val="single" w:color="auto" w:sz="4" w:space="0"/>
              <w:right w:val="single" w:color="auto" w:sz="4" w:space="0"/>
            </w:tcBorders>
            <w:shd w:val="clear" w:color="auto" w:fill="auto"/>
            <w:vAlign w:val="center"/>
          </w:tcPr>
          <w:p>
            <w:pPr>
              <w:textAlignment w:val="center"/>
              <w:rPr>
                <w:rFonts w:ascii="宋体" w:hAnsi="宋体" w:eastAsia="宋体" w:cs="宋体"/>
                <w:color w:val="000000"/>
                <w:kern w:val="0"/>
                <w:szCs w:val="21"/>
              </w:rPr>
            </w:pPr>
            <w:r>
              <w:rPr>
                <w:rFonts w:hint="eastAsia"/>
                <w:kern w:val="0"/>
                <w:szCs w:val="21"/>
              </w:rPr>
              <w:t>完成商品林赎买</w:t>
            </w:r>
            <w:r>
              <w:rPr>
                <w:kern w:val="0"/>
                <w:szCs w:val="21"/>
              </w:rPr>
              <w:t>1.2379</w:t>
            </w:r>
            <w:r>
              <w:rPr>
                <w:rFonts w:hint="eastAsia"/>
                <w:kern w:val="0"/>
                <w:szCs w:val="21"/>
              </w:rPr>
              <w:t>万亩</w:t>
            </w:r>
          </w:p>
        </w:tc>
        <w:tc>
          <w:tcPr>
            <w:tcW w:w="4752" w:type="dxa"/>
            <w:tcBorders>
              <w:top w:val="nil"/>
              <w:left w:val="nil"/>
              <w:bottom w:val="single" w:color="auto" w:sz="4" w:space="0"/>
              <w:right w:val="single" w:color="auto" w:sz="4" w:space="0"/>
            </w:tcBorders>
            <w:shd w:val="clear" w:color="auto" w:fill="auto"/>
            <w:vAlign w:val="center"/>
          </w:tcPr>
          <w:p>
            <w:pPr>
              <w:textAlignment w:val="center"/>
              <w:rPr>
                <w:rFonts w:ascii="宋体" w:hAnsi="宋体" w:eastAsia="宋体" w:cs="宋体"/>
                <w:color w:val="000000"/>
                <w:kern w:val="0"/>
                <w:szCs w:val="21"/>
              </w:rPr>
            </w:pPr>
            <w:r>
              <w:rPr>
                <w:rFonts w:hint="eastAsia"/>
                <w:kern w:val="0"/>
                <w:szCs w:val="21"/>
              </w:rPr>
              <w:t>建议赎买区域进一步以生态保护为导向，集中于饮用水源保护区、自然保护区、森林公园等重点生态功能区范围内</w:t>
            </w:r>
          </w:p>
        </w:tc>
      </w:tr>
      <w:tr>
        <w:tblPrEx>
          <w:tblLayout w:type="fixed"/>
          <w:tblCellMar>
            <w:top w:w="0" w:type="dxa"/>
            <w:left w:w="108" w:type="dxa"/>
            <w:bottom w:w="0" w:type="dxa"/>
            <w:right w:w="108" w:type="dxa"/>
          </w:tblCellMar>
        </w:tblPrEx>
        <w:trPr>
          <w:trHeight w:val="2400" w:hRule="atLeast"/>
        </w:trPr>
        <w:tc>
          <w:tcPr>
            <w:tcW w:w="80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5</w:t>
            </w:r>
          </w:p>
        </w:tc>
        <w:tc>
          <w:tcPr>
            <w:tcW w:w="1740" w:type="dxa"/>
            <w:tcBorders>
              <w:top w:val="nil"/>
              <w:left w:val="nil"/>
              <w:bottom w:val="single" w:color="auto" w:sz="4" w:space="0"/>
              <w:right w:val="single" w:color="auto" w:sz="4" w:space="0"/>
            </w:tcBorders>
            <w:shd w:val="clear" w:color="auto" w:fill="auto"/>
            <w:vAlign w:val="center"/>
          </w:tcPr>
          <w:p>
            <w:pPr>
              <w:jc w:val="center"/>
              <w:textAlignment w:val="center"/>
              <w:rPr>
                <w:rFonts w:ascii="宋体" w:hAnsi="宋体" w:eastAsia="宋体" w:cs="宋体"/>
                <w:color w:val="000000"/>
                <w:kern w:val="0"/>
                <w:szCs w:val="21"/>
              </w:rPr>
            </w:pPr>
            <w:r>
              <w:rPr>
                <w:rFonts w:hint="eastAsia"/>
                <w:kern w:val="0"/>
                <w:szCs w:val="21"/>
              </w:rPr>
              <w:t>建宁县溪源乡楚溪安全生态水系建设项目</w:t>
            </w:r>
          </w:p>
        </w:tc>
        <w:tc>
          <w:tcPr>
            <w:tcW w:w="2178" w:type="dxa"/>
            <w:tcBorders>
              <w:top w:val="nil"/>
              <w:left w:val="nil"/>
              <w:bottom w:val="single" w:color="auto" w:sz="4" w:space="0"/>
              <w:right w:val="single" w:color="auto" w:sz="4" w:space="0"/>
            </w:tcBorders>
            <w:shd w:val="clear" w:color="auto" w:fill="auto"/>
            <w:vAlign w:val="center"/>
          </w:tcPr>
          <w:p>
            <w:pPr>
              <w:textAlignment w:val="center"/>
              <w:rPr>
                <w:rFonts w:ascii="宋体" w:hAnsi="宋体" w:eastAsia="宋体" w:cs="宋体"/>
                <w:color w:val="000000"/>
                <w:kern w:val="0"/>
                <w:szCs w:val="21"/>
              </w:rPr>
            </w:pPr>
            <w:r>
              <w:rPr>
                <w:rFonts w:hint="eastAsia"/>
                <w:kern w:val="0"/>
                <w:szCs w:val="21"/>
              </w:rPr>
              <w:t>建宁县溪源乡鲇坑村</w:t>
            </w:r>
          </w:p>
        </w:tc>
        <w:tc>
          <w:tcPr>
            <w:tcW w:w="7932" w:type="dxa"/>
            <w:tcBorders>
              <w:top w:val="nil"/>
              <w:left w:val="nil"/>
              <w:bottom w:val="single" w:color="auto" w:sz="4" w:space="0"/>
              <w:right w:val="single" w:color="auto" w:sz="4" w:space="0"/>
            </w:tcBorders>
            <w:shd w:val="clear" w:color="auto" w:fill="auto"/>
            <w:vAlign w:val="center"/>
          </w:tcPr>
          <w:p>
            <w:pPr>
              <w:textAlignment w:val="center"/>
              <w:rPr>
                <w:rFonts w:ascii="宋体" w:hAnsi="宋体" w:eastAsia="宋体" w:cs="宋体"/>
                <w:color w:val="000000"/>
                <w:kern w:val="0"/>
                <w:szCs w:val="21"/>
              </w:rPr>
            </w:pPr>
            <w:r>
              <w:rPr>
                <w:rFonts w:hint="eastAsia"/>
                <w:kern w:val="0"/>
                <w:szCs w:val="21"/>
              </w:rPr>
              <w:t>建设总长为</w:t>
            </w:r>
            <w:r>
              <w:rPr>
                <w:kern w:val="0"/>
                <w:szCs w:val="21"/>
              </w:rPr>
              <w:t>11.89km</w:t>
            </w:r>
            <w:r>
              <w:rPr>
                <w:rFonts w:hint="eastAsia"/>
                <w:kern w:val="0"/>
                <w:szCs w:val="21"/>
              </w:rPr>
              <w:t>，包括楚溪主干流段及支流鱼落，其中楚溪主干流段建设河段起点为东溪村黄家坊自然村上桥，终点为鲇坑村庙下山，建设长度为</w:t>
            </w:r>
            <w:r>
              <w:rPr>
                <w:kern w:val="0"/>
                <w:szCs w:val="21"/>
              </w:rPr>
              <w:t>6.41km</w:t>
            </w:r>
            <w:r>
              <w:rPr>
                <w:rFonts w:hint="eastAsia"/>
                <w:kern w:val="0"/>
                <w:szCs w:val="21"/>
              </w:rPr>
              <w:t>，主要建设内容为新建护岸</w:t>
            </w:r>
            <w:r>
              <w:rPr>
                <w:kern w:val="0"/>
                <w:szCs w:val="21"/>
              </w:rPr>
              <w:t>542.9m</w:t>
            </w:r>
            <w:r>
              <w:rPr>
                <w:rFonts w:hint="eastAsia"/>
                <w:kern w:val="0"/>
                <w:szCs w:val="21"/>
              </w:rPr>
              <w:t>，堤岸加固</w:t>
            </w:r>
            <w:r>
              <w:rPr>
                <w:kern w:val="0"/>
                <w:szCs w:val="21"/>
              </w:rPr>
              <w:t>143m</w:t>
            </w:r>
            <w:r>
              <w:rPr>
                <w:rFonts w:hint="eastAsia"/>
                <w:kern w:val="0"/>
                <w:szCs w:val="21"/>
              </w:rPr>
              <w:t>，生态清淤</w:t>
            </w:r>
            <w:r>
              <w:rPr>
                <w:kern w:val="0"/>
                <w:szCs w:val="21"/>
              </w:rPr>
              <w:t>4105m</w:t>
            </w:r>
            <w:r>
              <w:rPr>
                <w:kern w:val="0"/>
                <w:szCs w:val="21"/>
                <w:vertAlign w:val="superscript"/>
              </w:rPr>
              <w:t>3</w:t>
            </w:r>
            <w:r>
              <w:rPr>
                <w:rFonts w:hint="eastAsia"/>
                <w:kern w:val="0"/>
                <w:szCs w:val="21"/>
              </w:rPr>
              <w:t>，植物生态修复</w:t>
            </w:r>
            <w:r>
              <w:rPr>
                <w:kern w:val="0"/>
                <w:szCs w:val="21"/>
              </w:rPr>
              <w:t>7891m</w:t>
            </w:r>
            <w:r>
              <w:rPr>
                <w:kern w:val="0"/>
                <w:szCs w:val="21"/>
                <w:vertAlign w:val="superscript"/>
              </w:rPr>
              <w:t>2</w:t>
            </w:r>
            <w:r>
              <w:rPr>
                <w:rFonts w:hint="eastAsia"/>
                <w:kern w:val="0"/>
                <w:szCs w:val="21"/>
              </w:rPr>
              <w:t>，新建滚水坝</w:t>
            </w:r>
            <w:r>
              <w:rPr>
                <w:kern w:val="0"/>
                <w:szCs w:val="21"/>
              </w:rPr>
              <w:t>1</w:t>
            </w:r>
            <w:r>
              <w:rPr>
                <w:rFonts w:hint="eastAsia"/>
                <w:kern w:val="0"/>
                <w:szCs w:val="21"/>
              </w:rPr>
              <w:t>座，生态巡查步道</w:t>
            </w:r>
            <w:r>
              <w:rPr>
                <w:kern w:val="0"/>
                <w:szCs w:val="21"/>
              </w:rPr>
              <w:t>1565m</w:t>
            </w:r>
            <w:r>
              <w:rPr>
                <w:rFonts w:hint="eastAsia"/>
                <w:kern w:val="0"/>
                <w:szCs w:val="21"/>
              </w:rPr>
              <w:t>；支流鱼落溪段起点为都团村陈家地自然村</w:t>
            </w:r>
            <w:r>
              <w:rPr>
                <w:kern w:val="0"/>
                <w:szCs w:val="21"/>
              </w:rPr>
              <w:t>1#</w:t>
            </w:r>
            <w:r>
              <w:rPr>
                <w:rFonts w:hint="eastAsia"/>
                <w:kern w:val="0"/>
                <w:szCs w:val="21"/>
              </w:rPr>
              <w:t>桥，终点为楚溪与鱼落溪汇合口，建设长度为</w:t>
            </w:r>
            <w:r>
              <w:rPr>
                <w:kern w:val="0"/>
                <w:szCs w:val="21"/>
              </w:rPr>
              <w:t>5.48km</w:t>
            </w:r>
            <w:r>
              <w:rPr>
                <w:rFonts w:hint="eastAsia"/>
                <w:kern w:val="0"/>
                <w:szCs w:val="21"/>
              </w:rPr>
              <w:t>，主要建设内容为新建护岸</w:t>
            </w:r>
            <w:r>
              <w:rPr>
                <w:kern w:val="0"/>
                <w:szCs w:val="21"/>
              </w:rPr>
              <w:t>446.7m</w:t>
            </w:r>
            <w:r>
              <w:rPr>
                <w:rFonts w:hint="eastAsia"/>
                <w:kern w:val="0"/>
                <w:szCs w:val="21"/>
              </w:rPr>
              <w:t>，生态清淤</w:t>
            </w:r>
            <w:r>
              <w:rPr>
                <w:kern w:val="0"/>
                <w:szCs w:val="21"/>
              </w:rPr>
              <w:t>482m</w:t>
            </w:r>
            <w:r>
              <w:rPr>
                <w:kern w:val="0"/>
                <w:szCs w:val="21"/>
                <w:vertAlign w:val="superscript"/>
              </w:rPr>
              <w:t>3</w:t>
            </w:r>
            <w:r>
              <w:rPr>
                <w:rFonts w:hint="eastAsia"/>
                <w:kern w:val="0"/>
                <w:szCs w:val="21"/>
              </w:rPr>
              <w:t>，植物生态修复</w:t>
            </w:r>
            <w:r>
              <w:rPr>
                <w:kern w:val="0"/>
                <w:szCs w:val="21"/>
              </w:rPr>
              <w:t>1000m</w:t>
            </w:r>
            <w:r>
              <w:rPr>
                <w:kern w:val="0"/>
                <w:szCs w:val="21"/>
                <w:vertAlign w:val="superscript"/>
              </w:rPr>
              <w:t>2</w:t>
            </w:r>
            <w:r>
              <w:rPr>
                <w:rFonts w:hint="eastAsia"/>
                <w:kern w:val="0"/>
                <w:szCs w:val="21"/>
              </w:rPr>
              <w:t>，滚水坝修复</w:t>
            </w:r>
            <w:r>
              <w:rPr>
                <w:kern w:val="0"/>
                <w:szCs w:val="21"/>
              </w:rPr>
              <w:t>1</w:t>
            </w:r>
            <w:r>
              <w:rPr>
                <w:rFonts w:hint="eastAsia"/>
                <w:kern w:val="0"/>
                <w:szCs w:val="21"/>
              </w:rPr>
              <w:t>座，生态巡查步道</w:t>
            </w:r>
            <w:r>
              <w:rPr>
                <w:kern w:val="0"/>
                <w:szCs w:val="21"/>
              </w:rPr>
              <w:t>461m</w:t>
            </w:r>
            <w:r>
              <w:rPr>
                <w:rFonts w:hint="eastAsia"/>
                <w:kern w:val="0"/>
                <w:szCs w:val="21"/>
              </w:rPr>
              <w:t>。</w:t>
            </w:r>
          </w:p>
        </w:tc>
        <w:tc>
          <w:tcPr>
            <w:tcW w:w="3748" w:type="dxa"/>
            <w:tcBorders>
              <w:top w:val="nil"/>
              <w:left w:val="nil"/>
              <w:bottom w:val="single" w:color="auto" w:sz="4" w:space="0"/>
              <w:right w:val="single" w:color="auto" w:sz="4" w:space="0"/>
            </w:tcBorders>
            <w:shd w:val="clear" w:color="auto" w:fill="auto"/>
            <w:vAlign w:val="center"/>
          </w:tcPr>
          <w:p>
            <w:pPr>
              <w:textAlignment w:val="center"/>
              <w:rPr>
                <w:rFonts w:ascii="宋体" w:hAnsi="宋体" w:eastAsia="宋体" w:cs="宋体"/>
                <w:color w:val="000000"/>
                <w:kern w:val="0"/>
                <w:szCs w:val="21"/>
              </w:rPr>
            </w:pPr>
            <w:r>
              <w:rPr>
                <w:rFonts w:hint="eastAsia"/>
                <w:kern w:val="0"/>
                <w:szCs w:val="21"/>
              </w:rPr>
              <w:t>通过实施生态清淤、植物生态修复和生态护岸等工程，有助于增加楚溪水环境容量，改善楚溪水环境质量，保持楚溪料坊小流域断面水质优良。</w:t>
            </w:r>
          </w:p>
        </w:tc>
        <w:tc>
          <w:tcPr>
            <w:tcW w:w="4752" w:type="dxa"/>
            <w:tcBorders>
              <w:top w:val="nil"/>
              <w:left w:val="nil"/>
              <w:bottom w:val="single" w:color="auto" w:sz="4" w:space="0"/>
              <w:right w:val="single" w:color="auto" w:sz="4" w:space="0"/>
            </w:tcBorders>
            <w:shd w:val="clear" w:color="auto" w:fill="auto"/>
            <w:vAlign w:val="center"/>
          </w:tcPr>
          <w:p>
            <w:pPr>
              <w:textAlignment w:val="center"/>
              <w:rPr>
                <w:rFonts w:ascii="宋体" w:hAnsi="宋体" w:eastAsia="宋体" w:cs="宋体"/>
                <w:color w:val="000000"/>
                <w:kern w:val="0"/>
                <w:szCs w:val="21"/>
              </w:rPr>
            </w:pPr>
            <w:r>
              <w:rPr>
                <w:rFonts w:hint="eastAsia"/>
                <w:kern w:val="0"/>
                <w:szCs w:val="21"/>
              </w:rPr>
              <w:t>坚持保护优先、自然修复为主，规划各类涉水建设活动，用生态方式改良河床、恢复河滩和修复河岸</w:t>
            </w:r>
          </w:p>
        </w:tc>
      </w:tr>
      <w:tr>
        <w:tblPrEx>
          <w:tblLayout w:type="fixed"/>
          <w:tblCellMar>
            <w:top w:w="0" w:type="dxa"/>
            <w:left w:w="108" w:type="dxa"/>
            <w:bottom w:w="0" w:type="dxa"/>
            <w:right w:w="108" w:type="dxa"/>
          </w:tblCellMar>
        </w:tblPrEx>
        <w:trPr>
          <w:trHeight w:val="493" w:hRule="atLeast"/>
        </w:trPr>
        <w:tc>
          <w:tcPr>
            <w:tcW w:w="80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6</w:t>
            </w:r>
          </w:p>
        </w:tc>
        <w:tc>
          <w:tcPr>
            <w:tcW w:w="1740" w:type="dxa"/>
            <w:tcBorders>
              <w:top w:val="nil"/>
              <w:left w:val="nil"/>
              <w:bottom w:val="single" w:color="auto" w:sz="4" w:space="0"/>
              <w:right w:val="single" w:color="auto" w:sz="4" w:space="0"/>
            </w:tcBorders>
            <w:shd w:val="clear" w:color="auto" w:fill="auto"/>
            <w:vAlign w:val="center"/>
          </w:tcPr>
          <w:p>
            <w:pPr>
              <w:jc w:val="center"/>
              <w:textAlignment w:val="center"/>
              <w:rPr>
                <w:rFonts w:ascii="宋体" w:hAnsi="宋体" w:eastAsia="宋体" w:cs="宋体"/>
                <w:color w:val="000000"/>
                <w:kern w:val="0"/>
                <w:szCs w:val="21"/>
              </w:rPr>
            </w:pPr>
            <w:r>
              <w:rPr>
                <w:rFonts w:hint="eastAsia"/>
                <w:kern w:val="0"/>
                <w:szCs w:val="21"/>
              </w:rPr>
              <w:t>闽江上游金溪流域建宁段水土流失综合治理项目</w:t>
            </w:r>
          </w:p>
        </w:tc>
        <w:tc>
          <w:tcPr>
            <w:tcW w:w="2178" w:type="dxa"/>
            <w:tcBorders>
              <w:top w:val="nil"/>
              <w:left w:val="nil"/>
              <w:bottom w:val="single" w:color="auto" w:sz="4" w:space="0"/>
              <w:right w:val="single" w:color="auto" w:sz="4" w:space="0"/>
            </w:tcBorders>
            <w:shd w:val="clear" w:color="auto" w:fill="auto"/>
            <w:vAlign w:val="center"/>
          </w:tcPr>
          <w:p>
            <w:pPr>
              <w:textAlignment w:val="center"/>
              <w:rPr>
                <w:rFonts w:ascii="宋体" w:hAnsi="宋体" w:eastAsia="宋体" w:cs="宋体"/>
                <w:color w:val="000000"/>
                <w:kern w:val="0"/>
                <w:szCs w:val="21"/>
              </w:rPr>
            </w:pPr>
            <w:r>
              <w:rPr>
                <w:rFonts w:hint="eastAsia"/>
                <w:kern w:val="0"/>
                <w:szCs w:val="21"/>
              </w:rPr>
              <w:t>建宁县各乡镇</w:t>
            </w:r>
          </w:p>
        </w:tc>
        <w:tc>
          <w:tcPr>
            <w:tcW w:w="7932" w:type="dxa"/>
            <w:tcBorders>
              <w:top w:val="nil"/>
              <w:left w:val="nil"/>
              <w:bottom w:val="single" w:color="auto" w:sz="4" w:space="0"/>
              <w:right w:val="single" w:color="auto" w:sz="4" w:space="0"/>
            </w:tcBorders>
            <w:shd w:val="clear" w:color="auto" w:fill="auto"/>
            <w:vAlign w:val="center"/>
          </w:tcPr>
          <w:p>
            <w:pPr>
              <w:textAlignment w:val="center"/>
              <w:rPr>
                <w:rFonts w:ascii="Times New Roman" w:hAnsi="Times New Roman" w:eastAsia="等线" w:cs="Times New Roman"/>
                <w:color w:val="000000"/>
                <w:kern w:val="0"/>
                <w:szCs w:val="21"/>
              </w:rPr>
            </w:pPr>
            <w:r>
              <w:rPr>
                <w:rFonts w:hint="eastAsia"/>
                <w:kern w:val="0"/>
                <w:szCs w:val="21"/>
              </w:rPr>
              <w:t>1.实施2018年度建宁县里心镇国家水土保持重点建设工程（芦田（二期）、双溪、里心（一期）水土流失综合治理项目）、2017年度建宁县黄坊乡重点乡镇项目、2018年度建宁县溪源乡重点乡镇项目；2018年度建宁县省重点县项目（伊家乡）、2018年度建宁县溪口镇重点流域生态补偿枫元村水土流失综合治理项目，综合治理水土流失面积2.3 km²；2.实施2019年度建宁县国家水土保持重点建设工程（溪口镇、里心镇）、2019年度建宁县客坊乡重点乡镇项目、2019年度建宁县伊家乡重点乡镇项目、2019年度建宁县重点县项目（黄坊乡），综合治理水土流失面积20 km²；3.2020年度建宁县国家水土保持重点建设工程（里心镇、黄坊乡、黄埠乡）、2020年度建宁县里心镇重点乡镇项目、2020年度建宁县均口镇重点乡镇项目、2020年度建宁县（溪口镇、里心镇、溪源乡）重点县项目、2020年闽江上游金溪流域建宁段水土流失综合治理项目，综合治理水土流失面积19 km²。闽江上游金溪流域建宁段综合治理水土流失面积共计41.3 km²。</w:t>
            </w:r>
          </w:p>
        </w:tc>
        <w:tc>
          <w:tcPr>
            <w:tcW w:w="3748" w:type="dxa"/>
            <w:tcBorders>
              <w:top w:val="nil"/>
              <w:left w:val="nil"/>
              <w:bottom w:val="single" w:color="auto" w:sz="4" w:space="0"/>
              <w:right w:val="single" w:color="auto" w:sz="4" w:space="0"/>
            </w:tcBorders>
            <w:shd w:val="clear" w:color="auto" w:fill="auto"/>
            <w:vAlign w:val="center"/>
          </w:tcPr>
          <w:p>
            <w:pPr>
              <w:textAlignment w:val="center"/>
              <w:rPr>
                <w:rFonts w:ascii="宋体" w:hAnsi="宋体" w:eastAsia="宋体" w:cs="宋体"/>
                <w:color w:val="000000"/>
                <w:kern w:val="0"/>
                <w:szCs w:val="21"/>
              </w:rPr>
            </w:pPr>
            <w:r>
              <w:rPr>
                <w:rFonts w:hint="eastAsia"/>
                <w:kern w:val="0"/>
                <w:szCs w:val="21"/>
              </w:rPr>
              <w:t>水土流失治理面积</w:t>
            </w:r>
            <w:r>
              <w:rPr>
                <w:kern w:val="0"/>
                <w:szCs w:val="21"/>
              </w:rPr>
              <w:t>41.3km²</w:t>
            </w:r>
          </w:p>
        </w:tc>
        <w:tc>
          <w:tcPr>
            <w:tcW w:w="4752" w:type="dxa"/>
            <w:tcBorders>
              <w:top w:val="nil"/>
              <w:left w:val="nil"/>
              <w:bottom w:val="single" w:color="auto" w:sz="4" w:space="0"/>
              <w:right w:val="single" w:color="auto" w:sz="4" w:space="0"/>
            </w:tcBorders>
            <w:shd w:val="clear" w:color="auto" w:fill="auto"/>
            <w:vAlign w:val="center"/>
          </w:tcPr>
          <w:p>
            <w:pPr>
              <w:textAlignment w:val="center"/>
              <w:rPr>
                <w:rFonts w:ascii="宋体" w:hAnsi="宋体" w:eastAsia="宋体" w:cs="宋体"/>
                <w:color w:val="000000"/>
                <w:kern w:val="0"/>
                <w:szCs w:val="21"/>
              </w:rPr>
            </w:pPr>
            <w:r>
              <w:rPr>
                <w:rFonts w:hint="eastAsia"/>
                <w:kern w:val="0"/>
                <w:szCs w:val="21"/>
              </w:rPr>
              <w:t>建议对水土流失率较高等级区域优先进行治理，</w:t>
            </w:r>
          </w:p>
        </w:tc>
      </w:tr>
      <w:tr>
        <w:tblPrEx>
          <w:tblLayout w:type="fixed"/>
          <w:tblCellMar>
            <w:top w:w="0" w:type="dxa"/>
            <w:left w:w="108" w:type="dxa"/>
            <w:bottom w:w="0" w:type="dxa"/>
            <w:right w:w="108" w:type="dxa"/>
          </w:tblCellMar>
        </w:tblPrEx>
        <w:trPr>
          <w:trHeight w:val="885" w:hRule="atLeast"/>
        </w:trPr>
        <w:tc>
          <w:tcPr>
            <w:tcW w:w="80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7</w:t>
            </w:r>
          </w:p>
        </w:tc>
        <w:tc>
          <w:tcPr>
            <w:tcW w:w="1740" w:type="dxa"/>
            <w:tcBorders>
              <w:top w:val="nil"/>
              <w:left w:val="nil"/>
              <w:bottom w:val="single" w:color="auto" w:sz="4" w:space="0"/>
              <w:right w:val="single" w:color="auto" w:sz="4" w:space="0"/>
            </w:tcBorders>
            <w:shd w:val="clear" w:color="auto" w:fill="auto"/>
            <w:vAlign w:val="center"/>
          </w:tcPr>
          <w:p>
            <w:pPr>
              <w:jc w:val="center"/>
              <w:textAlignment w:val="center"/>
              <w:rPr>
                <w:rFonts w:ascii="宋体" w:hAnsi="宋体" w:eastAsia="宋体" w:cs="宋体"/>
                <w:color w:val="000000"/>
                <w:kern w:val="0"/>
                <w:szCs w:val="21"/>
              </w:rPr>
            </w:pPr>
            <w:r>
              <w:rPr>
                <w:rFonts w:hint="eastAsia"/>
                <w:kern w:val="0"/>
                <w:szCs w:val="21"/>
              </w:rPr>
              <w:t>建宁县环境监管网格化体系数字化管理平台项目</w:t>
            </w:r>
          </w:p>
        </w:tc>
        <w:tc>
          <w:tcPr>
            <w:tcW w:w="2178" w:type="dxa"/>
            <w:tcBorders>
              <w:top w:val="nil"/>
              <w:left w:val="nil"/>
              <w:bottom w:val="single" w:color="auto" w:sz="4" w:space="0"/>
              <w:right w:val="single" w:color="auto" w:sz="4" w:space="0"/>
            </w:tcBorders>
            <w:shd w:val="clear" w:color="auto" w:fill="auto"/>
            <w:vAlign w:val="center"/>
          </w:tcPr>
          <w:p>
            <w:pPr>
              <w:textAlignment w:val="center"/>
              <w:rPr>
                <w:rFonts w:ascii="宋体" w:hAnsi="宋体" w:eastAsia="宋体" w:cs="宋体"/>
                <w:color w:val="000000"/>
                <w:kern w:val="0"/>
                <w:szCs w:val="21"/>
              </w:rPr>
            </w:pPr>
            <w:r>
              <w:rPr>
                <w:rFonts w:hint="eastAsia"/>
                <w:kern w:val="0"/>
                <w:szCs w:val="21"/>
              </w:rPr>
              <w:t>建宁县综治服务中心、工矿企业</w:t>
            </w:r>
          </w:p>
        </w:tc>
        <w:tc>
          <w:tcPr>
            <w:tcW w:w="7932" w:type="dxa"/>
            <w:tcBorders>
              <w:top w:val="nil"/>
              <w:left w:val="nil"/>
              <w:bottom w:val="single" w:color="auto" w:sz="4" w:space="0"/>
              <w:right w:val="single" w:color="auto" w:sz="4" w:space="0"/>
            </w:tcBorders>
            <w:shd w:val="clear" w:color="auto" w:fill="auto"/>
            <w:vAlign w:val="center"/>
          </w:tcPr>
          <w:p>
            <w:pPr>
              <w:textAlignment w:val="center"/>
              <w:rPr>
                <w:rFonts w:ascii="宋体" w:hAnsi="宋体" w:eastAsia="宋体" w:cs="宋体"/>
                <w:color w:val="000000"/>
                <w:kern w:val="0"/>
                <w:szCs w:val="21"/>
              </w:rPr>
            </w:pPr>
            <w:r>
              <w:rPr>
                <w:rFonts w:hint="eastAsia"/>
                <w:kern w:val="0"/>
                <w:szCs w:val="21"/>
              </w:rPr>
              <w:t>依托综治服务中心，建设环境监管网格化信息平台一套，工矿企业视频实时监控设施30套，移动终端APP软件一套。涉及濉溪镇、溪口镇、里心镇、均口镇、黄坊乡、溪源乡等乡镇</w:t>
            </w:r>
          </w:p>
        </w:tc>
        <w:tc>
          <w:tcPr>
            <w:tcW w:w="3748" w:type="dxa"/>
            <w:tcBorders>
              <w:top w:val="nil"/>
              <w:left w:val="nil"/>
              <w:bottom w:val="single" w:color="auto" w:sz="4" w:space="0"/>
              <w:right w:val="single" w:color="auto" w:sz="4" w:space="0"/>
            </w:tcBorders>
            <w:shd w:val="clear" w:color="auto" w:fill="auto"/>
            <w:vAlign w:val="center"/>
          </w:tcPr>
          <w:p>
            <w:pPr>
              <w:textAlignment w:val="center"/>
              <w:rPr>
                <w:rFonts w:ascii="宋体" w:hAnsi="宋体" w:eastAsia="宋体" w:cs="宋体"/>
                <w:color w:val="000000"/>
                <w:kern w:val="0"/>
                <w:szCs w:val="21"/>
              </w:rPr>
            </w:pPr>
            <w:r>
              <w:rPr>
                <w:rFonts w:hint="eastAsia"/>
                <w:kern w:val="0"/>
                <w:szCs w:val="21"/>
              </w:rPr>
              <w:t>建设环境监管网格化信息平台一套</w:t>
            </w:r>
          </w:p>
        </w:tc>
        <w:tc>
          <w:tcPr>
            <w:tcW w:w="4752" w:type="dxa"/>
            <w:tcBorders>
              <w:top w:val="nil"/>
              <w:left w:val="nil"/>
              <w:bottom w:val="single" w:color="auto" w:sz="4" w:space="0"/>
              <w:right w:val="single" w:color="auto" w:sz="4" w:space="0"/>
            </w:tcBorders>
            <w:shd w:val="clear" w:color="auto" w:fill="auto"/>
            <w:vAlign w:val="center"/>
          </w:tcPr>
          <w:p>
            <w:pPr>
              <w:textAlignment w:val="center"/>
              <w:rPr>
                <w:rFonts w:ascii="Times New Roman" w:hAnsi="Times New Roman" w:eastAsia="等线" w:cs="Times New Roman"/>
                <w:color w:val="000000"/>
                <w:kern w:val="0"/>
                <w:szCs w:val="21"/>
              </w:rPr>
            </w:pPr>
            <w:r>
              <w:rPr>
                <w:kern w:val="0"/>
                <w:szCs w:val="21"/>
              </w:rPr>
              <w:t>-</w:t>
            </w:r>
          </w:p>
        </w:tc>
      </w:tr>
      <w:tr>
        <w:tblPrEx>
          <w:tblLayout w:type="fixed"/>
          <w:tblCellMar>
            <w:top w:w="0" w:type="dxa"/>
            <w:left w:w="108" w:type="dxa"/>
            <w:bottom w:w="0" w:type="dxa"/>
            <w:right w:w="108" w:type="dxa"/>
          </w:tblCellMar>
        </w:tblPrEx>
        <w:trPr>
          <w:trHeight w:val="959" w:hRule="atLeast"/>
        </w:trPr>
        <w:tc>
          <w:tcPr>
            <w:tcW w:w="80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8</w:t>
            </w:r>
          </w:p>
        </w:tc>
        <w:tc>
          <w:tcPr>
            <w:tcW w:w="1740" w:type="dxa"/>
            <w:tcBorders>
              <w:top w:val="nil"/>
              <w:left w:val="nil"/>
              <w:bottom w:val="single" w:color="auto" w:sz="4" w:space="0"/>
              <w:right w:val="single" w:color="auto" w:sz="4" w:space="0"/>
            </w:tcBorders>
            <w:shd w:val="clear" w:color="auto" w:fill="auto"/>
            <w:vAlign w:val="center"/>
          </w:tcPr>
          <w:p>
            <w:pPr>
              <w:jc w:val="center"/>
              <w:textAlignment w:val="center"/>
              <w:rPr>
                <w:rFonts w:ascii="宋体" w:hAnsi="宋体" w:eastAsia="宋体" w:cs="宋体"/>
                <w:color w:val="000000"/>
                <w:kern w:val="0"/>
                <w:szCs w:val="21"/>
              </w:rPr>
            </w:pPr>
            <w:r>
              <w:rPr>
                <w:rFonts w:hint="eastAsia"/>
                <w:kern w:val="0"/>
                <w:szCs w:val="21"/>
              </w:rPr>
              <w:t>建宁县闽江源头（濉溪段）生态修复保护工程</w:t>
            </w:r>
          </w:p>
        </w:tc>
        <w:tc>
          <w:tcPr>
            <w:tcW w:w="2178" w:type="dxa"/>
            <w:tcBorders>
              <w:top w:val="nil"/>
              <w:left w:val="nil"/>
              <w:bottom w:val="single" w:color="auto" w:sz="4" w:space="0"/>
              <w:right w:val="single" w:color="auto" w:sz="4" w:space="0"/>
            </w:tcBorders>
            <w:shd w:val="clear" w:color="auto" w:fill="auto"/>
            <w:vAlign w:val="center"/>
          </w:tcPr>
          <w:p>
            <w:pPr>
              <w:textAlignment w:val="center"/>
              <w:rPr>
                <w:rFonts w:ascii="宋体" w:hAnsi="宋体" w:eastAsia="宋体" w:cs="宋体"/>
                <w:color w:val="000000"/>
                <w:kern w:val="0"/>
                <w:szCs w:val="21"/>
              </w:rPr>
            </w:pPr>
            <w:r>
              <w:rPr>
                <w:rFonts w:hint="eastAsia"/>
                <w:kern w:val="0"/>
                <w:szCs w:val="21"/>
              </w:rPr>
              <w:t>建宁县闽江</w:t>
            </w:r>
            <w:r>
              <w:rPr>
                <w:kern w:val="0"/>
                <w:szCs w:val="21"/>
              </w:rPr>
              <w:t>源头濉溪段</w:t>
            </w:r>
          </w:p>
        </w:tc>
        <w:tc>
          <w:tcPr>
            <w:tcW w:w="7932" w:type="dxa"/>
            <w:tcBorders>
              <w:top w:val="nil"/>
              <w:left w:val="nil"/>
              <w:bottom w:val="single" w:color="auto" w:sz="4" w:space="0"/>
              <w:right w:val="single" w:color="auto" w:sz="4" w:space="0"/>
            </w:tcBorders>
            <w:shd w:val="clear" w:color="auto" w:fill="auto"/>
            <w:vAlign w:val="center"/>
          </w:tcPr>
          <w:p>
            <w:pPr>
              <w:textAlignment w:val="center"/>
              <w:rPr>
                <w:rFonts w:ascii="宋体" w:hAnsi="宋体" w:eastAsia="宋体" w:cs="宋体"/>
                <w:color w:val="000000"/>
                <w:kern w:val="0"/>
                <w:szCs w:val="21"/>
              </w:rPr>
            </w:pPr>
            <w:r>
              <w:rPr>
                <w:rFonts w:hint="eastAsia"/>
                <w:kern w:val="0"/>
                <w:szCs w:val="21"/>
              </w:rPr>
              <w:t>水土流失治理23.7平方公里；均口镇修竹溪水环境综合治理；农村环境综合整治（污水处理、公厕改造、乡村绿化等）；林地赎买；高标准农田建设；矿山生态修复；濉溪和圳头溪生态水系等。</w:t>
            </w:r>
          </w:p>
        </w:tc>
        <w:tc>
          <w:tcPr>
            <w:tcW w:w="3748" w:type="dxa"/>
            <w:tcBorders>
              <w:top w:val="nil"/>
              <w:left w:val="nil"/>
              <w:bottom w:val="single" w:color="auto" w:sz="4" w:space="0"/>
              <w:right w:val="single" w:color="auto" w:sz="4" w:space="0"/>
            </w:tcBorders>
            <w:shd w:val="clear" w:color="auto" w:fill="auto"/>
            <w:vAlign w:val="center"/>
          </w:tcPr>
          <w:p>
            <w:pPr>
              <w:textAlignment w:val="center"/>
              <w:rPr>
                <w:rFonts w:ascii="宋体" w:hAnsi="宋体" w:eastAsia="宋体" w:cs="宋体"/>
                <w:color w:val="000000"/>
                <w:kern w:val="0"/>
                <w:szCs w:val="21"/>
              </w:rPr>
            </w:pPr>
          </w:p>
        </w:tc>
        <w:tc>
          <w:tcPr>
            <w:tcW w:w="4752" w:type="dxa"/>
            <w:tcBorders>
              <w:top w:val="nil"/>
              <w:left w:val="nil"/>
              <w:bottom w:val="single" w:color="auto" w:sz="4" w:space="0"/>
              <w:right w:val="single" w:color="auto" w:sz="4" w:space="0"/>
            </w:tcBorders>
            <w:shd w:val="clear" w:color="auto" w:fill="auto"/>
            <w:vAlign w:val="center"/>
          </w:tcPr>
          <w:p>
            <w:pPr>
              <w:textAlignment w:val="center"/>
              <w:rPr>
                <w:rFonts w:ascii="Times New Roman" w:hAnsi="Times New Roman" w:eastAsia="等线" w:cs="Times New Roman"/>
                <w:color w:val="000000"/>
                <w:kern w:val="0"/>
                <w:szCs w:val="21"/>
              </w:rPr>
            </w:pPr>
            <w:r>
              <w:rPr>
                <w:kern w:val="0"/>
                <w:szCs w:val="21"/>
              </w:rPr>
              <w:t>　</w:t>
            </w:r>
          </w:p>
        </w:tc>
      </w:tr>
      <w:tr>
        <w:tblPrEx>
          <w:tblLayout w:type="fixed"/>
          <w:tblCellMar>
            <w:top w:w="0" w:type="dxa"/>
            <w:left w:w="108" w:type="dxa"/>
            <w:bottom w:w="0" w:type="dxa"/>
            <w:right w:w="108" w:type="dxa"/>
          </w:tblCellMar>
        </w:tblPrEx>
        <w:trPr>
          <w:trHeight w:val="1206" w:hRule="atLeast"/>
        </w:trPr>
        <w:tc>
          <w:tcPr>
            <w:tcW w:w="80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等线" w:cs="Times New Roman"/>
                <w:color w:val="000000"/>
                <w:kern w:val="0"/>
                <w:szCs w:val="21"/>
              </w:rPr>
            </w:pPr>
            <w:r>
              <w:rPr>
                <w:rFonts w:hint="eastAsia" w:ascii="宋体" w:hAnsi="宋体" w:eastAsia="宋体" w:cs="Times New Roman"/>
                <w:color w:val="000000"/>
                <w:kern w:val="0"/>
                <w:szCs w:val="21"/>
              </w:rPr>
              <w:t>（</w:t>
            </w:r>
            <w:r>
              <w:rPr>
                <w:rFonts w:ascii="Times New Roman" w:hAnsi="Times New Roman" w:eastAsia="等线" w:cs="Times New Roman"/>
                <w:color w:val="000000"/>
                <w:kern w:val="0"/>
                <w:szCs w:val="21"/>
              </w:rPr>
              <w:t>1</w:t>
            </w:r>
            <w:r>
              <w:rPr>
                <w:rFonts w:hint="eastAsia" w:ascii="宋体" w:hAnsi="宋体" w:eastAsia="宋体" w:cs="Times New Roman"/>
                <w:color w:val="000000"/>
                <w:kern w:val="0"/>
                <w:szCs w:val="21"/>
              </w:rPr>
              <w:t>）</w:t>
            </w:r>
          </w:p>
        </w:tc>
        <w:tc>
          <w:tcPr>
            <w:tcW w:w="1740" w:type="dxa"/>
            <w:tcBorders>
              <w:top w:val="nil"/>
              <w:left w:val="nil"/>
              <w:bottom w:val="single" w:color="auto" w:sz="4" w:space="0"/>
              <w:right w:val="single" w:color="auto" w:sz="4" w:space="0"/>
            </w:tcBorders>
            <w:shd w:val="clear" w:color="auto" w:fill="auto"/>
            <w:vAlign w:val="center"/>
          </w:tcPr>
          <w:p>
            <w:pPr>
              <w:jc w:val="center"/>
              <w:textAlignment w:val="center"/>
              <w:rPr>
                <w:rFonts w:ascii="宋体" w:hAnsi="宋体" w:eastAsia="宋体" w:cs="宋体"/>
                <w:color w:val="000000"/>
                <w:kern w:val="0"/>
                <w:szCs w:val="21"/>
              </w:rPr>
            </w:pPr>
            <w:r>
              <w:rPr>
                <w:rFonts w:hint="eastAsia"/>
                <w:kern w:val="0"/>
                <w:szCs w:val="21"/>
              </w:rPr>
              <w:t>建宁县均口镇修竹溪水环境综合治理项目</w:t>
            </w:r>
          </w:p>
        </w:tc>
        <w:tc>
          <w:tcPr>
            <w:tcW w:w="2178" w:type="dxa"/>
            <w:tcBorders>
              <w:top w:val="nil"/>
              <w:left w:val="nil"/>
              <w:bottom w:val="single" w:color="auto" w:sz="4" w:space="0"/>
              <w:right w:val="single" w:color="auto" w:sz="4" w:space="0"/>
            </w:tcBorders>
            <w:shd w:val="clear" w:color="auto" w:fill="auto"/>
            <w:vAlign w:val="center"/>
          </w:tcPr>
          <w:p>
            <w:pPr>
              <w:textAlignment w:val="center"/>
              <w:rPr>
                <w:rFonts w:ascii="宋体" w:hAnsi="宋体" w:eastAsia="宋体" w:cs="宋体"/>
                <w:color w:val="000000"/>
                <w:kern w:val="0"/>
                <w:szCs w:val="21"/>
              </w:rPr>
            </w:pPr>
            <w:r>
              <w:rPr>
                <w:rFonts w:hint="eastAsia"/>
                <w:kern w:val="0"/>
                <w:szCs w:val="21"/>
              </w:rPr>
              <w:t>建宁县</w:t>
            </w:r>
            <w:r>
              <w:rPr>
                <w:kern w:val="0"/>
                <w:szCs w:val="21"/>
              </w:rPr>
              <w:t>均口</w:t>
            </w:r>
            <w:r>
              <w:rPr>
                <w:rFonts w:hint="eastAsia"/>
                <w:kern w:val="0"/>
                <w:szCs w:val="21"/>
              </w:rPr>
              <w:t>镇</w:t>
            </w:r>
          </w:p>
        </w:tc>
        <w:tc>
          <w:tcPr>
            <w:tcW w:w="7932" w:type="dxa"/>
            <w:tcBorders>
              <w:top w:val="nil"/>
              <w:left w:val="nil"/>
              <w:bottom w:val="single" w:color="auto" w:sz="4" w:space="0"/>
              <w:right w:val="single" w:color="auto" w:sz="4" w:space="0"/>
            </w:tcBorders>
            <w:shd w:val="clear" w:color="auto" w:fill="auto"/>
            <w:vAlign w:val="center"/>
          </w:tcPr>
          <w:p>
            <w:pPr>
              <w:textAlignment w:val="center"/>
              <w:rPr>
                <w:rFonts w:ascii="宋体" w:hAnsi="宋体" w:eastAsia="宋体" w:cs="宋体"/>
                <w:color w:val="000000"/>
                <w:kern w:val="0"/>
                <w:szCs w:val="21"/>
              </w:rPr>
            </w:pPr>
            <w:r>
              <w:rPr>
                <w:rFonts w:hint="eastAsia"/>
                <w:kern w:val="0"/>
                <w:szCs w:val="21"/>
              </w:rPr>
              <w:t>综合治理河道4.5km，建设生态水系4.5km，新建生态护岸3.829km，改造硬质护岸0.146km，建设生态步道3.422km,生态缓冲带13206m</w:t>
            </w:r>
            <w:r>
              <w:rPr>
                <w:kern w:val="0"/>
                <w:szCs w:val="21"/>
                <w:vertAlign w:val="superscript"/>
              </w:rPr>
              <w:t>2</w:t>
            </w:r>
            <w:r>
              <w:rPr>
                <w:rFonts w:hint="eastAsia"/>
                <w:kern w:val="0"/>
                <w:szCs w:val="21"/>
              </w:rPr>
              <w:t>，恢复河滩湿地13206m</w:t>
            </w:r>
            <w:r>
              <w:rPr>
                <w:kern w:val="0"/>
                <w:szCs w:val="21"/>
                <w:vertAlign w:val="superscript"/>
              </w:rPr>
              <w:t>2</w:t>
            </w:r>
            <w:r>
              <w:rPr>
                <w:rFonts w:hint="eastAsia"/>
                <w:kern w:val="0"/>
                <w:szCs w:val="21"/>
              </w:rPr>
              <w:t>，新建农村集中式污水处理站2处。</w:t>
            </w:r>
          </w:p>
        </w:tc>
        <w:tc>
          <w:tcPr>
            <w:tcW w:w="3748" w:type="dxa"/>
            <w:tcBorders>
              <w:top w:val="nil"/>
              <w:left w:val="nil"/>
              <w:bottom w:val="single" w:color="auto" w:sz="4" w:space="0"/>
              <w:right w:val="single" w:color="auto" w:sz="4" w:space="0"/>
            </w:tcBorders>
            <w:shd w:val="clear" w:color="auto" w:fill="auto"/>
            <w:vAlign w:val="center"/>
          </w:tcPr>
          <w:p>
            <w:pPr>
              <w:textAlignment w:val="center"/>
              <w:rPr>
                <w:rFonts w:ascii="宋体" w:hAnsi="宋体" w:eastAsia="宋体" w:cs="宋体"/>
                <w:color w:val="000000"/>
                <w:kern w:val="0"/>
                <w:szCs w:val="21"/>
              </w:rPr>
            </w:pPr>
            <w:r>
              <w:rPr>
                <w:rFonts w:hint="eastAsia"/>
                <w:kern w:val="0"/>
                <w:szCs w:val="21"/>
              </w:rPr>
              <w:t>通过实施新建</w:t>
            </w:r>
            <w:r>
              <w:rPr>
                <w:kern w:val="0"/>
                <w:szCs w:val="21"/>
              </w:rPr>
              <w:t>生态护坡、修复绿化植被、恢复河滩湿地、恢复水毁河道、新建</w:t>
            </w:r>
            <w:r>
              <w:rPr>
                <w:rFonts w:hint="eastAsia"/>
                <w:kern w:val="0"/>
                <w:szCs w:val="21"/>
              </w:rPr>
              <w:t>农村</w:t>
            </w:r>
            <w:r>
              <w:rPr>
                <w:kern w:val="0"/>
                <w:szCs w:val="21"/>
              </w:rPr>
              <w:t>集中式污水处理设施及其配套管网等工程，</w:t>
            </w:r>
            <w:r>
              <w:rPr>
                <w:rFonts w:hint="eastAsia"/>
                <w:kern w:val="0"/>
                <w:szCs w:val="21"/>
              </w:rPr>
              <w:t>有助于</w:t>
            </w:r>
            <w:r>
              <w:rPr>
                <w:kern w:val="0"/>
                <w:szCs w:val="21"/>
              </w:rPr>
              <w:t>增加修竹溪水环境容量，改善修竹溪水环境</w:t>
            </w:r>
            <w:r>
              <w:rPr>
                <w:rFonts w:hint="eastAsia"/>
                <w:kern w:val="0"/>
                <w:szCs w:val="21"/>
              </w:rPr>
              <w:t>质量</w:t>
            </w:r>
            <w:r>
              <w:rPr>
                <w:kern w:val="0"/>
                <w:szCs w:val="21"/>
              </w:rPr>
              <w:t>。</w:t>
            </w:r>
          </w:p>
        </w:tc>
        <w:tc>
          <w:tcPr>
            <w:tcW w:w="4752" w:type="dxa"/>
            <w:tcBorders>
              <w:top w:val="nil"/>
              <w:left w:val="nil"/>
              <w:bottom w:val="single" w:color="auto" w:sz="4" w:space="0"/>
              <w:right w:val="single" w:color="auto" w:sz="4" w:space="0"/>
            </w:tcBorders>
            <w:shd w:val="clear" w:color="auto" w:fill="auto"/>
            <w:vAlign w:val="center"/>
          </w:tcPr>
          <w:p>
            <w:pPr>
              <w:textAlignment w:val="center"/>
              <w:rPr>
                <w:rFonts w:ascii="Times New Roman" w:hAnsi="Times New Roman" w:eastAsia="等线" w:cs="Times New Roman"/>
                <w:color w:val="000000"/>
                <w:kern w:val="0"/>
                <w:szCs w:val="21"/>
              </w:rPr>
            </w:pPr>
            <w:r>
              <w:rPr>
                <w:kern w:val="0"/>
                <w:szCs w:val="21"/>
              </w:rPr>
              <w:t>　</w:t>
            </w:r>
          </w:p>
        </w:tc>
      </w:tr>
      <w:tr>
        <w:tblPrEx>
          <w:tblLayout w:type="fixed"/>
          <w:tblCellMar>
            <w:top w:w="0" w:type="dxa"/>
            <w:left w:w="108" w:type="dxa"/>
            <w:bottom w:w="0" w:type="dxa"/>
            <w:right w:w="108" w:type="dxa"/>
          </w:tblCellMar>
        </w:tblPrEx>
        <w:trPr>
          <w:trHeight w:val="925" w:hRule="atLeast"/>
        </w:trPr>
        <w:tc>
          <w:tcPr>
            <w:tcW w:w="80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等线" w:cs="Times New Roman"/>
                <w:color w:val="000000"/>
                <w:kern w:val="0"/>
                <w:szCs w:val="21"/>
              </w:rPr>
            </w:pPr>
            <w:r>
              <w:rPr>
                <w:rFonts w:hint="eastAsia" w:ascii="宋体" w:hAnsi="宋体" w:eastAsia="宋体" w:cs="Times New Roman"/>
                <w:color w:val="000000"/>
                <w:kern w:val="0"/>
                <w:szCs w:val="21"/>
              </w:rPr>
              <w:t>（</w:t>
            </w:r>
            <w:r>
              <w:rPr>
                <w:rFonts w:ascii="Times New Roman" w:hAnsi="Times New Roman" w:eastAsia="等线" w:cs="Times New Roman"/>
                <w:color w:val="000000"/>
                <w:kern w:val="0"/>
                <w:szCs w:val="21"/>
              </w:rPr>
              <w:t>2）</w:t>
            </w:r>
          </w:p>
        </w:tc>
        <w:tc>
          <w:tcPr>
            <w:tcW w:w="1740" w:type="dxa"/>
            <w:tcBorders>
              <w:top w:val="nil"/>
              <w:left w:val="nil"/>
              <w:bottom w:val="single" w:color="auto" w:sz="4" w:space="0"/>
              <w:right w:val="single" w:color="auto" w:sz="4" w:space="0"/>
            </w:tcBorders>
            <w:shd w:val="clear" w:color="auto" w:fill="auto"/>
            <w:vAlign w:val="center"/>
          </w:tcPr>
          <w:p>
            <w:pPr>
              <w:jc w:val="center"/>
              <w:textAlignment w:val="center"/>
              <w:rPr>
                <w:rFonts w:ascii="宋体" w:hAnsi="宋体" w:eastAsia="宋体" w:cs="宋体"/>
                <w:color w:val="000000"/>
                <w:kern w:val="0"/>
                <w:szCs w:val="21"/>
              </w:rPr>
            </w:pPr>
            <w:r>
              <w:rPr>
                <w:rFonts w:hint="eastAsia"/>
                <w:kern w:val="0"/>
                <w:szCs w:val="21"/>
              </w:rPr>
              <w:t>建宁县濉溪、圳头溪安全生态水系</w:t>
            </w:r>
          </w:p>
        </w:tc>
        <w:tc>
          <w:tcPr>
            <w:tcW w:w="2178" w:type="dxa"/>
            <w:tcBorders>
              <w:top w:val="nil"/>
              <w:left w:val="nil"/>
              <w:bottom w:val="single" w:color="auto" w:sz="4" w:space="0"/>
              <w:right w:val="single" w:color="auto" w:sz="4" w:space="0"/>
            </w:tcBorders>
            <w:shd w:val="clear" w:color="auto" w:fill="auto"/>
            <w:vAlign w:val="center"/>
          </w:tcPr>
          <w:p>
            <w:pPr>
              <w:jc w:val="center"/>
              <w:rPr>
                <w:rFonts w:ascii="宋体" w:hAnsi="宋体" w:eastAsia="宋体" w:cs="宋体"/>
                <w:color w:val="000000"/>
                <w:kern w:val="0"/>
                <w:szCs w:val="21"/>
              </w:rPr>
            </w:pPr>
            <w:r>
              <w:rPr>
                <w:rFonts w:hint="eastAsia" w:ascii="宋体" w:hAnsi="宋体" w:cs="宋体"/>
                <w:color w:val="000000"/>
                <w:kern w:val="0"/>
                <w:szCs w:val="21"/>
              </w:rPr>
              <w:t>建宁县濉</w:t>
            </w:r>
            <w:r>
              <w:rPr>
                <w:rFonts w:ascii="宋体" w:hAnsi="宋体" w:cs="宋体"/>
                <w:color w:val="000000"/>
                <w:kern w:val="0"/>
                <w:szCs w:val="21"/>
              </w:rPr>
              <w:t>溪镇</w:t>
            </w:r>
            <w:r>
              <w:rPr>
                <w:rFonts w:hint="eastAsia" w:ascii="宋体" w:hAnsi="宋体" w:cs="宋体"/>
                <w:color w:val="000000"/>
                <w:kern w:val="0"/>
                <w:szCs w:val="21"/>
              </w:rPr>
              <w:t>濉溪镇水南村、城关村、黄坊舟、斗埕村</w:t>
            </w:r>
          </w:p>
        </w:tc>
        <w:tc>
          <w:tcPr>
            <w:tcW w:w="7932" w:type="dxa"/>
            <w:tcBorders>
              <w:top w:val="nil"/>
              <w:left w:val="nil"/>
              <w:bottom w:val="single" w:color="auto" w:sz="4" w:space="0"/>
              <w:right w:val="single" w:color="auto" w:sz="4" w:space="0"/>
            </w:tcBorders>
            <w:shd w:val="clear" w:color="auto" w:fill="auto"/>
            <w:vAlign w:val="center"/>
          </w:tcPr>
          <w:p>
            <w:pPr>
              <w:jc w:val="center"/>
              <w:rPr>
                <w:rFonts w:ascii="宋体" w:hAnsi="宋体" w:eastAsia="宋体" w:cs="宋体"/>
                <w:color w:val="000000"/>
                <w:kern w:val="0"/>
                <w:szCs w:val="21"/>
              </w:rPr>
            </w:pPr>
            <w:r>
              <w:rPr>
                <w:rFonts w:hint="eastAsia" w:ascii="宋体" w:hAnsi="宋体" w:cs="宋体"/>
                <w:color w:val="000000"/>
                <w:kern w:val="0"/>
                <w:szCs w:val="21"/>
              </w:rPr>
              <w:t>综合整治河长24.49公里，其中：濉溪城区段13.6公里，圳头溪10.89公里；新建生态护岸1.72公里，其中：濉溪城区段0.62公里、圳头溪1.1公里</w:t>
            </w:r>
          </w:p>
        </w:tc>
        <w:tc>
          <w:tcPr>
            <w:tcW w:w="3748" w:type="dxa"/>
            <w:tcBorders>
              <w:top w:val="nil"/>
              <w:left w:val="nil"/>
              <w:bottom w:val="single" w:color="auto" w:sz="4" w:space="0"/>
              <w:right w:val="single" w:color="auto" w:sz="4" w:space="0"/>
            </w:tcBorders>
            <w:shd w:val="clear" w:color="auto" w:fill="auto"/>
            <w:vAlign w:val="center"/>
          </w:tcPr>
          <w:p>
            <w:pPr>
              <w:textAlignment w:val="center"/>
              <w:rPr>
                <w:rFonts w:ascii="宋体" w:hAnsi="宋体" w:eastAsia="宋体" w:cs="宋体"/>
                <w:color w:val="000000"/>
                <w:kern w:val="0"/>
                <w:szCs w:val="21"/>
              </w:rPr>
            </w:pPr>
            <w:r>
              <w:rPr>
                <w:rFonts w:hint="eastAsia"/>
                <w:kern w:val="0"/>
                <w:szCs w:val="21"/>
              </w:rPr>
              <w:t>　</w:t>
            </w:r>
          </w:p>
        </w:tc>
        <w:tc>
          <w:tcPr>
            <w:tcW w:w="4752" w:type="dxa"/>
            <w:tcBorders>
              <w:top w:val="nil"/>
              <w:left w:val="nil"/>
              <w:bottom w:val="single" w:color="auto" w:sz="4" w:space="0"/>
              <w:right w:val="single" w:color="auto" w:sz="4" w:space="0"/>
            </w:tcBorders>
            <w:shd w:val="clear" w:color="auto" w:fill="auto"/>
            <w:vAlign w:val="center"/>
          </w:tcPr>
          <w:p>
            <w:pPr>
              <w:textAlignment w:val="center"/>
              <w:rPr>
                <w:rFonts w:ascii="Times New Roman" w:hAnsi="Times New Roman" w:eastAsia="等线" w:cs="Times New Roman"/>
                <w:color w:val="000000"/>
                <w:kern w:val="0"/>
                <w:szCs w:val="21"/>
              </w:rPr>
            </w:pPr>
            <w:r>
              <w:rPr>
                <w:kern w:val="0"/>
                <w:szCs w:val="21"/>
              </w:rPr>
              <w:t>　</w:t>
            </w:r>
          </w:p>
        </w:tc>
      </w:tr>
      <w:tr>
        <w:tblPrEx>
          <w:tblLayout w:type="fixed"/>
          <w:tblCellMar>
            <w:top w:w="0" w:type="dxa"/>
            <w:left w:w="108" w:type="dxa"/>
            <w:bottom w:w="0" w:type="dxa"/>
            <w:right w:w="108" w:type="dxa"/>
          </w:tblCellMar>
        </w:tblPrEx>
        <w:trPr>
          <w:trHeight w:val="1152" w:hRule="atLeast"/>
        </w:trPr>
        <w:tc>
          <w:tcPr>
            <w:tcW w:w="80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等线" w:cs="Times New Roman"/>
                <w:color w:val="000000"/>
                <w:kern w:val="0"/>
                <w:szCs w:val="21"/>
              </w:rPr>
            </w:pPr>
            <w:r>
              <w:rPr>
                <w:rFonts w:hint="eastAsia" w:ascii="宋体" w:hAnsi="宋体" w:eastAsia="宋体" w:cs="Times New Roman"/>
                <w:color w:val="000000"/>
                <w:kern w:val="0"/>
                <w:szCs w:val="21"/>
              </w:rPr>
              <w:t>（</w:t>
            </w:r>
            <w:r>
              <w:rPr>
                <w:rFonts w:ascii="Times New Roman" w:hAnsi="Times New Roman" w:eastAsia="等线" w:cs="Times New Roman"/>
                <w:color w:val="000000"/>
                <w:kern w:val="0"/>
                <w:szCs w:val="21"/>
              </w:rPr>
              <w:t>3）</w:t>
            </w:r>
          </w:p>
        </w:tc>
        <w:tc>
          <w:tcPr>
            <w:tcW w:w="1740" w:type="dxa"/>
            <w:tcBorders>
              <w:top w:val="nil"/>
              <w:left w:val="nil"/>
              <w:bottom w:val="single" w:color="auto" w:sz="4" w:space="0"/>
              <w:right w:val="single" w:color="auto" w:sz="4" w:space="0"/>
            </w:tcBorders>
            <w:shd w:val="clear" w:color="auto" w:fill="auto"/>
            <w:vAlign w:val="center"/>
          </w:tcPr>
          <w:p>
            <w:pPr>
              <w:jc w:val="center"/>
              <w:textAlignment w:val="center"/>
              <w:rPr>
                <w:rFonts w:ascii="宋体" w:hAnsi="宋体" w:eastAsia="宋体" w:cs="宋体"/>
                <w:color w:val="000000"/>
                <w:kern w:val="0"/>
                <w:szCs w:val="21"/>
              </w:rPr>
            </w:pPr>
            <w:r>
              <w:rPr>
                <w:rFonts w:hint="eastAsia"/>
                <w:kern w:val="0"/>
                <w:szCs w:val="21"/>
              </w:rPr>
              <w:t>建宁县闽江源头（濉溪段）生态修复保护工程水土流失治理</w:t>
            </w:r>
          </w:p>
        </w:tc>
        <w:tc>
          <w:tcPr>
            <w:tcW w:w="2178" w:type="dxa"/>
            <w:tcBorders>
              <w:top w:val="nil"/>
              <w:left w:val="nil"/>
              <w:bottom w:val="single" w:color="auto" w:sz="4" w:space="0"/>
              <w:right w:val="single" w:color="auto" w:sz="4" w:space="0"/>
            </w:tcBorders>
            <w:shd w:val="clear" w:color="auto" w:fill="auto"/>
            <w:vAlign w:val="center"/>
          </w:tcPr>
          <w:p>
            <w:pPr>
              <w:jc w:val="center"/>
              <w:rPr>
                <w:rFonts w:ascii="宋体" w:hAnsi="宋体" w:eastAsia="宋体" w:cs="宋体"/>
                <w:color w:val="000000"/>
                <w:kern w:val="0"/>
                <w:szCs w:val="21"/>
              </w:rPr>
            </w:pPr>
            <w:r>
              <w:rPr>
                <w:rFonts w:hint="eastAsia" w:ascii="宋体" w:hAnsi="宋体" w:cs="宋体"/>
                <w:color w:val="000000"/>
                <w:kern w:val="0"/>
                <w:szCs w:val="21"/>
              </w:rPr>
              <w:t>建宁县濉溪</w:t>
            </w:r>
            <w:r>
              <w:rPr>
                <w:rFonts w:ascii="宋体" w:hAnsi="宋体" w:cs="宋体"/>
                <w:color w:val="000000"/>
                <w:kern w:val="0"/>
                <w:szCs w:val="21"/>
              </w:rPr>
              <w:t>镇</w:t>
            </w:r>
            <w:r>
              <w:rPr>
                <w:rFonts w:hint="eastAsia" w:ascii="宋体" w:hAnsi="宋体" w:cs="宋体"/>
                <w:color w:val="000000"/>
                <w:kern w:val="0"/>
                <w:szCs w:val="21"/>
              </w:rPr>
              <w:t>大源村</w:t>
            </w:r>
            <w:r>
              <w:rPr>
                <w:rFonts w:ascii="宋体" w:hAnsi="宋体" w:cs="宋体"/>
                <w:color w:val="000000"/>
                <w:kern w:val="0"/>
                <w:szCs w:val="21"/>
              </w:rPr>
              <w:t>、高峰村、</w:t>
            </w:r>
            <w:r>
              <w:rPr>
                <w:rFonts w:hint="eastAsia" w:ascii="宋体" w:hAnsi="宋体" w:cs="宋体"/>
                <w:color w:val="000000"/>
                <w:kern w:val="0"/>
                <w:szCs w:val="21"/>
              </w:rPr>
              <w:t>长</w:t>
            </w:r>
            <w:r>
              <w:rPr>
                <w:rFonts w:ascii="宋体" w:hAnsi="宋体" w:cs="宋体"/>
                <w:color w:val="000000"/>
                <w:kern w:val="0"/>
                <w:szCs w:val="21"/>
              </w:rPr>
              <w:t>吉村</w:t>
            </w:r>
            <w:r>
              <w:rPr>
                <w:rFonts w:hint="eastAsia" w:ascii="宋体" w:hAnsi="宋体" w:cs="宋体"/>
                <w:color w:val="000000"/>
                <w:kern w:val="0"/>
                <w:szCs w:val="21"/>
              </w:rPr>
              <w:t>和</w:t>
            </w:r>
            <w:r>
              <w:rPr>
                <w:rFonts w:ascii="宋体" w:hAnsi="宋体" w:cs="宋体"/>
                <w:color w:val="000000"/>
                <w:kern w:val="0"/>
                <w:szCs w:val="21"/>
              </w:rPr>
              <w:t>均口镇</w:t>
            </w:r>
          </w:p>
        </w:tc>
        <w:tc>
          <w:tcPr>
            <w:tcW w:w="7932" w:type="dxa"/>
            <w:tcBorders>
              <w:top w:val="nil"/>
              <w:left w:val="nil"/>
              <w:bottom w:val="single" w:color="auto" w:sz="4" w:space="0"/>
              <w:right w:val="single" w:color="auto" w:sz="4" w:space="0"/>
            </w:tcBorders>
            <w:shd w:val="clear" w:color="auto" w:fill="auto"/>
            <w:vAlign w:val="center"/>
          </w:tcPr>
          <w:p>
            <w:pPr>
              <w:jc w:val="center"/>
              <w:rPr>
                <w:rFonts w:ascii="宋体" w:hAnsi="宋体" w:eastAsia="宋体" w:cs="宋体"/>
                <w:color w:val="000000"/>
                <w:kern w:val="0"/>
                <w:szCs w:val="21"/>
              </w:rPr>
            </w:pPr>
            <w:r>
              <w:rPr>
                <w:rFonts w:hint="eastAsia" w:ascii="宋体" w:hAnsi="宋体" w:cs="宋体"/>
                <w:color w:val="000000"/>
                <w:kern w:val="0"/>
                <w:szCs w:val="21"/>
              </w:rPr>
              <w:t>实施综合治理水土流失面积2369.76公顷；其中：大源、高峰、长吉综合治理面积2119.76公顷，均口镇综合治理面积250公顷。</w:t>
            </w:r>
          </w:p>
        </w:tc>
        <w:tc>
          <w:tcPr>
            <w:tcW w:w="3748" w:type="dxa"/>
            <w:tcBorders>
              <w:top w:val="nil"/>
              <w:left w:val="nil"/>
              <w:bottom w:val="single" w:color="auto" w:sz="4" w:space="0"/>
              <w:right w:val="single" w:color="auto" w:sz="4" w:space="0"/>
            </w:tcBorders>
            <w:shd w:val="clear" w:color="auto" w:fill="auto"/>
            <w:vAlign w:val="center"/>
          </w:tcPr>
          <w:p>
            <w:pPr>
              <w:textAlignment w:val="center"/>
              <w:rPr>
                <w:rFonts w:ascii="宋体" w:hAnsi="宋体" w:eastAsia="宋体" w:cs="宋体"/>
                <w:color w:val="000000"/>
                <w:kern w:val="0"/>
                <w:szCs w:val="21"/>
              </w:rPr>
            </w:pPr>
            <w:r>
              <w:rPr>
                <w:rFonts w:hint="eastAsia"/>
                <w:kern w:val="0"/>
                <w:szCs w:val="21"/>
              </w:rPr>
              <w:t>水土流失</w:t>
            </w:r>
            <w:r>
              <w:rPr>
                <w:kern w:val="0"/>
                <w:szCs w:val="21"/>
              </w:rPr>
              <w:t>综合治理面积</w:t>
            </w:r>
            <w:r>
              <w:rPr>
                <w:rFonts w:hint="eastAsia"/>
                <w:kern w:val="0"/>
                <w:szCs w:val="21"/>
              </w:rPr>
              <w:t>23.7平方</w:t>
            </w:r>
            <w:r>
              <w:rPr>
                <w:kern w:val="0"/>
                <w:szCs w:val="21"/>
              </w:rPr>
              <w:t>公里。</w:t>
            </w:r>
          </w:p>
        </w:tc>
        <w:tc>
          <w:tcPr>
            <w:tcW w:w="4752" w:type="dxa"/>
            <w:tcBorders>
              <w:top w:val="nil"/>
              <w:left w:val="nil"/>
              <w:bottom w:val="single" w:color="auto" w:sz="4" w:space="0"/>
              <w:right w:val="single" w:color="auto" w:sz="4" w:space="0"/>
            </w:tcBorders>
            <w:shd w:val="clear" w:color="auto" w:fill="auto"/>
            <w:vAlign w:val="center"/>
          </w:tcPr>
          <w:p>
            <w:pPr>
              <w:textAlignment w:val="center"/>
              <w:rPr>
                <w:rFonts w:ascii="Times New Roman" w:hAnsi="Times New Roman" w:eastAsia="等线" w:cs="Times New Roman"/>
                <w:color w:val="000000"/>
                <w:kern w:val="0"/>
                <w:szCs w:val="21"/>
              </w:rPr>
            </w:pPr>
            <w:r>
              <w:rPr>
                <w:kern w:val="0"/>
                <w:szCs w:val="21"/>
              </w:rPr>
              <w:t>　</w:t>
            </w:r>
          </w:p>
        </w:tc>
      </w:tr>
      <w:tr>
        <w:tblPrEx>
          <w:tblLayout w:type="fixed"/>
          <w:tblCellMar>
            <w:top w:w="0" w:type="dxa"/>
            <w:left w:w="108" w:type="dxa"/>
            <w:bottom w:w="0" w:type="dxa"/>
            <w:right w:w="108" w:type="dxa"/>
          </w:tblCellMar>
        </w:tblPrEx>
        <w:trPr>
          <w:trHeight w:val="576" w:hRule="atLeast"/>
        </w:trPr>
        <w:tc>
          <w:tcPr>
            <w:tcW w:w="80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等线" w:cs="Times New Roman"/>
                <w:color w:val="000000"/>
                <w:kern w:val="0"/>
                <w:szCs w:val="21"/>
              </w:rPr>
            </w:pPr>
            <w:r>
              <w:rPr>
                <w:rFonts w:hint="eastAsia" w:ascii="宋体" w:hAnsi="宋体" w:eastAsia="宋体" w:cs="Times New Roman"/>
                <w:color w:val="000000"/>
                <w:kern w:val="0"/>
                <w:szCs w:val="21"/>
              </w:rPr>
              <w:t>（</w:t>
            </w:r>
            <w:r>
              <w:rPr>
                <w:rFonts w:ascii="Times New Roman" w:hAnsi="Times New Roman" w:eastAsia="等线" w:cs="Times New Roman"/>
                <w:color w:val="000000"/>
                <w:kern w:val="0"/>
                <w:szCs w:val="21"/>
              </w:rPr>
              <w:t>4）</w:t>
            </w:r>
          </w:p>
        </w:tc>
        <w:tc>
          <w:tcPr>
            <w:tcW w:w="1740" w:type="dxa"/>
            <w:tcBorders>
              <w:top w:val="nil"/>
              <w:left w:val="nil"/>
              <w:bottom w:val="single" w:color="auto" w:sz="4" w:space="0"/>
              <w:right w:val="single" w:color="auto" w:sz="4" w:space="0"/>
            </w:tcBorders>
            <w:shd w:val="clear" w:color="auto" w:fill="auto"/>
            <w:vAlign w:val="center"/>
          </w:tcPr>
          <w:p>
            <w:pPr>
              <w:jc w:val="center"/>
              <w:textAlignment w:val="center"/>
              <w:rPr>
                <w:rFonts w:ascii="宋体" w:hAnsi="宋体" w:eastAsia="宋体" w:cs="宋体"/>
                <w:color w:val="000000"/>
                <w:kern w:val="0"/>
                <w:szCs w:val="21"/>
              </w:rPr>
            </w:pPr>
            <w:r>
              <w:rPr>
                <w:rFonts w:hint="eastAsia"/>
                <w:kern w:val="0"/>
                <w:szCs w:val="21"/>
              </w:rPr>
              <w:t>建宁县高标准农田建设项目</w:t>
            </w:r>
          </w:p>
        </w:tc>
        <w:tc>
          <w:tcPr>
            <w:tcW w:w="2178" w:type="dxa"/>
            <w:tcBorders>
              <w:top w:val="nil"/>
              <w:left w:val="nil"/>
              <w:bottom w:val="single" w:color="auto" w:sz="4" w:space="0"/>
              <w:right w:val="single" w:color="auto" w:sz="4" w:space="0"/>
            </w:tcBorders>
            <w:shd w:val="clear" w:color="auto" w:fill="auto"/>
            <w:vAlign w:val="center"/>
          </w:tcPr>
          <w:p>
            <w:pPr>
              <w:jc w:val="center"/>
              <w:rPr>
                <w:rFonts w:ascii="宋体" w:hAnsi="宋体" w:eastAsia="宋体" w:cs="宋体"/>
                <w:color w:val="000000"/>
                <w:kern w:val="0"/>
                <w:szCs w:val="21"/>
              </w:rPr>
            </w:pPr>
            <w:r>
              <w:rPr>
                <w:rFonts w:hint="eastAsia" w:ascii="宋体" w:hAnsi="宋体" w:cs="宋体"/>
                <w:color w:val="000000"/>
                <w:kern w:val="0"/>
                <w:szCs w:val="21"/>
              </w:rPr>
              <w:t>建宁县宁</w:t>
            </w:r>
            <w:r>
              <w:rPr>
                <w:rFonts w:ascii="宋体" w:hAnsi="宋体" w:cs="宋体"/>
                <w:color w:val="000000"/>
                <w:kern w:val="0"/>
                <w:szCs w:val="21"/>
              </w:rPr>
              <w:t>溪流域</w:t>
            </w:r>
          </w:p>
        </w:tc>
        <w:tc>
          <w:tcPr>
            <w:tcW w:w="7932" w:type="dxa"/>
            <w:tcBorders>
              <w:top w:val="nil"/>
              <w:left w:val="nil"/>
              <w:bottom w:val="single" w:color="auto" w:sz="4" w:space="0"/>
              <w:right w:val="single" w:color="auto" w:sz="4" w:space="0"/>
            </w:tcBorders>
            <w:shd w:val="clear" w:color="auto" w:fill="auto"/>
            <w:vAlign w:val="center"/>
          </w:tcPr>
          <w:p>
            <w:pPr>
              <w:jc w:val="center"/>
              <w:rPr>
                <w:rFonts w:ascii="宋体" w:hAnsi="宋体" w:eastAsia="宋体" w:cs="宋体"/>
                <w:color w:val="000000"/>
                <w:kern w:val="0"/>
                <w:szCs w:val="21"/>
              </w:rPr>
            </w:pPr>
            <w:r>
              <w:rPr>
                <w:rFonts w:hint="eastAsia" w:ascii="宋体" w:hAnsi="宋体" w:cs="宋体"/>
                <w:color w:val="000000"/>
                <w:kern w:val="0"/>
                <w:szCs w:val="21"/>
              </w:rPr>
              <w:t>建设高标准农田（莲田）0.6万亩</w:t>
            </w:r>
          </w:p>
        </w:tc>
        <w:tc>
          <w:tcPr>
            <w:tcW w:w="3748" w:type="dxa"/>
            <w:tcBorders>
              <w:top w:val="nil"/>
              <w:left w:val="nil"/>
              <w:bottom w:val="single" w:color="auto" w:sz="4" w:space="0"/>
              <w:right w:val="single" w:color="auto" w:sz="4" w:space="0"/>
            </w:tcBorders>
            <w:shd w:val="clear" w:color="auto" w:fill="auto"/>
            <w:vAlign w:val="center"/>
          </w:tcPr>
          <w:p>
            <w:pPr>
              <w:textAlignment w:val="center"/>
              <w:rPr>
                <w:rFonts w:ascii="宋体" w:hAnsi="宋体" w:eastAsia="宋体" w:cs="宋体"/>
                <w:color w:val="000000"/>
                <w:kern w:val="0"/>
                <w:szCs w:val="21"/>
              </w:rPr>
            </w:pPr>
            <w:r>
              <w:rPr>
                <w:rFonts w:hint="eastAsia"/>
                <w:kern w:val="0"/>
                <w:szCs w:val="21"/>
              </w:rPr>
              <w:t>　</w:t>
            </w:r>
          </w:p>
        </w:tc>
        <w:tc>
          <w:tcPr>
            <w:tcW w:w="4752" w:type="dxa"/>
            <w:tcBorders>
              <w:top w:val="nil"/>
              <w:left w:val="nil"/>
              <w:bottom w:val="single" w:color="auto" w:sz="4" w:space="0"/>
              <w:right w:val="single" w:color="auto" w:sz="4" w:space="0"/>
            </w:tcBorders>
            <w:shd w:val="clear" w:color="auto" w:fill="auto"/>
            <w:vAlign w:val="center"/>
          </w:tcPr>
          <w:p>
            <w:pPr>
              <w:textAlignment w:val="center"/>
              <w:rPr>
                <w:rFonts w:ascii="Times New Roman" w:hAnsi="Times New Roman" w:eastAsia="等线" w:cs="Times New Roman"/>
                <w:color w:val="000000"/>
                <w:kern w:val="0"/>
                <w:szCs w:val="21"/>
              </w:rPr>
            </w:pPr>
            <w:r>
              <w:rPr>
                <w:kern w:val="0"/>
                <w:szCs w:val="21"/>
              </w:rPr>
              <w:t>　</w:t>
            </w:r>
          </w:p>
        </w:tc>
      </w:tr>
      <w:tr>
        <w:tblPrEx>
          <w:tblLayout w:type="fixed"/>
          <w:tblCellMar>
            <w:top w:w="0" w:type="dxa"/>
            <w:left w:w="108" w:type="dxa"/>
            <w:bottom w:w="0" w:type="dxa"/>
            <w:right w:w="108" w:type="dxa"/>
          </w:tblCellMar>
        </w:tblPrEx>
        <w:trPr>
          <w:trHeight w:val="576" w:hRule="atLeast"/>
        </w:trPr>
        <w:tc>
          <w:tcPr>
            <w:tcW w:w="80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等线" w:cs="Times New Roman"/>
                <w:color w:val="000000"/>
                <w:kern w:val="0"/>
                <w:szCs w:val="21"/>
              </w:rPr>
            </w:pPr>
            <w:r>
              <w:rPr>
                <w:rFonts w:hint="eastAsia" w:ascii="宋体" w:hAnsi="宋体" w:eastAsia="宋体" w:cs="Times New Roman"/>
                <w:color w:val="000000"/>
                <w:kern w:val="0"/>
                <w:szCs w:val="21"/>
              </w:rPr>
              <w:t>（</w:t>
            </w:r>
            <w:r>
              <w:rPr>
                <w:rFonts w:ascii="Times New Roman" w:hAnsi="Times New Roman" w:eastAsia="等线" w:cs="Times New Roman"/>
                <w:color w:val="000000"/>
                <w:kern w:val="0"/>
                <w:szCs w:val="21"/>
              </w:rPr>
              <w:t>5）</w:t>
            </w:r>
          </w:p>
        </w:tc>
        <w:tc>
          <w:tcPr>
            <w:tcW w:w="1740" w:type="dxa"/>
            <w:tcBorders>
              <w:top w:val="nil"/>
              <w:left w:val="nil"/>
              <w:bottom w:val="single" w:color="auto" w:sz="4" w:space="0"/>
              <w:right w:val="single" w:color="auto" w:sz="4" w:space="0"/>
            </w:tcBorders>
            <w:shd w:val="clear" w:color="auto" w:fill="auto"/>
            <w:vAlign w:val="center"/>
          </w:tcPr>
          <w:p>
            <w:pPr>
              <w:jc w:val="center"/>
              <w:textAlignment w:val="center"/>
              <w:rPr>
                <w:rFonts w:ascii="宋体" w:hAnsi="宋体" w:eastAsia="宋体" w:cs="宋体"/>
                <w:color w:val="000000"/>
                <w:kern w:val="0"/>
                <w:szCs w:val="21"/>
              </w:rPr>
            </w:pPr>
            <w:r>
              <w:rPr>
                <w:rFonts w:hint="eastAsia"/>
                <w:kern w:val="0"/>
                <w:szCs w:val="21"/>
              </w:rPr>
              <w:t>大源重点生态区位商品林赎买</w:t>
            </w:r>
          </w:p>
        </w:tc>
        <w:tc>
          <w:tcPr>
            <w:tcW w:w="2178" w:type="dxa"/>
            <w:tcBorders>
              <w:top w:val="nil"/>
              <w:left w:val="nil"/>
              <w:bottom w:val="single" w:color="auto" w:sz="4" w:space="0"/>
              <w:right w:val="single" w:color="auto" w:sz="4" w:space="0"/>
            </w:tcBorders>
            <w:shd w:val="clear" w:color="auto" w:fill="auto"/>
            <w:vAlign w:val="center"/>
          </w:tcPr>
          <w:p>
            <w:pPr>
              <w:jc w:val="center"/>
              <w:rPr>
                <w:rFonts w:ascii="宋体" w:hAnsi="宋体" w:eastAsia="宋体" w:cs="宋体"/>
                <w:color w:val="000000"/>
                <w:kern w:val="0"/>
                <w:szCs w:val="21"/>
              </w:rPr>
            </w:pPr>
            <w:r>
              <w:rPr>
                <w:rFonts w:hint="eastAsia" w:ascii="宋体" w:hAnsi="宋体" w:cs="宋体"/>
                <w:color w:val="000000"/>
                <w:kern w:val="0"/>
                <w:szCs w:val="21"/>
              </w:rPr>
              <w:t>建宁县濉</w:t>
            </w:r>
            <w:r>
              <w:rPr>
                <w:rFonts w:ascii="宋体" w:hAnsi="宋体" w:cs="宋体"/>
                <w:color w:val="000000"/>
                <w:kern w:val="0"/>
                <w:szCs w:val="21"/>
              </w:rPr>
              <w:t>溪镇</w:t>
            </w:r>
          </w:p>
        </w:tc>
        <w:tc>
          <w:tcPr>
            <w:tcW w:w="7932" w:type="dxa"/>
            <w:tcBorders>
              <w:top w:val="nil"/>
              <w:left w:val="nil"/>
              <w:bottom w:val="single" w:color="auto" w:sz="4" w:space="0"/>
              <w:right w:val="single" w:color="auto" w:sz="4" w:space="0"/>
            </w:tcBorders>
            <w:shd w:val="clear" w:color="auto" w:fill="auto"/>
            <w:vAlign w:val="center"/>
          </w:tcPr>
          <w:p>
            <w:pPr>
              <w:jc w:val="center"/>
              <w:rPr>
                <w:rFonts w:ascii="宋体" w:hAnsi="宋体" w:eastAsia="宋体" w:cs="宋体"/>
                <w:color w:val="000000"/>
                <w:kern w:val="0"/>
                <w:szCs w:val="21"/>
              </w:rPr>
            </w:pPr>
            <w:r>
              <w:rPr>
                <w:rFonts w:hint="eastAsia" w:ascii="宋体" w:hAnsi="宋体" w:cs="宋体"/>
                <w:color w:val="000000"/>
                <w:kern w:val="0"/>
                <w:szCs w:val="21"/>
              </w:rPr>
              <w:t>2017年4月至2018年实施重点生态区位商品林赎买0.182万亩，2019年计划实施重点生态区位商品林赎买0.35万亩。对应绩效目标：完成商品林赎买0.532万亩。</w:t>
            </w:r>
          </w:p>
        </w:tc>
        <w:tc>
          <w:tcPr>
            <w:tcW w:w="3748" w:type="dxa"/>
            <w:tcBorders>
              <w:top w:val="nil"/>
              <w:left w:val="nil"/>
              <w:bottom w:val="single" w:color="auto" w:sz="4" w:space="0"/>
              <w:right w:val="single" w:color="auto" w:sz="4" w:space="0"/>
            </w:tcBorders>
            <w:shd w:val="clear" w:color="auto" w:fill="auto"/>
            <w:vAlign w:val="center"/>
          </w:tcPr>
          <w:p>
            <w:pPr>
              <w:textAlignment w:val="center"/>
              <w:rPr>
                <w:rFonts w:ascii="宋体" w:hAnsi="宋体" w:eastAsia="宋体" w:cs="宋体"/>
                <w:color w:val="000000"/>
                <w:kern w:val="0"/>
                <w:szCs w:val="21"/>
              </w:rPr>
            </w:pPr>
            <w:r>
              <w:rPr>
                <w:rFonts w:hint="eastAsia"/>
                <w:kern w:val="0"/>
                <w:szCs w:val="21"/>
              </w:rPr>
              <w:t>完成商品林</w:t>
            </w:r>
            <w:r>
              <w:rPr>
                <w:kern w:val="0"/>
                <w:szCs w:val="21"/>
              </w:rPr>
              <w:t>赎买</w:t>
            </w:r>
            <w:r>
              <w:rPr>
                <w:rFonts w:hint="eastAsia"/>
                <w:kern w:val="0"/>
                <w:szCs w:val="21"/>
              </w:rPr>
              <w:t>0</w:t>
            </w:r>
            <w:r>
              <w:rPr>
                <w:kern w:val="0"/>
                <w:szCs w:val="21"/>
              </w:rPr>
              <w:t>.5</w:t>
            </w:r>
            <w:r>
              <w:rPr>
                <w:rFonts w:hint="eastAsia"/>
                <w:kern w:val="0"/>
                <w:szCs w:val="21"/>
              </w:rPr>
              <w:t>万亩</w:t>
            </w:r>
          </w:p>
        </w:tc>
        <w:tc>
          <w:tcPr>
            <w:tcW w:w="4752" w:type="dxa"/>
            <w:tcBorders>
              <w:top w:val="nil"/>
              <w:left w:val="nil"/>
              <w:bottom w:val="single" w:color="auto" w:sz="4" w:space="0"/>
              <w:right w:val="single" w:color="auto" w:sz="4" w:space="0"/>
            </w:tcBorders>
            <w:shd w:val="clear" w:color="auto" w:fill="auto"/>
            <w:vAlign w:val="center"/>
          </w:tcPr>
          <w:p>
            <w:pPr>
              <w:textAlignment w:val="center"/>
              <w:rPr>
                <w:rFonts w:ascii="Times New Roman" w:hAnsi="Times New Roman" w:eastAsia="等线" w:cs="Times New Roman"/>
                <w:color w:val="000000"/>
                <w:kern w:val="0"/>
                <w:szCs w:val="21"/>
              </w:rPr>
            </w:pPr>
            <w:r>
              <w:rPr>
                <w:kern w:val="0"/>
                <w:szCs w:val="21"/>
              </w:rPr>
              <w:t>　</w:t>
            </w:r>
          </w:p>
        </w:tc>
      </w:tr>
      <w:tr>
        <w:tblPrEx>
          <w:tblLayout w:type="fixed"/>
          <w:tblCellMar>
            <w:top w:w="0" w:type="dxa"/>
            <w:left w:w="108" w:type="dxa"/>
            <w:bottom w:w="0" w:type="dxa"/>
            <w:right w:w="108" w:type="dxa"/>
          </w:tblCellMar>
        </w:tblPrEx>
        <w:trPr>
          <w:trHeight w:val="983" w:hRule="atLeast"/>
        </w:trPr>
        <w:tc>
          <w:tcPr>
            <w:tcW w:w="80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等线" w:cs="Times New Roman"/>
                <w:color w:val="000000"/>
                <w:kern w:val="0"/>
                <w:szCs w:val="21"/>
              </w:rPr>
            </w:pPr>
            <w:r>
              <w:rPr>
                <w:rFonts w:hint="eastAsia" w:ascii="宋体" w:hAnsi="宋体" w:eastAsia="宋体" w:cs="Times New Roman"/>
                <w:color w:val="000000"/>
                <w:kern w:val="0"/>
                <w:szCs w:val="21"/>
              </w:rPr>
              <w:t>（</w:t>
            </w:r>
            <w:r>
              <w:rPr>
                <w:rFonts w:ascii="Times New Roman" w:hAnsi="Times New Roman" w:eastAsia="等线" w:cs="Times New Roman"/>
                <w:color w:val="000000"/>
                <w:kern w:val="0"/>
                <w:szCs w:val="21"/>
              </w:rPr>
              <w:t>6）</w:t>
            </w:r>
          </w:p>
        </w:tc>
        <w:tc>
          <w:tcPr>
            <w:tcW w:w="1740" w:type="dxa"/>
            <w:tcBorders>
              <w:top w:val="nil"/>
              <w:left w:val="nil"/>
              <w:bottom w:val="single" w:color="auto" w:sz="4" w:space="0"/>
              <w:right w:val="single" w:color="auto" w:sz="4" w:space="0"/>
            </w:tcBorders>
            <w:shd w:val="clear" w:color="auto" w:fill="auto"/>
            <w:vAlign w:val="center"/>
          </w:tcPr>
          <w:p>
            <w:pPr>
              <w:jc w:val="center"/>
              <w:textAlignment w:val="center"/>
              <w:rPr>
                <w:rFonts w:ascii="宋体" w:hAnsi="宋体" w:eastAsia="宋体" w:cs="宋体"/>
                <w:color w:val="000000"/>
                <w:kern w:val="0"/>
                <w:szCs w:val="21"/>
              </w:rPr>
            </w:pPr>
            <w:r>
              <w:rPr>
                <w:rFonts w:hint="eastAsia"/>
                <w:kern w:val="0"/>
                <w:szCs w:val="21"/>
              </w:rPr>
              <w:t>圳头铺前至大源人居环境整治提升工程</w:t>
            </w:r>
          </w:p>
        </w:tc>
        <w:tc>
          <w:tcPr>
            <w:tcW w:w="2178" w:type="dxa"/>
            <w:tcBorders>
              <w:top w:val="nil"/>
              <w:left w:val="nil"/>
              <w:bottom w:val="single" w:color="auto" w:sz="4" w:space="0"/>
              <w:right w:val="single" w:color="auto" w:sz="4" w:space="0"/>
            </w:tcBorders>
            <w:shd w:val="clear" w:color="auto" w:fill="auto"/>
            <w:vAlign w:val="center"/>
          </w:tcPr>
          <w:p>
            <w:pPr>
              <w:jc w:val="center"/>
              <w:rPr>
                <w:rFonts w:ascii="宋体" w:hAnsi="宋体" w:eastAsia="宋体" w:cs="宋体"/>
                <w:color w:val="000000"/>
                <w:kern w:val="0"/>
                <w:szCs w:val="21"/>
              </w:rPr>
            </w:pPr>
            <w:r>
              <w:rPr>
                <w:rFonts w:hint="eastAsia" w:ascii="宋体" w:hAnsi="宋体" w:cs="宋体"/>
                <w:color w:val="000000"/>
                <w:kern w:val="0"/>
                <w:szCs w:val="21"/>
              </w:rPr>
              <w:t>建宁县圳</w:t>
            </w:r>
            <w:r>
              <w:rPr>
                <w:rFonts w:ascii="宋体" w:hAnsi="宋体" w:cs="宋体"/>
                <w:color w:val="000000"/>
                <w:kern w:val="0"/>
                <w:szCs w:val="21"/>
              </w:rPr>
              <w:t>头</w:t>
            </w:r>
            <w:r>
              <w:rPr>
                <w:rFonts w:hint="eastAsia" w:ascii="宋体" w:hAnsi="宋体" w:cs="宋体"/>
                <w:color w:val="000000"/>
                <w:kern w:val="0"/>
                <w:szCs w:val="21"/>
              </w:rPr>
              <w:t>村</w:t>
            </w:r>
            <w:r>
              <w:rPr>
                <w:rFonts w:ascii="宋体" w:hAnsi="宋体" w:cs="宋体"/>
                <w:color w:val="000000"/>
                <w:kern w:val="0"/>
                <w:szCs w:val="21"/>
              </w:rPr>
              <w:t>铺前</w:t>
            </w:r>
            <w:r>
              <w:rPr>
                <w:rFonts w:hint="eastAsia" w:ascii="宋体" w:hAnsi="宋体" w:cs="宋体"/>
                <w:color w:val="000000"/>
                <w:kern w:val="0"/>
                <w:szCs w:val="21"/>
              </w:rPr>
              <w:t>组至</w:t>
            </w:r>
            <w:r>
              <w:rPr>
                <w:rFonts w:ascii="宋体" w:hAnsi="宋体" w:cs="宋体"/>
                <w:color w:val="000000"/>
                <w:kern w:val="0"/>
                <w:szCs w:val="21"/>
              </w:rPr>
              <w:t>大源</w:t>
            </w:r>
            <w:r>
              <w:rPr>
                <w:rFonts w:hint="eastAsia" w:ascii="宋体" w:hAnsi="宋体" w:cs="宋体"/>
                <w:color w:val="000000"/>
                <w:kern w:val="0"/>
                <w:szCs w:val="21"/>
              </w:rPr>
              <w:t>村</w:t>
            </w:r>
            <w:r>
              <w:rPr>
                <w:rFonts w:ascii="宋体" w:hAnsi="宋体" w:cs="宋体"/>
                <w:color w:val="000000"/>
                <w:kern w:val="0"/>
                <w:szCs w:val="21"/>
              </w:rPr>
              <w:t>段</w:t>
            </w:r>
          </w:p>
        </w:tc>
        <w:tc>
          <w:tcPr>
            <w:tcW w:w="7932" w:type="dxa"/>
            <w:tcBorders>
              <w:top w:val="nil"/>
              <w:left w:val="nil"/>
              <w:bottom w:val="single" w:color="auto" w:sz="4" w:space="0"/>
              <w:right w:val="single" w:color="auto" w:sz="4" w:space="0"/>
            </w:tcBorders>
            <w:shd w:val="clear" w:color="auto" w:fill="auto"/>
            <w:vAlign w:val="center"/>
          </w:tcPr>
          <w:p>
            <w:pPr>
              <w:jc w:val="center"/>
              <w:rPr>
                <w:rFonts w:ascii="宋体" w:hAnsi="宋体" w:eastAsia="宋体" w:cs="宋体"/>
                <w:color w:val="000000"/>
                <w:kern w:val="0"/>
                <w:szCs w:val="21"/>
              </w:rPr>
            </w:pPr>
            <w:r>
              <w:rPr>
                <w:rFonts w:hint="eastAsia" w:ascii="宋体" w:hAnsi="宋体" w:cs="宋体"/>
                <w:color w:val="000000"/>
                <w:kern w:val="0"/>
                <w:szCs w:val="21"/>
              </w:rPr>
              <w:t>新建大源村、高峰村集中式污水处理设施2处；新建改造三格化粪池80户、改造大源村公厕1座；对铺前、高峰部分节点实施道路、绿化、环境提升等绿化美化亮化工程</w:t>
            </w:r>
          </w:p>
        </w:tc>
        <w:tc>
          <w:tcPr>
            <w:tcW w:w="3748" w:type="dxa"/>
            <w:tcBorders>
              <w:top w:val="nil"/>
              <w:left w:val="nil"/>
              <w:bottom w:val="single" w:color="auto" w:sz="4" w:space="0"/>
              <w:right w:val="single" w:color="auto" w:sz="4" w:space="0"/>
            </w:tcBorders>
            <w:shd w:val="clear" w:color="auto" w:fill="auto"/>
            <w:vAlign w:val="center"/>
          </w:tcPr>
          <w:p>
            <w:pPr>
              <w:textAlignment w:val="center"/>
              <w:rPr>
                <w:rFonts w:ascii="宋体" w:hAnsi="宋体" w:eastAsia="宋体" w:cs="宋体"/>
                <w:color w:val="000000"/>
                <w:kern w:val="0"/>
                <w:szCs w:val="21"/>
              </w:rPr>
            </w:pPr>
            <w:r>
              <w:rPr>
                <w:rFonts w:hint="eastAsia"/>
                <w:kern w:val="0"/>
                <w:szCs w:val="21"/>
              </w:rPr>
              <w:t>　</w:t>
            </w:r>
          </w:p>
        </w:tc>
        <w:tc>
          <w:tcPr>
            <w:tcW w:w="4752" w:type="dxa"/>
            <w:tcBorders>
              <w:top w:val="nil"/>
              <w:left w:val="nil"/>
              <w:bottom w:val="single" w:color="auto" w:sz="4" w:space="0"/>
              <w:right w:val="single" w:color="auto" w:sz="4" w:space="0"/>
            </w:tcBorders>
            <w:shd w:val="clear" w:color="auto" w:fill="auto"/>
            <w:vAlign w:val="center"/>
          </w:tcPr>
          <w:p>
            <w:pPr>
              <w:textAlignment w:val="center"/>
              <w:rPr>
                <w:rFonts w:ascii="Times New Roman" w:hAnsi="Times New Roman" w:eastAsia="等线" w:cs="Times New Roman"/>
                <w:color w:val="000000"/>
                <w:kern w:val="0"/>
                <w:szCs w:val="21"/>
              </w:rPr>
            </w:pPr>
            <w:r>
              <w:rPr>
                <w:kern w:val="0"/>
                <w:szCs w:val="21"/>
              </w:rPr>
              <w:t>　</w:t>
            </w:r>
          </w:p>
        </w:tc>
      </w:tr>
      <w:tr>
        <w:tblPrEx>
          <w:tblLayout w:type="fixed"/>
          <w:tblCellMar>
            <w:top w:w="0" w:type="dxa"/>
            <w:left w:w="108" w:type="dxa"/>
            <w:bottom w:w="0" w:type="dxa"/>
            <w:right w:w="108" w:type="dxa"/>
          </w:tblCellMar>
        </w:tblPrEx>
        <w:trPr>
          <w:trHeight w:val="1116" w:hRule="atLeast"/>
        </w:trPr>
        <w:tc>
          <w:tcPr>
            <w:tcW w:w="800"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等线" w:cs="Times New Roman"/>
                <w:color w:val="000000"/>
                <w:kern w:val="0"/>
                <w:szCs w:val="21"/>
              </w:rPr>
            </w:pPr>
            <w:r>
              <w:rPr>
                <w:rFonts w:hint="eastAsia" w:ascii="宋体" w:hAnsi="宋体" w:eastAsia="宋体" w:cs="Times New Roman"/>
                <w:color w:val="000000"/>
                <w:kern w:val="0"/>
                <w:szCs w:val="21"/>
              </w:rPr>
              <w:t>（</w:t>
            </w:r>
            <w:r>
              <w:rPr>
                <w:rFonts w:ascii="Times New Roman" w:hAnsi="Times New Roman" w:eastAsia="等线" w:cs="Times New Roman"/>
                <w:color w:val="000000"/>
                <w:kern w:val="0"/>
                <w:szCs w:val="21"/>
              </w:rPr>
              <w:t>7）</w:t>
            </w:r>
          </w:p>
        </w:tc>
        <w:tc>
          <w:tcPr>
            <w:tcW w:w="1740" w:type="dxa"/>
            <w:tcBorders>
              <w:top w:val="nil"/>
              <w:left w:val="nil"/>
              <w:bottom w:val="single" w:color="auto" w:sz="4" w:space="0"/>
              <w:right w:val="single" w:color="auto" w:sz="4" w:space="0"/>
            </w:tcBorders>
            <w:shd w:val="clear" w:color="auto" w:fill="auto"/>
            <w:vAlign w:val="center"/>
          </w:tcPr>
          <w:p>
            <w:pPr>
              <w:jc w:val="center"/>
              <w:textAlignment w:val="center"/>
              <w:rPr>
                <w:rFonts w:ascii="宋体" w:hAnsi="宋体" w:eastAsia="宋体" w:cs="宋体"/>
                <w:color w:val="000000"/>
                <w:kern w:val="0"/>
                <w:szCs w:val="21"/>
              </w:rPr>
            </w:pPr>
            <w:r>
              <w:rPr>
                <w:rFonts w:hint="eastAsia"/>
                <w:kern w:val="0"/>
                <w:szCs w:val="21"/>
              </w:rPr>
              <w:t>富强石材矿山生态环境修复工程</w:t>
            </w:r>
          </w:p>
        </w:tc>
        <w:tc>
          <w:tcPr>
            <w:tcW w:w="2178" w:type="dxa"/>
            <w:tcBorders>
              <w:top w:val="nil"/>
              <w:left w:val="nil"/>
              <w:bottom w:val="single" w:color="auto" w:sz="4" w:space="0"/>
              <w:right w:val="single" w:color="auto" w:sz="4" w:space="0"/>
            </w:tcBorders>
            <w:shd w:val="clear" w:color="auto" w:fill="auto"/>
            <w:vAlign w:val="center"/>
          </w:tcPr>
          <w:p>
            <w:pPr>
              <w:jc w:val="center"/>
              <w:rPr>
                <w:rFonts w:ascii="宋体" w:hAnsi="宋体" w:eastAsia="宋体" w:cs="宋体"/>
                <w:color w:val="000000"/>
                <w:kern w:val="0"/>
                <w:szCs w:val="21"/>
              </w:rPr>
            </w:pPr>
            <w:r>
              <w:rPr>
                <w:rFonts w:hint="eastAsia" w:ascii="宋体" w:hAnsi="宋体" w:cs="宋体"/>
                <w:color w:val="000000"/>
                <w:kern w:val="0"/>
                <w:szCs w:val="21"/>
              </w:rPr>
              <w:t>建宁</w:t>
            </w:r>
            <w:r>
              <w:rPr>
                <w:rFonts w:ascii="宋体" w:hAnsi="宋体" w:cs="宋体"/>
                <w:color w:val="000000"/>
                <w:kern w:val="0"/>
                <w:szCs w:val="21"/>
              </w:rPr>
              <w:t>县</w:t>
            </w:r>
            <w:r>
              <w:rPr>
                <w:rFonts w:hint="eastAsia" w:ascii="宋体" w:hAnsi="宋体" w:cs="宋体"/>
                <w:color w:val="000000"/>
                <w:kern w:val="0"/>
                <w:szCs w:val="21"/>
              </w:rPr>
              <w:t>富强</w:t>
            </w:r>
            <w:r>
              <w:rPr>
                <w:rFonts w:ascii="宋体" w:hAnsi="宋体" w:cs="宋体"/>
                <w:color w:val="000000"/>
                <w:kern w:val="0"/>
                <w:szCs w:val="21"/>
              </w:rPr>
              <w:t>石材矿山</w:t>
            </w:r>
          </w:p>
        </w:tc>
        <w:tc>
          <w:tcPr>
            <w:tcW w:w="7932" w:type="dxa"/>
            <w:tcBorders>
              <w:top w:val="nil"/>
              <w:left w:val="nil"/>
              <w:bottom w:val="single" w:color="auto" w:sz="4" w:space="0"/>
              <w:right w:val="single" w:color="auto" w:sz="4" w:space="0"/>
            </w:tcBorders>
            <w:shd w:val="clear" w:color="auto" w:fill="auto"/>
            <w:vAlign w:val="center"/>
          </w:tcPr>
          <w:p>
            <w:pPr>
              <w:jc w:val="center"/>
              <w:rPr>
                <w:rFonts w:ascii="宋体" w:hAnsi="宋体" w:eastAsia="宋体" w:cs="宋体"/>
                <w:color w:val="000000"/>
                <w:kern w:val="0"/>
                <w:szCs w:val="21"/>
              </w:rPr>
            </w:pPr>
            <w:r>
              <w:rPr>
                <w:rFonts w:hint="eastAsia" w:ascii="宋体" w:hAnsi="宋体" w:cs="宋体"/>
                <w:color w:val="000000"/>
                <w:kern w:val="0"/>
                <w:szCs w:val="21"/>
              </w:rPr>
              <w:t>建设矿山雨污分离-污水集中处理系统，完善矿山污水处理设施，新购污水处理塔-半自动过滤设备-全自动压榨机1台，新建拦污坝2座，建设污水收集管网5公里；实施绿化工程，建设6公里矿山沿线两则水土保持工程等。</w:t>
            </w:r>
          </w:p>
        </w:tc>
        <w:tc>
          <w:tcPr>
            <w:tcW w:w="3748" w:type="dxa"/>
            <w:tcBorders>
              <w:top w:val="nil"/>
              <w:left w:val="nil"/>
              <w:bottom w:val="single" w:color="auto" w:sz="4" w:space="0"/>
              <w:right w:val="single" w:color="auto" w:sz="4" w:space="0"/>
            </w:tcBorders>
            <w:shd w:val="clear" w:color="auto" w:fill="auto"/>
            <w:vAlign w:val="center"/>
          </w:tcPr>
          <w:p>
            <w:pPr>
              <w:textAlignment w:val="center"/>
              <w:rPr>
                <w:rFonts w:ascii="宋体" w:hAnsi="宋体" w:eastAsia="宋体" w:cs="宋体"/>
                <w:color w:val="000000"/>
                <w:kern w:val="0"/>
                <w:szCs w:val="21"/>
              </w:rPr>
            </w:pPr>
            <w:r>
              <w:rPr>
                <w:rFonts w:hint="eastAsia"/>
                <w:kern w:val="0"/>
                <w:szCs w:val="21"/>
              </w:rPr>
              <w:t>　</w:t>
            </w:r>
          </w:p>
        </w:tc>
        <w:tc>
          <w:tcPr>
            <w:tcW w:w="4752" w:type="dxa"/>
            <w:tcBorders>
              <w:top w:val="nil"/>
              <w:left w:val="nil"/>
              <w:bottom w:val="single" w:color="auto" w:sz="4" w:space="0"/>
              <w:right w:val="single" w:color="auto" w:sz="4" w:space="0"/>
            </w:tcBorders>
            <w:shd w:val="clear" w:color="auto" w:fill="auto"/>
            <w:vAlign w:val="center"/>
          </w:tcPr>
          <w:p>
            <w:pPr>
              <w:textAlignment w:val="center"/>
              <w:rPr>
                <w:rFonts w:ascii="Times New Roman" w:hAnsi="Times New Roman" w:eastAsia="等线" w:cs="Times New Roman"/>
                <w:color w:val="000000"/>
                <w:kern w:val="0"/>
                <w:szCs w:val="21"/>
              </w:rPr>
            </w:pPr>
            <w:r>
              <w:rPr>
                <w:kern w:val="0"/>
                <w:szCs w:val="21"/>
              </w:rPr>
              <w:t>　</w:t>
            </w:r>
          </w:p>
        </w:tc>
      </w:tr>
    </w:tbl>
    <w:p>
      <w:pPr>
        <w:ind w:firstLine="560" w:firstLineChars="200"/>
        <w:rPr>
          <w:rFonts w:ascii="Times New Roman" w:hAnsi="Times New Roman" w:eastAsia="宋体" w:cs="Times New Roman"/>
          <w:sz w:val="28"/>
          <w:szCs w:val="28"/>
        </w:rPr>
        <w:sectPr>
          <w:headerReference r:id="rId9" w:type="first"/>
          <w:footerReference r:id="rId12" w:type="first"/>
          <w:headerReference r:id="rId7" w:type="default"/>
          <w:footerReference r:id="rId10" w:type="default"/>
          <w:headerReference r:id="rId8" w:type="even"/>
          <w:footerReference r:id="rId11" w:type="even"/>
          <w:type w:val="continuous"/>
          <w:pgSz w:w="23814" w:h="16839" w:orient="landscape"/>
          <w:pgMar w:top="1800" w:right="1440" w:bottom="1800" w:left="1440" w:header="851" w:footer="992" w:gutter="0"/>
          <w:cols w:space="425" w:num="1"/>
          <w:docGrid w:type="lines" w:linePitch="312" w:charSpace="0"/>
        </w:sectPr>
      </w:pPr>
    </w:p>
    <w:p>
      <w:pPr>
        <w:pStyle w:val="5"/>
        <w:jc w:val="both"/>
        <w:rPr>
          <w:rFonts w:ascii="Times New Roman" w:hAnsi="Times New Roman" w:eastAsia="宋体" w:cs="Times New Roman"/>
        </w:rPr>
        <w:sectPr>
          <w:type w:val="continuous"/>
          <w:pgSz w:w="23814" w:h="16839" w:orient="landscape"/>
          <w:pgMar w:top="1800" w:right="1440" w:bottom="1800" w:left="1440" w:header="851" w:footer="992" w:gutter="0"/>
          <w:cols w:space="425" w:num="1"/>
          <w:docGrid w:type="lines" w:linePitch="312" w:charSpace="0"/>
        </w:sectPr>
      </w:pPr>
      <w:bookmarkStart w:id="58" w:name="_Toc5266735"/>
    </w:p>
    <w:p>
      <w:pPr>
        <w:pStyle w:val="5"/>
        <w:jc w:val="both"/>
        <w:rPr>
          <w:rFonts w:ascii="Times New Roman" w:hAnsi="Times New Roman" w:eastAsia="宋体" w:cs="Times New Roman"/>
          <w:b w:val="0"/>
        </w:rPr>
      </w:pPr>
      <w:r>
        <w:rPr>
          <w:rFonts w:ascii="Times New Roman" w:hAnsi="Times New Roman" w:eastAsia="宋体" w:cs="Times New Roman"/>
        </w:rPr>
        <w:t>第八章 沙溪流域三元区控制性详细规划</w:t>
      </w:r>
      <w:bookmarkEnd w:id="58"/>
    </w:p>
    <w:p>
      <w:pPr>
        <w:outlineLvl w:val="1"/>
        <w:rPr>
          <w:rFonts w:ascii="Times New Roman" w:hAnsi="Times New Roman" w:eastAsia="宋体" w:cs="Times New Roman"/>
          <w:b/>
          <w:sz w:val="32"/>
        </w:rPr>
      </w:pPr>
      <w:bookmarkStart w:id="59" w:name="_Toc5178883"/>
      <w:bookmarkStart w:id="60" w:name="_Toc5266736"/>
      <w:r>
        <w:rPr>
          <w:rFonts w:ascii="Times New Roman" w:hAnsi="Times New Roman" w:eastAsia="宋体" w:cs="Times New Roman"/>
          <w:b/>
          <w:sz w:val="32"/>
        </w:rPr>
        <w:t>第二十七条 规划范围</w:t>
      </w:r>
      <w:bookmarkEnd w:id="59"/>
      <w:bookmarkEnd w:id="60"/>
    </w:p>
    <w:p>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规划范围为三元区全域范围。</w:t>
      </w:r>
    </w:p>
    <w:p>
      <w:pPr>
        <w:outlineLvl w:val="1"/>
        <w:rPr>
          <w:rFonts w:ascii="Times New Roman" w:hAnsi="Times New Roman" w:eastAsia="宋体" w:cs="Times New Roman"/>
          <w:b/>
          <w:sz w:val="32"/>
        </w:rPr>
      </w:pPr>
      <w:bookmarkStart w:id="61" w:name="_Toc5266737"/>
      <w:bookmarkStart w:id="62" w:name="_Toc5178884"/>
      <w:r>
        <w:rPr>
          <w:rFonts w:ascii="Times New Roman" w:hAnsi="Times New Roman" w:eastAsia="宋体" w:cs="Times New Roman"/>
          <w:b/>
          <w:sz w:val="32"/>
        </w:rPr>
        <w:t>第二十八条 控制单元划分</w:t>
      </w:r>
      <w:bookmarkEnd w:id="61"/>
      <w:bookmarkEnd w:id="62"/>
    </w:p>
    <w:p>
      <w:pPr>
        <w:spacing w:line="360" w:lineRule="auto"/>
        <w:ind w:firstLine="560" w:firstLineChars="200"/>
        <w:rPr>
          <w:rFonts w:ascii="Times New Roman" w:hAnsi="Times New Roman" w:eastAsia="宋体" w:cs="Times New Roman"/>
          <w:sz w:val="28"/>
          <w:szCs w:val="28"/>
        </w:rPr>
      </w:pPr>
      <w:r>
        <w:rPr>
          <w:rFonts w:ascii="Times New Roman" w:hAnsi="Times New Roman" w:eastAsia="宋体" w:cs="Times New Roman"/>
          <w:sz w:val="28"/>
        </w:rPr>
        <w:t>三元区共1个控制单元，为三明市区沙溪控制单元，包括城关街道、白沙街道、富兴堡街道、荆西街道、莘口镇、岩前镇、城东乡、中村乡8个乡镇。</w:t>
      </w:r>
    </w:p>
    <w:p>
      <w:pPr>
        <w:outlineLvl w:val="1"/>
        <w:rPr>
          <w:rFonts w:ascii="Times New Roman" w:hAnsi="Times New Roman" w:eastAsia="宋体" w:cs="Times New Roman"/>
          <w:b/>
          <w:sz w:val="32"/>
        </w:rPr>
      </w:pPr>
      <w:bookmarkStart w:id="63" w:name="_Toc5178885"/>
      <w:bookmarkStart w:id="64" w:name="_Toc5266738"/>
      <w:r>
        <w:rPr>
          <w:rFonts w:ascii="Times New Roman" w:hAnsi="Times New Roman" w:eastAsia="宋体" w:cs="Times New Roman"/>
          <w:b/>
          <w:sz w:val="32"/>
        </w:rPr>
        <w:t>第二十九条 三元区项目控规</w:t>
      </w:r>
      <w:bookmarkEnd w:id="63"/>
      <w:bookmarkEnd w:id="64"/>
    </w:p>
    <w:p>
      <w:pPr>
        <w:ind w:firstLine="560" w:firstLineChars="200"/>
        <w:rPr>
          <w:rFonts w:ascii="Times New Roman" w:hAnsi="Times New Roman" w:eastAsia="宋体" w:cs="Times New Roman"/>
          <w:sz w:val="28"/>
        </w:rPr>
        <w:sectPr>
          <w:pgSz w:w="23814" w:h="16839" w:orient="landscape"/>
          <w:pgMar w:top="1800" w:right="1440" w:bottom="1800" w:left="1440" w:header="851" w:footer="992" w:gutter="0"/>
          <w:cols w:space="425" w:num="1"/>
          <w:docGrid w:type="lines" w:linePitch="312" w:charSpace="0"/>
        </w:sectPr>
      </w:pPr>
      <w:r>
        <w:rPr>
          <w:rFonts w:ascii="Times New Roman" w:hAnsi="Times New Roman" w:eastAsia="宋体" w:cs="Times New Roman"/>
          <w:sz w:val="28"/>
        </w:rPr>
        <w:t>三元区共实施项目</w:t>
      </w:r>
      <w:r>
        <w:rPr>
          <w:rFonts w:hint="eastAsia" w:ascii="Times New Roman" w:hAnsi="Times New Roman" w:eastAsia="宋体" w:cs="Times New Roman"/>
          <w:sz w:val="28"/>
        </w:rPr>
        <w:t>8</w:t>
      </w:r>
      <w:r>
        <w:rPr>
          <w:rFonts w:ascii="Times New Roman" w:hAnsi="Times New Roman" w:eastAsia="宋体" w:cs="Times New Roman"/>
          <w:sz w:val="28"/>
        </w:rPr>
        <w:t>项，总投资约2.5</w:t>
      </w:r>
      <w:r>
        <w:rPr>
          <w:rFonts w:hint="eastAsia" w:ascii="Times New Roman" w:hAnsi="Times New Roman" w:eastAsia="宋体" w:cs="Times New Roman"/>
          <w:sz w:val="28"/>
        </w:rPr>
        <w:t>6</w:t>
      </w:r>
      <w:r>
        <w:rPr>
          <w:rFonts w:ascii="Times New Roman" w:hAnsi="Times New Roman" w:eastAsia="宋体" w:cs="Times New Roman"/>
          <w:sz w:val="28"/>
        </w:rPr>
        <w:t>57亿元，项目涵括水环境治理与生态修复工程（</w:t>
      </w:r>
      <w:r>
        <w:rPr>
          <w:rFonts w:hint="eastAsia" w:ascii="Times New Roman" w:hAnsi="Times New Roman" w:eastAsia="宋体" w:cs="Times New Roman"/>
          <w:sz w:val="28"/>
        </w:rPr>
        <w:t>6</w:t>
      </w:r>
      <w:r>
        <w:rPr>
          <w:rFonts w:ascii="Times New Roman" w:hAnsi="Times New Roman" w:eastAsia="宋体" w:cs="Times New Roman"/>
          <w:sz w:val="28"/>
        </w:rPr>
        <w:t>项）、水土流失治理与农地生态功能提升项目（1项）和废弃矿山生态修复和地质灾害防治工程（1项）。</w:t>
      </w:r>
    </w:p>
    <w:p>
      <w:pPr>
        <w:spacing w:line="360" w:lineRule="auto"/>
        <w:jc w:val="center"/>
        <w:rPr>
          <w:rFonts w:ascii="Times New Roman" w:hAnsi="Times New Roman" w:eastAsia="宋体" w:cs="Times New Roman"/>
          <w:sz w:val="28"/>
        </w:rPr>
      </w:pPr>
      <w:r>
        <w:rPr>
          <w:rFonts w:ascii="Times New Roman" w:hAnsi="Times New Roman" w:eastAsia="宋体" w:cs="Times New Roman"/>
          <w:b/>
          <w:sz w:val="24"/>
        </w:rPr>
        <w:t>表8-1 三元区山水林田湖草生态保护修复项目一览表</w:t>
      </w:r>
    </w:p>
    <w:tbl>
      <w:tblPr>
        <w:tblStyle w:val="41"/>
        <w:tblW w:w="21070"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8"/>
        <w:gridCol w:w="1747"/>
        <w:gridCol w:w="2173"/>
        <w:gridCol w:w="7933"/>
        <w:gridCol w:w="3074"/>
        <w:gridCol w:w="55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22" w:hRule="atLeast"/>
          <w:tblHeader/>
        </w:trPr>
        <w:tc>
          <w:tcPr>
            <w:tcW w:w="548" w:type="dxa"/>
            <w:vMerge w:val="restart"/>
            <w:vAlign w:val="center"/>
          </w:tcPr>
          <w:p>
            <w:pPr>
              <w:adjustRightInd w:val="0"/>
              <w:snapToGrid w:val="0"/>
              <w:rPr>
                <w:rFonts w:ascii="Times New Roman" w:hAnsi="Times New Roman" w:eastAsia="宋体" w:cs="Times New Roman"/>
                <w:b/>
                <w:bCs/>
                <w:szCs w:val="20"/>
              </w:rPr>
            </w:pPr>
            <w:r>
              <w:rPr>
                <w:rFonts w:ascii="Times New Roman" w:hAnsi="Times New Roman" w:eastAsia="宋体" w:cs="Times New Roman"/>
                <w:b/>
                <w:bCs/>
                <w:szCs w:val="20"/>
              </w:rPr>
              <w:t>序号</w:t>
            </w:r>
          </w:p>
        </w:tc>
        <w:tc>
          <w:tcPr>
            <w:tcW w:w="1747" w:type="dxa"/>
            <w:vMerge w:val="restart"/>
            <w:vAlign w:val="center"/>
          </w:tcPr>
          <w:p>
            <w:pPr>
              <w:adjustRightInd w:val="0"/>
              <w:snapToGrid w:val="0"/>
              <w:rPr>
                <w:rFonts w:ascii="Times New Roman" w:hAnsi="Times New Roman" w:eastAsia="宋体" w:cs="Times New Roman"/>
                <w:b/>
                <w:bCs/>
                <w:szCs w:val="20"/>
              </w:rPr>
            </w:pPr>
            <w:r>
              <w:rPr>
                <w:rFonts w:ascii="Times New Roman" w:hAnsi="Times New Roman" w:eastAsia="宋体" w:cs="Times New Roman"/>
                <w:b/>
                <w:bCs/>
                <w:szCs w:val="20"/>
              </w:rPr>
              <w:t>项目名称</w:t>
            </w:r>
          </w:p>
        </w:tc>
        <w:tc>
          <w:tcPr>
            <w:tcW w:w="2173" w:type="dxa"/>
            <w:vMerge w:val="restart"/>
            <w:vAlign w:val="center"/>
          </w:tcPr>
          <w:p>
            <w:pPr>
              <w:adjustRightInd w:val="0"/>
              <w:snapToGrid w:val="0"/>
              <w:rPr>
                <w:rFonts w:ascii="Times New Roman" w:hAnsi="Times New Roman" w:eastAsia="宋体" w:cs="Times New Roman"/>
                <w:b/>
                <w:bCs/>
                <w:szCs w:val="20"/>
              </w:rPr>
            </w:pPr>
            <w:r>
              <w:rPr>
                <w:rFonts w:ascii="Times New Roman" w:hAnsi="Times New Roman" w:eastAsia="宋体" w:cs="Times New Roman"/>
                <w:b/>
                <w:bCs/>
                <w:szCs w:val="20"/>
              </w:rPr>
              <w:t>建设地点</w:t>
            </w:r>
          </w:p>
        </w:tc>
        <w:tc>
          <w:tcPr>
            <w:tcW w:w="7933" w:type="dxa"/>
            <w:vMerge w:val="restart"/>
            <w:vAlign w:val="center"/>
          </w:tcPr>
          <w:p>
            <w:pPr>
              <w:adjustRightInd w:val="0"/>
              <w:snapToGrid w:val="0"/>
              <w:rPr>
                <w:rFonts w:ascii="Times New Roman" w:hAnsi="Times New Roman" w:eastAsia="宋体" w:cs="Times New Roman"/>
                <w:b/>
                <w:bCs/>
                <w:szCs w:val="20"/>
              </w:rPr>
            </w:pPr>
            <w:r>
              <w:rPr>
                <w:rFonts w:ascii="Times New Roman" w:hAnsi="Times New Roman" w:eastAsia="宋体" w:cs="Times New Roman"/>
                <w:b/>
                <w:bCs/>
                <w:szCs w:val="20"/>
              </w:rPr>
              <w:t>主要建设内容</w:t>
            </w:r>
          </w:p>
        </w:tc>
        <w:tc>
          <w:tcPr>
            <w:tcW w:w="3074" w:type="dxa"/>
            <w:vMerge w:val="restart"/>
            <w:vAlign w:val="center"/>
          </w:tcPr>
          <w:p>
            <w:pPr>
              <w:adjustRightInd w:val="0"/>
              <w:snapToGrid w:val="0"/>
              <w:rPr>
                <w:rFonts w:ascii="Times New Roman" w:hAnsi="Times New Roman" w:eastAsia="宋体" w:cs="Times New Roman"/>
                <w:b/>
                <w:bCs/>
                <w:szCs w:val="20"/>
              </w:rPr>
            </w:pPr>
            <w:r>
              <w:rPr>
                <w:rFonts w:ascii="Times New Roman" w:hAnsi="Times New Roman" w:eastAsia="宋体" w:cs="Times New Roman"/>
                <w:b/>
                <w:bCs/>
                <w:szCs w:val="20"/>
              </w:rPr>
              <w:t>对应绩效目标</w:t>
            </w:r>
          </w:p>
        </w:tc>
        <w:tc>
          <w:tcPr>
            <w:tcW w:w="5595" w:type="dxa"/>
            <w:vMerge w:val="restart"/>
            <w:vAlign w:val="center"/>
          </w:tcPr>
          <w:p>
            <w:pPr>
              <w:adjustRightInd w:val="0"/>
              <w:snapToGrid w:val="0"/>
              <w:rPr>
                <w:rFonts w:ascii="Times New Roman" w:hAnsi="Times New Roman" w:eastAsia="宋体" w:cs="Times New Roman"/>
                <w:b/>
                <w:bCs/>
                <w:szCs w:val="20"/>
              </w:rPr>
            </w:pPr>
            <w:r>
              <w:rPr>
                <w:rFonts w:ascii="Times New Roman" w:hAnsi="Times New Roman" w:eastAsia="宋体" w:cs="Times New Roman"/>
                <w:b/>
                <w:bCs/>
                <w:szCs w:val="20"/>
              </w:rPr>
              <w:t>优化调整建议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2" w:hRule="atLeast"/>
          <w:tblHeader/>
        </w:trPr>
        <w:tc>
          <w:tcPr>
            <w:tcW w:w="548" w:type="dxa"/>
            <w:vMerge w:val="continue"/>
            <w:vAlign w:val="center"/>
          </w:tcPr>
          <w:p>
            <w:pPr>
              <w:widowControl/>
              <w:rPr>
                <w:rFonts w:ascii="Times New Roman" w:hAnsi="Times New Roman" w:eastAsia="宋体" w:cs="Times New Roman"/>
                <w:sz w:val="20"/>
                <w:szCs w:val="20"/>
              </w:rPr>
            </w:pPr>
          </w:p>
        </w:tc>
        <w:tc>
          <w:tcPr>
            <w:tcW w:w="1747" w:type="dxa"/>
            <w:vMerge w:val="continue"/>
            <w:vAlign w:val="center"/>
          </w:tcPr>
          <w:p>
            <w:pPr>
              <w:widowControl/>
              <w:rPr>
                <w:rFonts w:ascii="Times New Roman" w:hAnsi="Times New Roman" w:eastAsia="宋体" w:cs="Times New Roman"/>
                <w:sz w:val="20"/>
                <w:szCs w:val="20"/>
              </w:rPr>
            </w:pPr>
          </w:p>
        </w:tc>
        <w:tc>
          <w:tcPr>
            <w:tcW w:w="2173" w:type="dxa"/>
            <w:vMerge w:val="continue"/>
            <w:vAlign w:val="center"/>
          </w:tcPr>
          <w:p>
            <w:pPr>
              <w:widowControl/>
              <w:rPr>
                <w:rFonts w:ascii="Times New Roman" w:hAnsi="Times New Roman" w:eastAsia="宋体" w:cs="Times New Roman"/>
                <w:sz w:val="20"/>
                <w:szCs w:val="20"/>
              </w:rPr>
            </w:pPr>
          </w:p>
        </w:tc>
        <w:tc>
          <w:tcPr>
            <w:tcW w:w="7933" w:type="dxa"/>
            <w:vMerge w:val="continue"/>
            <w:vAlign w:val="center"/>
          </w:tcPr>
          <w:p>
            <w:pPr>
              <w:widowControl/>
              <w:rPr>
                <w:rFonts w:ascii="Times New Roman" w:hAnsi="Times New Roman" w:eastAsia="宋体" w:cs="Times New Roman"/>
                <w:sz w:val="20"/>
                <w:szCs w:val="20"/>
              </w:rPr>
            </w:pPr>
          </w:p>
        </w:tc>
        <w:tc>
          <w:tcPr>
            <w:tcW w:w="3074" w:type="dxa"/>
            <w:vMerge w:val="continue"/>
            <w:vAlign w:val="center"/>
          </w:tcPr>
          <w:p>
            <w:pPr>
              <w:widowControl/>
              <w:rPr>
                <w:rFonts w:ascii="Times New Roman" w:hAnsi="Times New Roman" w:eastAsia="宋体" w:cs="Times New Roman"/>
                <w:sz w:val="20"/>
                <w:szCs w:val="20"/>
              </w:rPr>
            </w:pPr>
          </w:p>
        </w:tc>
        <w:tc>
          <w:tcPr>
            <w:tcW w:w="5595" w:type="dxa"/>
            <w:vMerge w:val="continue"/>
          </w:tcPr>
          <w:p>
            <w:pPr>
              <w:widowControl/>
              <w:rPr>
                <w:rFonts w:ascii="Times New Roman" w:hAnsi="Times New Roman" w:eastAsia="宋体" w:cs="Times New Roman"/>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6" w:hRule="atLeast"/>
        </w:trPr>
        <w:tc>
          <w:tcPr>
            <w:tcW w:w="548" w:type="dxa"/>
            <w:vAlign w:val="center"/>
          </w:tcPr>
          <w:p>
            <w:pPr>
              <w:adjustRightInd w:val="0"/>
              <w:snapToGrid w:val="0"/>
              <w:rPr>
                <w:rFonts w:ascii="Times New Roman" w:hAnsi="Times New Roman" w:eastAsia="宋体" w:cs="Times New Roman"/>
                <w:szCs w:val="21"/>
              </w:rPr>
            </w:pPr>
            <w:r>
              <w:rPr>
                <w:rFonts w:hint="eastAsia" w:ascii="Times New Roman" w:hAnsi="Times New Roman" w:eastAsia="宋体" w:cs="Times New Roman"/>
                <w:szCs w:val="21"/>
              </w:rPr>
              <w:t>1</w:t>
            </w:r>
          </w:p>
        </w:tc>
        <w:tc>
          <w:tcPr>
            <w:tcW w:w="1747" w:type="dxa"/>
            <w:vAlign w:val="center"/>
          </w:tcPr>
          <w:p>
            <w:pPr>
              <w:textAlignment w:val="center"/>
              <w:rPr>
                <w:rFonts w:ascii="Times New Roman" w:hAnsi="Times New Roman" w:eastAsia="宋体" w:cs="Times New Roman"/>
                <w:color w:val="000000"/>
                <w:kern w:val="0"/>
                <w:szCs w:val="21"/>
              </w:rPr>
            </w:pPr>
            <w:r>
              <w:rPr>
                <w:kern w:val="0"/>
                <w:szCs w:val="21"/>
              </w:rPr>
              <w:t>三元区沙溪流域荆东小溪水环境治理</w:t>
            </w:r>
          </w:p>
        </w:tc>
        <w:tc>
          <w:tcPr>
            <w:tcW w:w="2173" w:type="dxa"/>
            <w:vAlign w:val="center"/>
          </w:tcPr>
          <w:p>
            <w:pPr>
              <w:textAlignment w:val="center"/>
              <w:rPr>
                <w:rFonts w:ascii="Times New Roman" w:hAnsi="Times New Roman" w:eastAsia="宋体" w:cs="Times New Roman"/>
                <w:color w:val="000000"/>
                <w:kern w:val="0"/>
                <w:szCs w:val="21"/>
              </w:rPr>
            </w:pPr>
            <w:r>
              <w:rPr>
                <w:kern w:val="0"/>
                <w:szCs w:val="21"/>
              </w:rPr>
              <w:t>三元区荆东小溪，项目实施区域位于三元区的三明学院南区、荆东村、福利院</w:t>
            </w:r>
          </w:p>
        </w:tc>
        <w:tc>
          <w:tcPr>
            <w:tcW w:w="7933" w:type="dxa"/>
            <w:vAlign w:val="center"/>
          </w:tcPr>
          <w:p>
            <w:pPr>
              <w:textAlignment w:val="center"/>
              <w:rPr>
                <w:rFonts w:ascii="Times New Roman" w:hAnsi="Times New Roman" w:eastAsia="宋体" w:cs="Times New Roman"/>
                <w:color w:val="000000"/>
                <w:kern w:val="0"/>
                <w:szCs w:val="21"/>
              </w:rPr>
            </w:pPr>
            <w:r>
              <w:rPr>
                <w:kern w:val="0"/>
                <w:szCs w:val="21"/>
              </w:rPr>
              <w:t>新建污水处理站1座，总处理污水量为2500 m</w:t>
            </w:r>
            <w:r>
              <w:rPr>
                <w:kern w:val="0"/>
                <w:szCs w:val="21"/>
                <w:vertAlign w:val="superscript"/>
              </w:rPr>
              <w:t>3</w:t>
            </w:r>
            <w:r>
              <w:rPr>
                <w:kern w:val="0"/>
                <w:szCs w:val="21"/>
              </w:rPr>
              <w:t>/d；敷设收集与处理管网总长度约5 km，直径为DN100～DN300；塑料检查井110座，沉泥井8座，密封检查井50座，截流井6座，清淤量4500 m³。新建城区标准公厕17座、改造城区老旧公厕19座，开放内部公厕10座，农村新建及改造公厕28座。</w:t>
            </w:r>
          </w:p>
        </w:tc>
        <w:tc>
          <w:tcPr>
            <w:tcW w:w="3074" w:type="dxa"/>
            <w:vAlign w:val="center"/>
          </w:tcPr>
          <w:p>
            <w:pPr>
              <w:textAlignment w:val="center"/>
              <w:rPr>
                <w:rFonts w:ascii="Times New Roman" w:hAnsi="Times New Roman" w:eastAsia="宋体" w:cs="Times New Roman"/>
                <w:color w:val="000000"/>
                <w:kern w:val="0"/>
                <w:szCs w:val="21"/>
              </w:rPr>
            </w:pPr>
            <w:r>
              <w:rPr>
                <w:kern w:val="0"/>
                <w:szCs w:val="21"/>
              </w:rPr>
              <w:t>新建污水处理站将削减COD 264 t/a，氨氮25 t/a，总磷4 t/a，将有效减少生活污水的入河量；新建公厕和农户改厕工程的实施，将有效降低生活污染物直排入环境的量，提升河流水质</w:t>
            </w:r>
            <w:r>
              <w:rPr>
                <w:rFonts w:hint="eastAsia"/>
                <w:kern w:val="0"/>
                <w:szCs w:val="21"/>
              </w:rPr>
              <w:t>。</w:t>
            </w:r>
          </w:p>
        </w:tc>
        <w:tc>
          <w:tcPr>
            <w:tcW w:w="5595" w:type="dxa"/>
            <w:vAlign w:val="center"/>
          </w:tcPr>
          <w:p>
            <w:pPr>
              <w:textAlignment w:val="center"/>
              <w:rPr>
                <w:rFonts w:ascii="Times New Roman" w:hAnsi="Times New Roman" w:eastAsia="宋体" w:cs="Times New Roman"/>
                <w:color w:val="000000"/>
                <w:kern w:val="0"/>
                <w:szCs w:val="21"/>
              </w:rPr>
            </w:pPr>
            <w:r>
              <w:rPr>
                <w:kern w:val="0"/>
                <w:szCs w:val="21"/>
              </w:rPr>
              <w:t>强化系列节能环保施工工艺和技术的应用，项目建成后对运营过程中产生的污染废弃物进行针对性处理，以避免对周边环境产生负面影响</w:t>
            </w:r>
            <w:r>
              <w:rPr>
                <w:rFonts w:hint="eastAsia"/>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6" w:hRule="atLeast"/>
        </w:trPr>
        <w:tc>
          <w:tcPr>
            <w:tcW w:w="548" w:type="dxa"/>
            <w:vAlign w:val="center"/>
          </w:tcPr>
          <w:p>
            <w:pPr>
              <w:adjustRightInd w:val="0"/>
              <w:snapToGrid w:val="0"/>
              <w:rPr>
                <w:rFonts w:ascii="Times New Roman" w:hAnsi="Times New Roman" w:eastAsia="宋体" w:cs="Times New Roman"/>
                <w:szCs w:val="21"/>
              </w:rPr>
            </w:pPr>
            <w:r>
              <w:rPr>
                <w:rFonts w:hint="eastAsia" w:ascii="Times New Roman" w:hAnsi="Times New Roman" w:eastAsia="宋体" w:cs="Times New Roman"/>
                <w:szCs w:val="21"/>
              </w:rPr>
              <w:t>2</w:t>
            </w:r>
          </w:p>
        </w:tc>
        <w:tc>
          <w:tcPr>
            <w:tcW w:w="1747" w:type="dxa"/>
            <w:vAlign w:val="center"/>
          </w:tcPr>
          <w:p>
            <w:pPr>
              <w:textAlignment w:val="center"/>
              <w:rPr>
                <w:rFonts w:ascii="Times New Roman" w:hAnsi="Times New Roman" w:eastAsia="宋体" w:cs="Times New Roman"/>
                <w:color w:val="000000"/>
                <w:kern w:val="0"/>
                <w:szCs w:val="21"/>
              </w:rPr>
            </w:pPr>
            <w:r>
              <w:rPr>
                <w:kern w:val="0"/>
                <w:szCs w:val="21"/>
              </w:rPr>
              <w:t>三元区薯沙溪流域饮用水源保护区综合治理与生态修复工程</w:t>
            </w:r>
          </w:p>
        </w:tc>
        <w:tc>
          <w:tcPr>
            <w:tcW w:w="2173" w:type="dxa"/>
            <w:vAlign w:val="center"/>
          </w:tcPr>
          <w:p>
            <w:pPr>
              <w:textAlignment w:val="center"/>
              <w:rPr>
                <w:rFonts w:ascii="Times New Roman" w:hAnsi="Times New Roman" w:eastAsia="宋体" w:cs="Times New Roman"/>
                <w:color w:val="000000"/>
                <w:kern w:val="0"/>
                <w:szCs w:val="21"/>
              </w:rPr>
            </w:pPr>
            <w:r>
              <w:rPr>
                <w:kern w:val="0"/>
                <w:szCs w:val="21"/>
              </w:rPr>
              <w:t>莘口镇</w:t>
            </w:r>
          </w:p>
        </w:tc>
        <w:tc>
          <w:tcPr>
            <w:tcW w:w="7933" w:type="dxa"/>
            <w:vAlign w:val="center"/>
          </w:tcPr>
          <w:p>
            <w:pPr>
              <w:textAlignment w:val="center"/>
              <w:rPr>
                <w:rFonts w:ascii="Times New Roman" w:hAnsi="Times New Roman" w:eastAsia="宋体" w:cs="Times New Roman"/>
                <w:color w:val="000000"/>
                <w:kern w:val="0"/>
                <w:szCs w:val="21"/>
              </w:rPr>
            </w:pPr>
            <w:r>
              <w:rPr>
                <w:kern w:val="0"/>
                <w:szCs w:val="21"/>
              </w:rPr>
              <w:t>内源污染治理：在薯沙溪水库库区内建设水体生态修复系统，对薯沙溪水库汇水水域内的炉洋村和中央溪村小流域、后溪村和清溪村小流域、龙泉村小流域进行水体生态修复；外源污染治理：1）农村面源污染控制工程：对薯沙溪流域内的10个村庄分别开展截污工程建设。建设8座集中式生活污水处理设施及10座垃圾收集中转站，并在沙阳村建设一套垃圾压缩中转站，同时配置相应垃圾桶、转运车辆5辆。2）制笋废水和笋壳综合治理：对薯沙溪饮用水源保护区内的近900家制笋废水进行收集，清运至水源保护区外的污水处理设施进行处理，引导笋壳进行资源综合利用治理。3）建设清洁笋干生态加工系统：在水源保护区内建设生烤笋设备50套，从源头上控制笋水产生量，减少进入水库的笋水量，征收土地40亩建设标准厂房进行生笋收集，搭建清洁笋干收集、加工平台。4）毛竹、果园种植面源控制工程：在炉洋等村开展毛竹、果园科学施肥与减量施肥8000亩。5）薯沙溪流域水土流失与生态修复工程：实施薯沙溪重点段堤防4.5km，建设生态护岸12.55km，新建拦砂坝14座，小型拦蓄坝5座。6）实施薯沙溪安全生态水系建设项目：治理流域内点源、面源污染，沿河截污，良河床清淤清障、修复河岸、恢复河滩等。7）三明市水源地薯沙溪综合管理中心建设项目：对薯沙溪水库电站管理用房及在莘口镇建设构建筑面积约2500平方米综合管理中心，配备监控科研仪器等相关设施，对整个薯沙溪水库进行实时监控。</w:t>
            </w:r>
          </w:p>
        </w:tc>
        <w:tc>
          <w:tcPr>
            <w:tcW w:w="3074" w:type="dxa"/>
            <w:vAlign w:val="center"/>
          </w:tcPr>
          <w:p>
            <w:pPr>
              <w:textAlignment w:val="center"/>
              <w:rPr>
                <w:rFonts w:ascii="Times New Roman" w:hAnsi="Times New Roman" w:eastAsia="宋体" w:cs="Times New Roman"/>
                <w:color w:val="000000"/>
                <w:kern w:val="0"/>
                <w:szCs w:val="21"/>
              </w:rPr>
            </w:pPr>
            <w:r>
              <w:rPr>
                <w:kern w:val="0"/>
                <w:szCs w:val="21"/>
              </w:rPr>
              <w:t>削减COD 60 t/a，氨氮3.7 t/a，总磷0.5 t/a，将有效减少污染物负荷量；其他点源面源污染治理工程的实施也将有效提升水库水质</w:t>
            </w:r>
            <w:r>
              <w:rPr>
                <w:rFonts w:hint="eastAsia"/>
                <w:kern w:val="0"/>
                <w:szCs w:val="21"/>
              </w:rPr>
              <w:t>。</w:t>
            </w:r>
          </w:p>
        </w:tc>
        <w:tc>
          <w:tcPr>
            <w:tcW w:w="5595" w:type="dxa"/>
            <w:vAlign w:val="center"/>
          </w:tcPr>
          <w:p>
            <w:pPr>
              <w:textAlignment w:val="center"/>
              <w:rPr>
                <w:rFonts w:ascii="Times New Roman" w:hAnsi="Times New Roman" w:eastAsia="宋体" w:cs="Times New Roman"/>
                <w:color w:val="000000"/>
                <w:kern w:val="0"/>
                <w:szCs w:val="21"/>
              </w:rPr>
            </w:pPr>
            <w:r>
              <w:rPr>
                <w:kern w:val="0"/>
                <w:szCs w:val="21"/>
              </w:rPr>
              <w:t>建议进一步论证水体生态修复工程对水质改善的作用，加强断面水质监测，防控水污染风险；污水管道的设计施工尽可能与村庄整体景观提升相结合</w:t>
            </w:r>
            <w:r>
              <w:rPr>
                <w:rFonts w:hint="eastAsia"/>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6" w:hRule="atLeast"/>
        </w:trPr>
        <w:tc>
          <w:tcPr>
            <w:tcW w:w="548" w:type="dxa"/>
            <w:vAlign w:val="center"/>
          </w:tcPr>
          <w:p>
            <w:pPr>
              <w:adjustRightInd w:val="0"/>
              <w:snapToGrid w:val="0"/>
              <w:rPr>
                <w:rFonts w:ascii="Times New Roman" w:hAnsi="Times New Roman" w:eastAsia="宋体" w:cs="Times New Roman"/>
                <w:szCs w:val="21"/>
              </w:rPr>
            </w:pPr>
            <w:r>
              <w:rPr>
                <w:rFonts w:hint="eastAsia" w:ascii="Times New Roman" w:hAnsi="Times New Roman" w:eastAsia="宋体" w:cs="Times New Roman"/>
                <w:szCs w:val="21"/>
              </w:rPr>
              <w:t>3</w:t>
            </w:r>
          </w:p>
        </w:tc>
        <w:tc>
          <w:tcPr>
            <w:tcW w:w="1747" w:type="dxa"/>
            <w:vAlign w:val="center"/>
          </w:tcPr>
          <w:p>
            <w:pPr>
              <w:textAlignment w:val="center"/>
              <w:rPr>
                <w:rFonts w:ascii="Times New Roman" w:hAnsi="Times New Roman" w:eastAsia="宋体" w:cs="Times New Roman"/>
                <w:color w:val="000000"/>
                <w:kern w:val="0"/>
                <w:szCs w:val="21"/>
              </w:rPr>
            </w:pPr>
            <w:r>
              <w:rPr>
                <w:kern w:val="0"/>
                <w:szCs w:val="21"/>
              </w:rPr>
              <w:t>三元区槐坑垃圾填埋场整治工程项目</w:t>
            </w:r>
          </w:p>
        </w:tc>
        <w:tc>
          <w:tcPr>
            <w:tcW w:w="2173" w:type="dxa"/>
            <w:vAlign w:val="center"/>
          </w:tcPr>
          <w:p>
            <w:pPr>
              <w:textAlignment w:val="center"/>
              <w:rPr>
                <w:rFonts w:ascii="Times New Roman" w:hAnsi="Times New Roman" w:eastAsia="宋体" w:cs="Times New Roman"/>
                <w:color w:val="000000"/>
                <w:kern w:val="0"/>
                <w:szCs w:val="21"/>
              </w:rPr>
            </w:pPr>
            <w:r>
              <w:rPr>
                <w:kern w:val="0"/>
                <w:szCs w:val="21"/>
              </w:rPr>
              <w:t>城东乡</w:t>
            </w:r>
          </w:p>
        </w:tc>
        <w:tc>
          <w:tcPr>
            <w:tcW w:w="7933" w:type="dxa"/>
            <w:vAlign w:val="center"/>
          </w:tcPr>
          <w:p>
            <w:pPr>
              <w:textAlignment w:val="center"/>
              <w:rPr>
                <w:rFonts w:ascii="Times New Roman" w:hAnsi="Times New Roman" w:eastAsia="宋体" w:cs="Times New Roman"/>
                <w:color w:val="000000"/>
                <w:kern w:val="0"/>
                <w:szCs w:val="21"/>
              </w:rPr>
            </w:pPr>
            <w:r>
              <w:rPr>
                <w:kern w:val="0"/>
                <w:szCs w:val="21"/>
              </w:rPr>
              <w:t>（1）地面建筑物拆除，周边</w:t>
            </w:r>
            <w:r>
              <w:rPr>
                <w:rFonts w:hint="eastAsia"/>
                <w:kern w:val="0"/>
                <w:szCs w:val="21"/>
              </w:rPr>
              <w:t>“散乱污”</w:t>
            </w:r>
            <w:r>
              <w:rPr>
                <w:kern w:val="0"/>
                <w:szCs w:val="21"/>
              </w:rPr>
              <w:t>企业整治，垃圾清理；（2）进行场地边坡整治，表面覆膜防渗处理，处理面积约13000 m</w:t>
            </w:r>
            <w:r>
              <w:rPr>
                <w:kern w:val="0"/>
                <w:szCs w:val="21"/>
                <w:vertAlign w:val="superscript"/>
              </w:rPr>
              <w:t>2</w:t>
            </w:r>
            <w:r>
              <w:rPr>
                <w:kern w:val="0"/>
                <w:szCs w:val="21"/>
              </w:rPr>
              <w:t>；防洪与雨水导排工程设置排水沟600 m、景观绿化工程生态护坡15000 m</w:t>
            </w:r>
            <w:r>
              <w:rPr>
                <w:kern w:val="0"/>
                <w:szCs w:val="21"/>
                <w:vertAlign w:val="superscript"/>
              </w:rPr>
              <w:t>2</w:t>
            </w:r>
            <w:r>
              <w:rPr>
                <w:kern w:val="0"/>
                <w:szCs w:val="21"/>
              </w:rPr>
              <w:t>、同时对周长约500 m的场地进行防渗墙、导气井设置，建设跟踪监测设施等。</w:t>
            </w:r>
          </w:p>
        </w:tc>
        <w:tc>
          <w:tcPr>
            <w:tcW w:w="3074" w:type="dxa"/>
            <w:vAlign w:val="center"/>
          </w:tcPr>
          <w:p>
            <w:pPr>
              <w:textAlignment w:val="center"/>
              <w:rPr>
                <w:rFonts w:ascii="Times New Roman" w:hAnsi="Times New Roman" w:eastAsia="宋体" w:cs="Times New Roman"/>
                <w:color w:val="000000"/>
                <w:kern w:val="0"/>
                <w:szCs w:val="21"/>
              </w:rPr>
            </w:pPr>
            <w:r>
              <w:rPr>
                <w:kern w:val="0"/>
                <w:szCs w:val="21"/>
              </w:rPr>
              <w:t>有效改善项目区周边环境空气质量与水环境质量</w:t>
            </w:r>
            <w:r>
              <w:rPr>
                <w:rFonts w:hint="eastAsia"/>
                <w:kern w:val="0"/>
                <w:szCs w:val="21"/>
              </w:rPr>
              <w:t>。</w:t>
            </w:r>
          </w:p>
        </w:tc>
        <w:tc>
          <w:tcPr>
            <w:tcW w:w="5595" w:type="dxa"/>
            <w:vAlign w:val="center"/>
          </w:tcPr>
          <w:p>
            <w:pPr>
              <w:textAlignment w:val="center"/>
              <w:rPr>
                <w:rFonts w:ascii="Times New Roman" w:hAnsi="Times New Roman" w:eastAsia="宋体" w:cs="Times New Roman"/>
                <w:color w:val="000000"/>
                <w:kern w:val="0"/>
                <w:szCs w:val="21"/>
              </w:rPr>
            </w:pPr>
            <w:r>
              <w:rPr>
                <w:kern w:val="0"/>
                <w:szCs w:val="21"/>
              </w:rPr>
              <w:t>在垃圾填埋场的周边设置绿化带，填埋场封顶后场顶种植植被绿化</w:t>
            </w:r>
            <w:r>
              <w:rPr>
                <w:rFonts w:hint="eastAsia"/>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6" w:hRule="atLeast"/>
        </w:trPr>
        <w:tc>
          <w:tcPr>
            <w:tcW w:w="548" w:type="dxa"/>
            <w:vAlign w:val="center"/>
          </w:tcPr>
          <w:p>
            <w:pPr>
              <w:adjustRightInd w:val="0"/>
              <w:snapToGrid w:val="0"/>
              <w:rPr>
                <w:rFonts w:ascii="Times New Roman" w:hAnsi="Times New Roman" w:eastAsia="宋体" w:cs="Times New Roman"/>
                <w:szCs w:val="21"/>
              </w:rPr>
            </w:pPr>
            <w:r>
              <w:rPr>
                <w:rFonts w:hint="eastAsia" w:ascii="Times New Roman" w:hAnsi="Times New Roman" w:eastAsia="宋体" w:cs="Times New Roman"/>
                <w:szCs w:val="21"/>
              </w:rPr>
              <w:t>4</w:t>
            </w:r>
          </w:p>
        </w:tc>
        <w:tc>
          <w:tcPr>
            <w:tcW w:w="1747" w:type="dxa"/>
            <w:vAlign w:val="center"/>
          </w:tcPr>
          <w:p>
            <w:pPr>
              <w:keepNext/>
              <w:keepLines/>
              <w:spacing w:before="280" w:after="290"/>
              <w:textAlignment w:val="center"/>
              <w:outlineLvl w:val="3"/>
              <w:rPr>
                <w:rFonts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rPr>
              <w:t>三元区东牙溪流域饮用水源保护区综合治理与生态修复工程</w:t>
            </w:r>
          </w:p>
        </w:tc>
        <w:tc>
          <w:tcPr>
            <w:tcW w:w="2173" w:type="dxa"/>
            <w:vAlign w:val="center"/>
          </w:tcPr>
          <w:p>
            <w:pPr>
              <w:textAlignment w:val="center"/>
              <w:rPr>
                <w:rFonts w:ascii="Times New Roman" w:hAnsi="Times New Roman" w:eastAsia="宋体" w:cs="Times New Roman"/>
                <w:color w:val="000000"/>
                <w:kern w:val="0"/>
                <w:szCs w:val="21"/>
              </w:rPr>
            </w:pPr>
            <w:r>
              <w:rPr>
                <w:kern w:val="0"/>
                <w:szCs w:val="21"/>
              </w:rPr>
              <w:t>中村乡</w:t>
            </w:r>
          </w:p>
        </w:tc>
        <w:tc>
          <w:tcPr>
            <w:tcW w:w="7933" w:type="dxa"/>
            <w:vAlign w:val="center"/>
          </w:tcPr>
          <w:p>
            <w:pPr>
              <w:textAlignment w:val="center"/>
              <w:rPr>
                <w:rFonts w:ascii="Times New Roman" w:hAnsi="Times New Roman" w:eastAsia="宋体" w:cs="Times New Roman"/>
                <w:color w:val="000000"/>
                <w:kern w:val="0"/>
                <w:szCs w:val="21"/>
              </w:rPr>
            </w:pPr>
            <w:r>
              <w:rPr>
                <w:rFonts w:hint="eastAsia"/>
                <w:kern w:val="0"/>
                <w:szCs w:val="21"/>
              </w:rPr>
              <w:t>1、东牙溪水库生物多样性保护及生态系统质量提升工程；2、在东牙溪主支流筠竹溪重点段实施生态护岸3 km；3、水源地安全达标建设；4、在中村、前村等村拆除旱厕200座，新建或改造水冲式公厕16座；5、在牛岭一村、牛岭二村新建一个污水处理系统；6、对松阳、白水、埔头城、蕉坑、大焙坑等五个村进行污水处理设施改造及附属设施建设；7、张坑村养鳗场整体拆除修复；8、对中村乡15个村笋作坊进行笋水收集转运；9、水源地规范化建设；10、东牙溪水源地综合管理中心建设；11、吉峰等四个村农村环境综合整治；12、居阳等八个村农村污水处理系统提标改造。</w:t>
            </w:r>
          </w:p>
        </w:tc>
        <w:tc>
          <w:tcPr>
            <w:tcW w:w="3074" w:type="dxa"/>
            <w:vAlign w:val="center"/>
          </w:tcPr>
          <w:p>
            <w:pPr>
              <w:textAlignment w:val="center"/>
              <w:rPr>
                <w:rFonts w:ascii="Times New Roman" w:hAnsi="Times New Roman" w:eastAsia="宋体" w:cs="Times New Roman"/>
                <w:color w:val="000000"/>
                <w:kern w:val="0"/>
                <w:szCs w:val="21"/>
              </w:rPr>
            </w:pPr>
            <w:r>
              <w:rPr>
                <w:rFonts w:hint="eastAsia"/>
                <w:kern w:val="0"/>
                <w:szCs w:val="21"/>
              </w:rPr>
              <w:t>污水处理系统提标改造、牛岭村污水治理项目、笋水收集处置等项目投入运行后，将削减COD40 t/a，氨氮1.3 t/a，总磷0.2 t/a，能有效提升水库水质；其他工程的实施也将有效削减水库的内源污染，降低水库的环境风险，提升水库水质。</w:t>
            </w:r>
          </w:p>
        </w:tc>
        <w:tc>
          <w:tcPr>
            <w:tcW w:w="5595" w:type="dxa"/>
            <w:vAlign w:val="center"/>
          </w:tcPr>
          <w:p>
            <w:pPr>
              <w:textAlignment w:val="center"/>
              <w:rPr>
                <w:rFonts w:ascii="Times New Roman" w:hAnsi="Times New Roman" w:eastAsia="宋体" w:cs="Times New Roman"/>
                <w:color w:val="000000"/>
                <w:kern w:val="0"/>
                <w:szCs w:val="21"/>
              </w:rPr>
            </w:pPr>
            <w:r>
              <w:rPr>
                <w:kern w:val="0"/>
                <w:szCs w:val="21"/>
              </w:rPr>
              <w:t>建议进一步论证水体生态修复工程对水质改善的作用，加强断面水质监测，防控水污染风险；污水管道的设计施工尽可能与村庄整体景观提升相结合</w:t>
            </w:r>
            <w:r>
              <w:rPr>
                <w:rFonts w:hint="eastAsia"/>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6" w:hRule="atLeast"/>
        </w:trPr>
        <w:tc>
          <w:tcPr>
            <w:tcW w:w="548" w:type="dxa"/>
            <w:vAlign w:val="center"/>
          </w:tcPr>
          <w:p>
            <w:pPr>
              <w:adjustRightInd w:val="0"/>
              <w:snapToGrid w:val="0"/>
              <w:rPr>
                <w:rFonts w:ascii="Times New Roman" w:hAnsi="Times New Roman" w:eastAsia="宋体" w:cs="Times New Roman"/>
                <w:szCs w:val="21"/>
              </w:rPr>
            </w:pPr>
            <w:r>
              <w:rPr>
                <w:rFonts w:hint="eastAsia" w:ascii="Times New Roman" w:hAnsi="Times New Roman" w:eastAsia="宋体" w:cs="Times New Roman"/>
                <w:szCs w:val="21"/>
              </w:rPr>
              <w:t>5</w:t>
            </w:r>
          </w:p>
        </w:tc>
        <w:tc>
          <w:tcPr>
            <w:tcW w:w="1747" w:type="dxa"/>
            <w:vAlign w:val="center"/>
          </w:tcPr>
          <w:p>
            <w:pPr>
              <w:keepNext/>
              <w:keepLines/>
              <w:spacing w:before="280" w:after="290"/>
              <w:textAlignment w:val="center"/>
              <w:outlineLvl w:val="3"/>
              <w:rPr>
                <w:rFonts w:ascii="Times New Roman" w:hAnsi="Times New Roman" w:eastAsia="宋体" w:cs="Times New Roman"/>
                <w:kern w:val="0"/>
                <w:szCs w:val="21"/>
              </w:rPr>
            </w:pPr>
            <w:r>
              <w:rPr>
                <w:kern w:val="0"/>
                <w:szCs w:val="21"/>
              </w:rPr>
              <w:t>万里安全生态水系建设</w:t>
            </w:r>
          </w:p>
        </w:tc>
        <w:tc>
          <w:tcPr>
            <w:tcW w:w="2173" w:type="dxa"/>
            <w:vAlign w:val="center"/>
          </w:tcPr>
          <w:p>
            <w:pPr>
              <w:textAlignment w:val="center"/>
              <w:rPr>
                <w:rFonts w:ascii="Times New Roman" w:hAnsi="Times New Roman" w:eastAsia="宋体" w:cs="Times New Roman"/>
                <w:color w:val="000000"/>
                <w:kern w:val="0"/>
                <w:szCs w:val="21"/>
              </w:rPr>
            </w:pPr>
            <w:r>
              <w:rPr>
                <w:kern w:val="0"/>
                <w:szCs w:val="21"/>
              </w:rPr>
              <w:t>起点为东牙溪干流的米洋村，终点为牛岭村，及张坑溪支流的张坑村20号桥至张坑村16号桥下游400 m，及焙坑溪支流上游兰花基地至汇合口</w:t>
            </w:r>
          </w:p>
        </w:tc>
        <w:tc>
          <w:tcPr>
            <w:tcW w:w="7933" w:type="dxa"/>
            <w:vAlign w:val="center"/>
          </w:tcPr>
          <w:p>
            <w:pPr>
              <w:textAlignment w:val="center"/>
              <w:rPr>
                <w:rFonts w:ascii="Times New Roman" w:hAnsi="Times New Roman" w:eastAsia="宋体" w:cs="Times New Roman"/>
                <w:kern w:val="0"/>
                <w:szCs w:val="21"/>
              </w:rPr>
            </w:pPr>
            <w:r>
              <w:rPr>
                <w:kern w:val="0"/>
                <w:szCs w:val="21"/>
              </w:rPr>
              <w:t>以东牙溪为轴，通过对其12.98 km的河道进行生态保护、修复、涵养、提升、美化。建设生态游憩区段：滩地植被修复面积685 m</w:t>
            </w:r>
            <w:r>
              <w:rPr>
                <w:kern w:val="0"/>
                <w:szCs w:val="21"/>
                <w:vertAlign w:val="superscript"/>
              </w:rPr>
              <w:t>2</w:t>
            </w:r>
            <w:r>
              <w:rPr>
                <w:kern w:val="0"/>
                <w:szCs w:val="21"/>
              </w:rPr>
              <w:t>，生态巡查步道长550 m、生态节点面积4720 m</w:t>
            </w:r>
            <w:r>
              <w:rPr>
                <w:kern w:val="0"/>
                <w:szCs w:val="21"/>
                <w:vertAlign w:val="superscript"/>
              </w:rPr>
              <w:t>2</w:t>
            </w:r>
            <w:r>
              <w:rPr>
                <w:kern w:val="0"/>
                <w:szCs w:val="21"/>
              </w:rPr>
              <w:t>、生态护岸长720 m。建设生态修复区段：滩地植被修复面积11090 m</w:t>
            </w:r>
            <w:r>
              <w:rPr>
                <w:kern w:val="0"/>
                <w:szCs w:val="21"/>
                <w:vertAlign w:val="superscript"/>
              </w:rPr>
              <w:t>2</w:t>
            </w:r>
            <w:r>
              <w:rPr>
                <w:kern w:val="0"/>
                <w:szCs w:val="21"/>
              </w:rPr>
              <w:t>，生态巡查步道长1170 m、生态护岸长1610 m、堤顶步道布设花池面积4720 m</w:t>
            </w:r>
            <w:r>
              <w:rPr>
                <w:kern w:val="0"/>
                <w:szCs w:val="21"/>
                <w:vertAlign w:val="superscript"/>
              </w:rPr>
              <w:t>2</w:t>
            </w:r>
            <w:r>
              <w:rPr>
                <w:kern w:val="0"/>
                <w:szCs w:val="21"/>
              </w:rPr>
              <w:t>。建设生态保护区段：局部区域进行河道清障</w:t>
            </w:r>
            <w:r>
              <w:rPr>
                <w:rFonts w:hint="eastAsia"/>
                <w:kern w:val="0"/>
                <w:szCs w:val="21"/>
              </w:rPr>
              <w:t>。</w:t>
            </w:r>
          </w:p>
        </w:tc>
        <w:tc>
          <w:tcPr>
            <w:tcW w:w="3074" w:type="dxa"/>
            <w:vAlign w:val="center"/>
          </w:tcPr>
          <w:p>
            <w:pPr>
              <w:textAlignment w:val="center"/>
              <w:rPr>
                <w:rFonts w:ascii="Times New Roman" w:hAnsi="Times New Roman" w:eastAsia="宋体" w:cs="Times New Roman"/>
                <w:kern w:val="0"/>
                <w:szCs w:val="21"/>
              </w:rPr>
            </w:pPr>
            <w:r>
              <w:rPr>
                <w:kern w:val="0"/>
                <w:szCs w:val="21"/>
              </w:rPr>
              <w:t>清理河道内源污染，强化水体生态修复功能，提升水体水环境容量</w:t>
            </w:r>
            <w:r>
              <w:rPr>
                <w:rFonts w:hint="eastAsia"/>
                <w:kern w:val="0"/>
                <w:szCs w:val="21"/>
              </w:rPr>
              <w:t>。</w:t>
            </w:r>
          </w:p>
        </w:tc>
        <w:tc>
          <w:tcPr>
            <w:tcW w:w="5595" w:type="dxa"/>
            <w:vAlign w:val="center"/>
          </w:tcPr>
          <w:p>
            <w:pPr>
              <w:textAlignment w:val="center"/>
              <w:rPr>
                <w:rFonts w:ascii="Times New Roman" w:hAnsi="Times New Roman" w:eastAsia="宋体" w:cs="Times New Roman"/>
                <w:kern w:val="0"/>
                <w:szCs w:val="21"/>
              </w:rPr>
            </w:pPr>
            <w:r>
              <w:rPr>
                <w:kern w:val="0"/>
                <w:szCs w:val="21"/>
              </w:rPr>
              <w:t>两岸完善截污管网建设，逐步实现雨污分流，污水纳管，提高截污率，减少污水流入河道，改善东牙溪水质；亲水节点、景观工程等与山水林田湖草相关度较低的子工程</w:t>
            </w:r>
            <w:r>
              <w:rPr>
                <w:rFonts w:hint="eastAsia"/>
                <w:kern w:val="0"/>
                <w:szCs w:val="21"/>
              </w:rPr>
              <w:t>建议不纳入</w:t>
            </w:r>
            <w:r>
              <w:rPr>
                <w:kern w:val="0"/>
                <w:szCs w:val="21"/>
              </w:rPr>
              <w:t>中央山水林田湖草奖补资金支持范围</w:t>
            </w:r>
            <w:r>
              <w:rPr>
                <w:rFonts w:hint="eastAsia"/>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6" w:hRule="atLeast"/>
        </w:trPr>
        <w:tc>
          <w:tcPr>
            <w:tcW w:w="548" w:type="dxa"/>
            <w:vAlign w:val="center"/>
          </w:tcPr>
          <w:p>
            <w:pPr>
              <w:adjustRightInd w:val="0"/>
              <w:snapToGrid w:val="0"/>
              <w:rPr>
                <w:rFonts w:ascii="Times New Roman" w:hAnsi="Times New Roman" w:eastAsia="宋体" w:cs="Times New Roman"/>
                <w:szCs w:val="21"/>
              </w:rPr>
            </w:pPr>
            <w:r>
              <w:rPr>
                <w:rFonts w:hint="eastAsia" w:ascii="Times New Roman" w:hAnsi="Times New Roman" w:eastAsia="宋体" w:cs="Times New Roman"/>
                <w:szCs w:val="21"/>
              </w:rPr>
              <w:t>6</w:t>
            </w:r>
          </w:p>
        </w:tc>
        <w:tc>
          <w:tcPr>
            <w:tcW w:w="1747" w:type="dxa"/>
            <w:vAlign w:val="center"/>
          </w:tcPr>
          <w:p>
            <w:pPr>
              <w:textAlignment w:val="center"/>
              <w:rPr>
                <w:rFonts w:ascii="Times New Roman" w:hAnsi="Times New Roman" w:eastAsia="宋体" w:cs="Times New Roman"/>
                <w:color w:val="000000"/>
                <w:kern w:val="0"/>
                <w:szCs w:val="21"/>
              </w:rPr>
            </w:pPr>
            <w:r>
              <w:rPr>
                <w:kern w:val="0"/>
                <w:szCs w:val="21"/>
              </w:rPr>
              <w:t>三元区地质灾害防治项目</w:t>
            </w:r>
          </w:p>
        </w:tc>
        <w:tc>
          <w:tcPr>
            <w:tcW w:w="2173" w:type="dxa"/>
            <w:vAlign w:val="center"/>
          </w:tcPr>
          <w:p>
            <w:pPr>
              <w:textAlignment w:val="center"/>
              <w:rPr>
                <w:rFonts w:ascii="Times New Roman" w:hAnsi="Times New Roman" w:eastAsia="宋体" w:cs="Times New Roman"/>
                <w:color w:val="000000"/>
                <w:kern w:val="0"/>
                <w:szCs w:val="21"/>
              </w:rPr>
            </w:pPr>
            <w:r>
              <w:rPr>
                <w:rFonts w:hint="eastAsia"/>
                <w:kern w:val="0"/>
                <w:szCs w:val="21"/>
              </w:rPr>
              <w:t>三元区</w:t>
            </w:r>
          </w:p>
        </w:tc>
        <w:tc>
          <w:tcPr>
            <w:tcW w:w="7933" w:type="dxa"/>
            <w:vAlign w:val="center"/>
          </w:tcPr>
          <w:p>
            <w:pPr>
              <w:textAlignment w:val="center"/>
              <w:rPr>
                <w:rFonts w:ascii="Times New Roman" w:hAnsi="Times New Roman" w:eastAsia="宋体" w:cs="Times New Roman"/>
                <w:color w:val="000000"/>
                <w:kern w:val="0"/>
                <w:szCs w:val="21"/>
              </w:rPr>
            </w:pPr>
            <w:r>
              <w:rPr>
                <w:kern w:val="0"/>
                <w:szCs w:val="21"/>
              </w:rPr>
              <w:t>涉及地质灾害治理项目11个，采用截排水沟、削坡、锚杆、挡墙、框架梁、仰斜排水孔、坡脚排水沟、土工格植草等工程措施对地灾点进行降险处理或综合治理</w:t>
            </w:r>
            <w:r>
              <w:rPr>
                <w:rFonts w:hint="eastAsia"/>
                <w:kern w:val="0"/>
                <w:szCs w:val="21"/>
              </w:rPr>
              <w:t>。</w:t>
            </w:r>
          </w:p>
        </w:tc>
        <w:tc>
          <w:tcPr>
            <w:tcW w:w="3074" w:type="dxa"/>
            <w:vAlign w:val="center"/>
          </w:tcPr>
          <w:p>
            <w:pPr>
              <w:textAlignment w:val="center"/>
              <w:rPr>
                <w:rFonts w:ascii="Times New Roman" w:hAnsi="Times New Roman" w:eastAsia="宋体" w:cs="Times New Roman"/>
                <w:color w:val="000000"/>
                <w:kern w:val="0"/>
                <w:szCs w:val="21"/>
              </w:rPr>
            </w:pPr>
            <w:r>
              <w:rPr>
                <w:kern w:val="0"/>
                <w:szCs w:val="21"/>
              </w:rPr>
              <w:t>治理地质灾害点11处</w:t>
            </w:r>
            <w:r>
              <w:rPr>
                <w:rFonts w:hint="eastAsia"/>
                <w:kern w:val="0"/>
                <w:szCs w:val="21"/>
              </w:rPr>
              <w:t>。</w:t>
            </w:r>
          </w:p>
        </w:tc>
        <w:tc>
          <w:tcPr>
            <w:tcW w:w="5595" w:type="dxa"/>
            <w:vAlign w:val="center"/>
          </w:tcPr>
          <w:p>
            <w:pPr>
              <w:textAlignment w:val="center"/>
              <w:rPr>
                <w:rFonts w:ascii="Times New Roman" w:hAnsi="Times New Roman" w:eastAsia="宋体" w:cs="Times New Roman"/>
                <w:color w:val="000000"/>
                <w:kern w:val="0"/>
                <w:szCs w:val="21"/>
              </w:rPr>
            </w:pPr>
            <w:r>
              <w:rPr>
                <w:kern w:val="0"/>
                <w:szCs w:val="21"/>
              </w:rPr>
              <w:t>在工程治理的同时，保护好坡表的绿化林带，严禁乱砍乱伐，做好滑坡体的水土保持，以确保滑坡稳定</w:t>
            </w:r>
            <w:r>
              <w:rPr>
                <w:rFonts w:hint="eastAsia"/>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6" w:hRule="atLeast"/>
        </w:trPr>
        <w:tc>
          <w:tcPr>
            <w:tcW w:w="548" w:type="dxa"/>
            <w:vAlign w:val="center"/>
          </w:tcPr>
          <w:p>
            <w:pPr>
              <w:adjustRightInd w:val="0"/>
              <w:snapToGrid w:val="0"/>
              <w:rPr>
                <w:rFonts w:ascii="Times New Roman" w:hAnsi="Times New Roman" w:eastAsia="宋体" w:cs="Times New Roman"/>
                <w:szCs w:val="21"/>
              </w:rPr>
            </w:pPr>
            <w:r>
              <w:rPr>
                <w:rFonts w:hint="eastAsia" w:ascii="Times New Roman" w:hAnsi="Times New Roman" w:eastAsia="宋体" w:cs="Times New Roman"/>
                <w:szCs w:val="21"/>
              </w:rPr>
              <w:t>7</w:t>
            </w:r>
          </w:p>
        </w:tc>
        <w:tc>
          <w:tcPr>
            <w:tcW w:w="1747" w:type="dxa"/>
            <w:vAlign w:val="center"/>
          </w:tcPr>
          <w:p>
            <w:pPr>
              <w:textAlignment w:val="center"/>
              <w:rPr>
                <w:rFonts w:ascii="Times New Roman" w:hAnsi="Times New Roman" w:eastAsia="宋体" w:cs="Times New Roman"/>
                <w:kern w:val="0"/>
                <w:szCs w:val="21"/>
              </w:rPr>
            </w:pPr>
            <w:r>
              <w:rPr>
                <w:kern w:val="0"/>
                <w:szCs w:val="21"/>
              </w:rPr>
              <w:t>三元区溪源溪小流域综合整治项目</w:t>
            </w:r>
          </w:p>
        </w:tc>
        <w:tc>
          <w:tcPr>
            <w:tcW w:w="2173" w:type="dxa"/>
            <w:vAlign w:val="center"/>
          </w:tcPr>
          <w:p>
            <w:pPr>
              <w:textAlignment w:val="center"/>
              <w:rPr>
                <w:rFonts w:ascii="Times New Roman" w:hAnsi="Times New Roman" w:eastAsia="宋体" w:cs="Times New Roman"/>
                <w:kern w:val="0"/>
                <w:szCs w:val="21"/>
              </w:rPr>
            </w:pPr>
            <w:r>
              <w:rPr>
                <w:kern w:val="0"/>
                <w:szCs w:val="21"/>
              </w:rPr>
              <w:t>岩前镇星桥、增坊等村</w:t>
            </w:r>
          </w:p>
        </w:tc>
        <w:tc>
          <w:tcPr>
            <w:tcW w:w="7933" w:type="dxa"/>
            <w:vAlign w:val="center"/>
          </w:tcPr>
          <w:p>
            <w:pPr>
              <w:textAlignment w:val="center"/>
              <w:rPr>
                <w:rFonts w:ascii="宋体" w:hAnsi="宋体" w:eastAsia="宋体" w:cs="宋体"/>
                <w:szCs w:val="21"/>
              </w:rPr>
            </w:pPr>
            <w:r>
              <w:rPr>
                <w:rFonts w:hint="eastAsia" w:ascii="宋体" w:hAnsi="宋体" w:eastAsia="宋体" w:cs="宋体"/>
                <w:szCs w:val="21"/>
              </w:rPr>
              <w:t>完善星桥等村污水处理设施，改造星桥、欧坑、白叶坑等村户用三格化粪池；清理溪源溪流域生猪散养户。</w:t>
            </w:r>
          </w:p>
        </w:tc>
        <w:tc>
          <w:tcPr>
            <w:tcW w:w="3074" w:type="dxa"/>
            <w:vAlign w:val="center"/>
          </w:tcPr>
          <w:p>
            <w:pPr>
              <w:textAlignment w:val="center"/>
              <w:rPr>
                <w:rFonts w:ascii="Times New Roman" w:hAnsi="Times New Roman" w:eastAsia="宋体" w:cs="Times New Roman"/>
                <w:szCs w:val="21"/>
              </w:rPr>
            </w:pPr>
            <w:r>
              <w:rPr>
                <w:szCs w:val="21"/>
              </w:rPr>
              <w:t>减少污水流入河道，改善河流水质</w:t>
            </w:r>
            <w:r>
              <w:rPr>
                <w:rFonts w:hint="eastAsia"/>
                <w:szCs w:val="21"/>
              </w:rPr>
              <w:t>。</w:t>
            </w:r>
          </w:p>
        </w:tc>
        <w:tc>
          <w:tcPr>
            <w:tcW w:w="5595" w:type="dxa"/>
            <w:vAlign w:val="center"/>
          </w:tcPr>
          <w:p>
            <w:pPr>
              <w:textAlignment w:val="center"/>
              <w:rPr>
                <w:rFonts w:ascii="Times New Roman" w:hAnsi="Times New Roman" w:eastAsia="宋体" w:cs="Times New Roman"/>
                <w:kern w:val="0"/>
                <w:szCs w:val="21"/>
              </w:rPr>
            </w:pPr>
            <w:r>
              <w:rPr>
                <w:kern w:val="0"/>
                <w:szCs w:val="21"/>
              </w:rPr>
              <w:t>污水收集系统、污水处理系统的实施建议参考《福建省农村环境连片整治示范工程（农村生活污水处理工程篇）技术指南》</w:t>
            </w:r>
            <w:r>
              <w:rPr>
                <w:rFonts w:hint="eastAsia"/>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6" w:hRule="atLeast"/>
        </w:trPr>
        <w:tc>
          <w:tcPr>
            <w:tcW w:w="548" w:type="dxa"/>
            <w:vAlign w:val="center"/>
          </w:tcPr>
          <w:p>
            <w:pPr>
              <w:adjustRightInd w:val="0"/>
              <w:snapToGrid w:val="0"/>
              <w:rPr>
                <w:rFonts w:ascii="Times New Roman" w:hAnsi="Times New Roman" w:eastAsia="宋体" w:cs="Times New Roman"/>
                <w:szCs w:val="21"/>
              </w:rPr>
            </w:pPr>
            <w:r>
              <w:rPr>
                <w:rFonts w:hint="eastAsia" w:ascii="Times New Roman" w:hAnsi="Times New Roman" w:eastAsia="宋体" w:cs="Times New Roman"/>
                <w:szCs w:val="21"/>
              </w:rPr>
              <w:t>8</w:t>
            </w:r>
          </w:p>
        </w:tc>
        <w:tc>
          <w:tcPr>
            <w:tcW w:w="1747" w:type="dxa"/>
            <w:vAlign w:val="center"/>
          </w:tcPr>
          <w:p>
            <w:pPr>
              <w:textAlignment w:val="center"/>
              <w:rPr>
                <w:rFonts w:ascii="Times New Roman" w:hAnsi="Times New Roman" w:eastAsia="宋体" w:cs="Times New Roman"/>
                <w:kern w:val="0"/>
                <w:szCs w:val="21"/>
              </w:rPr>
            </w:pPr>
            <w:r>
              <w:rPr>
                <w:kern w:val="0"/>
                <w:szCs w:val="21"/>
              </w:rPr>
              <w:t>闽江上游沙溪流域三元段</w:t>
            </w:r>
            <w:r>
              <w:rPr>
                <w:rFonts w:hint="eastAsia"/>
                <w:kern w:val="0"/>
                <w:szCs w:val="21"/>
              </w:rPr>
              <w:t>水土流失综合治理项目</w:t>
            </w:r>
          </w:p>
        </w:tc>
        <w:tc>
          <w:tcPr>
            <w:tcW w:w="2173" w:type="dxa"/>
            <w:vAlign w:val="center"/>
          </w:tcPr>
          <w:p>
            <w:pPr>
              <w:textAlignment w:val="center"/>
              <w:rPr>
                <w:rFonts w:ascii="Times New Roman" w:hAnsi="Times New Roman" w:eastAsia="宋体" w:cs="Times New Roman"/>
                <w:kern w:val="0"/>
                <w:szCs w:val="21"/>
              </w:rPr>
            </w:pPr>
            <w:r>
              <w:rPr>
                <w:kern w:val="0"/>
                <w:szCs w:val="21"/>
              </w:rPr>
              <w:t>三元区各乡镇</w:t>
            </w:r>
          </w:p>
        </w:tc>
        <w:tc>
          <w:tcPr>
            <w:tcW w:w="7933" w:type="dxa"/>
            <w:vAlign w:val="center"/>
          </w:tcPr>
          <w:p>
            <w:pPr>
              <w:textAlignment w:val="center"/>
              <w:rPr>
                <w:rFonts w:ascii="宋体" w:hAnsi="宋体" w:eastAsia="宋体" w:cs="宋体"/>
                <w:szCs w:val="21"/>
              </w:rPr>
            </w:pPr>
            <w:r>
              <w:rPr>
                <w:rFonts w:hint="eastAsia" w:ascii="宋体" w:hAnsi="宋体" w:eastAsia="宋体" w:cs="宋体"/>
                <w:szCs w:val="21"/>
              </w:rPr>
              <w:t>1）实施2018年度三元区莘口镇省重点乡镇项目，综合治理水土流失面积2.5 km</w:t>
            </w:r>
            <w:r>
              <w:rPr>
                <w:rFonts w:hint="eastAsia" w:ascii="宋体" w:hAnsi="宋体" w:eastAsia="宋体" w:cs="宋体"/>
                <w:szCs w:val="21"/>
                <w:vertAlign w:val="superscript"/>
              </w:rPr>
              <w:t>2</w:t>
            </w:r>
            <w:r>
              <w:rPr>
                <w:rFonts w:hint="eastAsia" w:ascii="宋体" w:hAnsi="宋体" w:eastAsia="宋体" w:cs="宋体"/>
                <w:szCs w:val="21"/>
              </w:rPr>
              <w:t>；2）实施2020年三元区中村乡省重点乡镇项目，综合治理水土流失面积1.5 km</w:t>
            </w:r>
            <w:r>
              <w:rPr>
                <w:rFonts w:hint="eastAsia" w:ascii="宋体" w:hAnsi="宋体" w:eastAsia="宋体" w:cs="宋体"/>
                <w:szCs w:val="21"/>
                <w:vertAlign w:val="superscript"/>
              </w:rPr>
              <w:t>2</w:t>
            </w:r>
            <w:r>
              <w:rPr>
                <w:rFonts w:hint="eastAsia" w:ascii="宋体" w:hAnsi="宋体" w:eastAsia="宋体" w:cs="宋体"/>
                <w:szCs w:val="21"/>
              </w:rPr>
              <w:t>。闽江上游沙溪流域三元段综合治理水土流失面积共计4 km</w:t>
            </w:r>
            <w:r>
              <w:rPr>
                <w:rFonts w:hint="eastAsia" w:ascii="宋体" w:hAnsi="宋体" w:eastAsia="宋体" w:cs="宋体"/>
                <w:szCs w:val="21"/>
                <w:vertAlign w:val="superscript"/>
              </w:rPr>
              <w:t>2</w:t>
            </w:r>
            <w:r>
              <w:rPr>
                <w:rFonts w:hint="eastAsia" w:ascii="宋体" w:hAnsi="宋体" w:eastAsia="宋体" w:cs="宋体"/>
                <w:szCs w:val="21"/>
              </w:rPr>
              <w:t>。</w:t>
            </w:r>
          </w:p>
        </w:tc>
        <w:tc>
          <w:tcPr>
            <w:tcW w:w="3074" w:type="dxa"/>
            <w:vAlign w:val="center"/>
          </w:tcPr>
          <w:p>
            <w:pPr>
              <w:textAlignment w:val="center"/>
              <w:rPr>
                <w:rFonts w:ascii="Times New Roman" w:hAnsi="Times New Roman" w:eastAsia="宋体" w:cs="Times New Roman"/>
                <w:szCs w:val="21"/>
              </w:rPr>
            </w:pPr>
            <w:r>
              <w:rPr>
                <w:szCs w:val="21"/>
              </w:rPr>
              <w:t>水土流失治理面积4 km</w:t>
            </w:r>
            <w:r>
              <w:rPr>
                <w:szCs w:val="21"/>
                <w:vertAlign w:val="superscript"/>
              </w:rPr>
              <w:t>2</w:t>
            </w:r>
            <w:r>
              <w:rPr>
                <w:rFonts w:hint="eastAsia"/>
                <w:szCs w:val="21"/>
              </w:rPr>
              <w:t>。</w:t>
            </w:r>
          </w:p>
        </w:tc>
        <w:tc>
          <w:tcPr>
            <w:tcW w:w="5595" w:type="dxa"/>
            <w:vAlign w:val="center"/>
          </w:tcPr>
          <w:p>
            <w:pPr>
              <w:textAlignment w:val="center"/>
              <w:rPr>
                <w:rFonts w:ascii="Times New Roman" w:hAnsi="Times New Roman" w:eastAsia="宋体" w:cs="Times New Roman"/>
                <w:kern w:val="0"/>
                <w:szCs w:val="21"/>
              </w:rPr>
            </w:pPr>
            <w:r>
              <w:rPr>
                <w:kern w:val="0"/>
                <w:szCs w:val="21"/>
              </w:rPr>
              <w:t>根据项目区不同的土地利用方式和水土流失特点，从生态环境综合整治与资源合理开发利用的角度出发，兼顾治理效益，以能充分发挥治理措施的最佳效果为目的，以乡镇为单元，流失斑为对象，因地制宜，因害设防布设水土流失治理措施。建议对</w:t>
            </w:r>
            <w:r>
              <w:rPr>
                <w:rFonts w:hint="eastAsia"/>
                <w:kern w:val="0"/>
                <w:szCs w:val="21"/>
              </w:rPr>
              <w:t>水土流失率较高</w:t>
            </w:r>
            <w:r>
              <w:rPr>
                <w:kern w:val="0"/>
                <w:szCs w:val="21"/>
              </w:rPr>
              <w:t>等级区域优先进行治理，对亲水节点、景观工程等与山水林田湖草相关度较低的子工程</w:t>
            </w:r>
            <w:r>
              <w:rPr>
                <w:rFonts w:hint="eastAsia"/>
                <w:kern w:val="0"/>
                <w:szCs w:val="21"/>
              </w:rPr>
              <w:t>建议不纳入</w:t>
            </w:r>
            <w:r>
              <w:rPr>
                <w:kern w:val="0"/>
                <w:szCs w:val="21"/>
              </w:rPr>
              <w:t>中央山水林田湖草项目奖补资金支持范围</w:t>
            </w:r>
            <w:r>
              <w:rPr>
                <w:rFonts w:hint="eastAsia"/>
                <w:kern w:val="0"/>
                <w:szCs w:val="21"/>
              </w:rPr>
              <w:t>。</w:t>
            </w:r>
          </w:p>
        </w:tc>
      </w:tr>
    </w:tbl>
    <w:p>
      <w:pPr>
        <w:ind w:firstLine="560" w:firstLineChars="200"/>
        <w:rPr>
          <w:rFonts w:ascii="Times New Roman" w:hAnsi="Times New Roman" w:eastAsia="宋体" w:cs="Times New Roman"/>
          <w:sz w:val="28"/>
        </w:rPr>
        <w:sectPr>
          <w:type w:val="continuous"/>
          <w:pgSz w:w="23814" w:h="16839" w:orient="landscape"/>
          <w:pgMar w:top="1800" w:right="1440" w:bottom="1800" w:left="1440" w:header="851" w:footer="992" w:gutter="0"/>
          <w:cols w:space="425" w:num="1"/>
          <w:docGrid w:type="lines" w:linePitch="312" w:charSpace="0"/>
        </w:sectPr>
      </w:pPr>
    </w:p>
    <w:p>
      <w:pPr>
        <w:pStyle w:val="5"/>
        <w:jc w:val="both"/>
        <w:rPr>
          <w:rFonts w:ascii="Times New Roman" w:hAnsi="Times New Roman" w:eastAsia="宋体" w:cs="Times New Roman"/>
          <w:b w:val="0"/>
        </w:rPr>
      </w:pPr>
      <w:bookmarkStart w:id="65" w:name="_Toc5266739"/>
      <w:r>
        <w:rPr>
          <w:rFonts w:ascii="Times New Roman" w:hAnsi="Times New Roman" w:eastAsia="宋体" w:cs="Times New Roman"/>
        </w:rPr>
        <w:t>第九章 沙溪流域梅列区控制性详细规划</w:t>
      </w:r>
      <w:bookmarkEnd w:id="65"/>
    </w:p>
    <w:p>
      <w:pPr>
        <w:outlineLvl w:val="1"/>
        <w:rPr>
          <w:rFonts w:ascii="Times New Roman" w:hAnsi="Times New Roman" w:eastAsia="宋体" w:cs="Times New Roman"/>
          <w:b/>
          <w:sz w:val="32"/>
        </w:rPr>
      </w:pPr>
      <w:bookmarkStart w:id="66" w:name="_Toc5178887"/>
      <w:bookmarkStart w:id="67" w:name="_Toc5266740"/>
      <w:r>
        <w:rPr>
          <w:rFonts w:ascii="Times New Roman" w:hAnsi="Times New Roman" w:eastAsia="宋体" w:cs="Times New Roman"/>
          <w:b/>
          <w:sz w:val="32"/>
        </w:rPr>
        <w:t>第三十条 规划范围</w:t>
      </w:r>
      <w:bookmarkEnd w:id="66"/>
      <w:bookmarkEnd w:id="67"/>
    </w:p>
    <w:p>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规划范围为梅列区全域范围。</w:t>
      </w:r>
    </w:p>
    <w:p>
      <w:pPr>
        <w:outlineLvl w:val="1"/>
        <w:rPr>
          <w:rFonts w:ascii="Times New Roman" w:hAnsi="Times New Roman" w:eastAsia="宋体" w:cs="Times New Roman"/>
          <w:b/>
          <w:sz w:val="32"/>
        </w:rPr>
      </w:pPr>
      <w:bookmarkStart w:id="68" w:name="_Toc5266741"/>
      <w:bookmarkStart w:id="69" w:name="_Toc5178888"/>
      <w:r>
        <w:rPr>
          <w:rFonts w:ascii="Times New Roman" w:hAnsi="Times New Roman" w:eastAsia="宋体" w:cs="Times New Roman"/>
          <w:b/>
          <w:sz w:val="32"/>
        </w:rPr>
        <w:t>第三十一条 控制单元划分</w:t>
      </w:r>
      <w:bookmarkEnd w:id="68"/>
      <w:bookmarkEnd w:id="69"/>
    </w:p>
    <w:p>
      <w:pPr>
        <w:spacing w:line="360" w:lineRule="auto"/>
        <w:ind w:firstLine="560" w:firstLineChars="200"/>
        <w:rPr>
          <w:rFonts w:ascii="Times New Roman" w:hAnsi="Times New Roman" w:eastAsia="宋体" w:cs="Times New Roman"/>
          <w:sz w:val="28"/>
          <w:szCs w:val="28"/>
        </w:rPr>
      </w:pPr>
      <w:r>
        <w:rPr>
          <w:rFonts w:ascii="Times New Roman" w:hAnsi="Times New Roman" w:eastAsia="宋体" w:cs="Times New Roman"/>
          <w:sz w:val="28"/>
        </w:rPr>
        <w:t>梅列区共1个控制单元，为三明市区沙溪控制单元（列东街道、列西街道、徐碧街道、陈大镇、洋溪镇）。</w:t>
      </w:r>
    </w:p>
    <w:p>
      <w:pPr>
        <w:outlineLvl w:val="1"/>
        <w:rPr>
          <w:rFonts w:ascii="Times New Roman" w:hAnsi="Times New Roman" w:eastAsia="宋体" w:cs="Times New Roman"/>
          <w:b/>
          <w:sz w:val="32"/>
        </w:rPr>
      </w:pPr>
      <w:bookmarkStart w:id="70" w:name="_Toc5266742"/>
      <w:bookmarkStart w:id="71" w:name="_Toc5178889"/>
      <w:r>
        <w:rPr>
          <w:rFonts w:ascii="Times New Roman" w:hAnsi="Times New Roman" w:eastAsia="宋体" w:cs="Times New Roman"/>
          <w:b/>
          <w:sz w:val="32"/>
        </w:rPr>
        <w:t>第三十二条 梅列区项目控规</w:t>
      </w:r>
      <w:bookmarkEnd w:id="70"/>
      <w:bookmarkEnd w:id="71"/>
    </w:p>
    <w:p>
      <w:pPr>
        <w:spacing w:line="360" w:lineRule="auto"/>
        <w:ind w:firstLine="560" w:firstLineChars="200"/>
        <w:rPr>
          <w:rFonts w:ascii="Times New Roman" w:hAnsi="Times New Roman" w:eastAsia="宋体" w:cs="Times New Roman"/>
          <w:sz w:val="28"/>
        </w:rPr>
      </w:pPr>
      <w:r>
        <w:rPr>
          <w:rFonts w:ascii="Times New Roman" w:hAnsi="Times New Roman" w:eastAsia="宋体" w:cs="Times New Roman"/>
          <w:sz w:val="28"/>
        </w:rPr>
        <w:t>梅列区共实施项目</w:t>
      </w:r>
      <w:r>
        <w:rPr>
          <w:rFonts w:hint="eastAsia" w:ascii="Times New Roman" w:hAnsi="Times New Roman" w:eastAsia="宋体" w:cs="Times New Roman"/>
          <w:sz w:val="28"/>
          <w:lang w:val="en-US" w:eastAsia="zh-CN"/>
        </w:rPr>
        <w:t>7</w:t>
      </w:r>
      <w:r>
        <w:rPr>
          <w:rFonts w:ascii="Times New Roman" w:hAnsi="Times New Roman" w:eastAsia="宋体" w:cs="Times New Roman"/>
          <w:sz w:val="28"/>
        </w:rPr>
        <w:t>项，总投资约</w:t>
      </w:r>
      <w:r>
        <w:rPr>
          <w:rFonts w:hint="eastAsia" w:ascii="Times New Roman" w:hAnsi="Times New Roman" w:eastAsia="宋体" w:cs="Times New Roman"/>
          <w:sz w:val="28"/>
          <w:lang w:val="en-US" w:eastAsia="zh-CN"/>
        </w:rPr>
        <w:t>7.6856</w:t>
      </w:r>
      <w:r>
        <w:rPr>
          <w:rFonts w:ascii="Times New Roman" w:hAnsi="Times New Roman" w:eastAsia="宋体" w:cs="Times New Roman"/>
          <w:sz w:val="28"/>
        </w:rPr>
        <w:t>亿元，项目涵括水环境治理与生态修复工程（</w:t>
      </w:r>
      <w:r>
        <w:rPr>
          <w:rFonts w:hint="eastAsia" w:ascii="Times New Roman" w:hAnsi="Times New Roman" w:eastAsia="宋体" w:cs="Times New Roman"/>
          <w:sz w:val="28"/>
          <w:lang w:val="en-US" w:eastAsia="zh-CN"/>
        </w:rPr>
        <w:t>6</w:t>
      </w:r>
      <w:r>
        <w:rPr>
          <w:rFonts w:ascii="Times New Roman" w:hAnsi="Times New Roman" w:eastAsia="宋体" w:cs="Times New Roman"/>
          <w:sz w:val="28"/>
        </w:rPr>
        <w:t>项）和废弃矿山生态修复和地质灾害防治工程（1项）。</w:t>
      </w:r>
    </w:p>
    <w:p>
      <w:pPr>
        <w:ind w:firstLine="560" w:firstLineChars="200"/>
        <w:rPr>
          <w:rFonts w:ascii="Times New Roman" w:hAnsi="Times New Roman" w:eastAsia="宋体" w:cs="Times New Roman"/>
          <w:sz w:val="28"/>
        </w:rPr>
        <w:sectPr>
          <w:type w:val="continuous"/>
          <w:pgSz w:w="23814" w:h="16839" w:orient="landscape"/>
          <w:pgMar w:top="1800" w:right="1440" w:bottom="1800" w:left="1440" w:header="851" w:footer="992" w:gutter="0"/>
          <w:cols w:space="425" w:num="1"/>
          <w:docGrid w:type="lines" w:linePitch="312" w:charSpace="0"/>
        </w:sectPr>
      </w:pPr>
    </w:p>
    <w:p>
      <w:pPr>
        <w:spacing w:line="360" w:lineRule="auto"/>
        <w:ind w:firstLine="200" w:firstLineChars="83"/>
        <w:jc w:val="center"/>
        <w:rPr>
          <w:rFonts w:ascii="Times New Roman" w:hAnsi="Times New Roman" w:eastAsia="宋体" w:cs="Times New Roman"/>
          <w:b/>
          <w:sz w:val="24"/>
        </w:rPr>
      </w:pPr>
      <w:r>
        <w:rPr>
          <w:rFonts w:ascii="Times New Roman" w:hAnsi="Times New Roman" w:eastAsia="宋体" w:cs="Times New Roman"/>
          <w:b/>
          <w:sz w:val="24"/>
        </w:rPr>
        <w:t>表9-1 梅列区山水林田湖草生态保护修复项目一览表</w:t>
      </w:r>
    </w:p>
    <w:tbl>
      <w:tblPr>
        <w:tblStyle w:val="41"/>
        <w:tblW w:w="20733"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0"/>
        <w:gridCol w:w="1774"/>
        <w:gridCol w:w="2173"/>
        <w:gridCol w:w="7933"/>
        <w:gridCol w:w="3720"/>
        <w:gridCol w:w="46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6" w:hRule="atLeast"/>
          <w:tblHeader/>
        </w:trPr>
        <w:tc>
          <w:tcPr>
            <w:tcW w:w="520" w:type="dxa"/>
            <w:vMerge w:val="restart"/>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b/>
                <w:bCs/>
                <w:szCs w:val="20"/>
              </w:rPr>
            </w:pPr>
            <w:r>
              <w:rPr>
                <w:rFonts w:ascii="Times New Roman" w:hAnsi="Times New Roman" w:eastAsia="宋体" w:cs="Times New Roman"/>
                <w:b/>
                <w:bCs/>
                <w:szCs w:val="20"/>
              </w:rPr>
              <w:t>序号</w:t>
            </w:r>
          </w:p>
        </w:tc>
        <w:tc>
          <w:tcPr>
            <w:tcW w:w="1774" w:type="dxa"/>
            <w:vMerge w:val="restart"/>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b/>
                <w:bCs/>
                <w:szCs w:val="20"/>
              </w:rPr>
            </w:pPr>
            <w:r>
              <w:rPr>
                <w:rFonts w:ascii="Times New Roman" w:hAnsi="Times New Roman" w:eastAsia="宋体" w:cs="Times New Roman"/>
                <w:b/>
                <w:bCs/>
                <w:szCs w:val="20"/>
              </w:rPr>
              <w:t>项目名称</w:t>
            </w:r>
          </w:p>
        </w:tc>
        <w:tc>
          <w:tcPr>
            <w:tcW w:w="2173" w:type="dxa"/>
            <w:vMerge w:val="restart"/>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b/>
                <w:bCs/>
                <w:szCs w:val="20"/>
              </w:rPr>
            </w:pPr>
            <w:r>
              <w:rPr>
                <w:rFonts w:ascii="Times New Roman" w:hAnsi="Times New Roman" w:eastAsia="宋体" w:cs="Times New Roman"/>
                <w:b/>
                <w:bCs/>
                <w:szCs w:val="20"/>
              </w:rPr>
              <w:t>建设地点</w:t>
            </w:r>
          </w:p>
        </w:tc>
        <w:tc>
          <w:tcPr>
            <w:tcW w:w="7933" w:type="dxa"/>
            <w:vMerge w:val="restart"/>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b/>
                <w:bCs/>
                <w:szCs w:val="20"/>
              </w:rPr>
            </w:pPr>
            <w:r>
              <w:rPr>
                <w:rFonts w:ascii="Times New Roman" w:hAnsi="Times New Roman" w:eastAsia="宋体" w:cs="Times New Roman"/>
                <w:b/>
                <w:bCs/>
                <w:szCs w:val="20"/>
              </w:rPr>
              <w:t>主要建设内容</w:t>
            </w:r>
          </w:p>
        </w:tc>
        <w:tc>
          <w:tcPr>
            <w:tcW w:w="3720" w:type="dxa"/>
            <w:vMerge w:val="restart"/>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b/>
                <w:bCs/>
                <w:szCs w:val="20"/>
              </w:rPr>
            </w:pPr>
            <w:r>
              <w:rPr>
                <w:rFonts w:ascii="Times New Roman" w:hAnsi="Times New Roman" w:eastAsia="宋体" w:cs="Times New Roman"/>
                <w:b/>
                <w:bCs/>
                <w:szCs w:val="20"/>
              </w:rPr>
              <w:t>对应绩效</w:t>
            </w:r>
          </w:p>
          <w:p>
            <w:pPr>
              <w:adjustRightInd w:val="0"/>
              <w:snapToGrid w:val="0"/>
              <w:rPr>
                <w:rFonts w:ascii="Times New Roman" w:hAnsi="Times New Roman" w:eastAsia="宋体" w:cs="Times New Roman"/>
                <w:b/>
                <w:bCs/>
                <w:szCs w:val="20"/>
              </w:rPr>
            </w:pPr>
            <w:r>
              <w:rPr>
                <w:rFonts w:ascii="Times New Roman" w:hAnsi="Times New Roman" w:eastAsia="宋体" w:cs="Times New Roman"/>
                <w:b/>
                <w:bCs/>
                <w:szCs w:val="20"/>
              </w:rPr>
              <w:t>目标</w:t>
            </w:r>
          </w:p>
        </w:tc>
        <w:tc>
          <w:tcPr>
            <w:tcW w:w="4613" w:type="dxa"/>
            <w:vMerge w:val="restart"/>
            <w:tcBorders>
              <w:top w:val="single" w:color="auto" w:sz="4" w:space="0"/>
              <w:left w:val="single" w:color="auto" w:sz="4" w:space="0"/>
              <w:right w:val="single" w:color="auto" w:sz="4" w:space="0"/>
            </w:tcBorders>
            <w:vAlign w:val="center"/>
          </w:tcPr>
          <w:p>
            <w:pPr>
              <w:adjustRightInd w:val="0"/>
              <w:snapToGrid w:val="0"/>
              <w:rPr>
                <w:rFonts w:ascii="Times New Roman" w:hAnsi="Times New Roman" w:eastAsia="宋体" w:cs="Times New Roman"/>
                <w:b/>
                <w:bCs/>
                <w:szCs w:val="20"/>
              </w:rPr>
            </w:pPr>
            <w:r>
              <w:rPr>
                <w:rFonts w:ascii="Times New Roman" w:hAnsi="Times New Roman" w:eastAsia="宋体" w:cs="Times New Roman"/>
                <w:b/>
                <w:bCs/>
                <w:szCs w:val="20"/>
              </w:rPr>
              <w:t>优化调整建议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2" w:hRule="atLeast"/>
          <w:tblHeader/>
        </w:trPr>
        <w:tc>
          <w:tcPr>
            <w:tcW w:w="520" w:type="dxa"/>
            <w:vMerge w:val="continue"/>
            <w:tcBorders>
              <w:top w:val="single" w:color="auto" w:sz="4" w:space="0"/>
              <w:left w:val="single" w:color="auto" w:sz="4" w:space="0"/>
              <w:bottom w:val="single" w:color="auto" w:sz="4" w:space="0"/>
              <w:right w:val="single" w:color="auto" w:sz="4" w:space="0"/>
            </w:tcBorders>
            <w:vAlign w:val="center"/>
          </w:tcPr>
          <w:p>
            <w:pPr>
              <w:widowControl/>
              <w:rPr>
                <w:rFonts w:ascii="Times New Roman" w:hAnsi="Times New Roman" w:eastAsia="宋体" w:cs="Times New Roman"/>
                <w:sz w:val="20"/>
                <w:szCs w:val="20"/>
              </w:rPr>
            </w:pPr>
          </w:p>
        </w:tc>
        <w:tc>
          <w:tcPr>
            <w:tcW w:w="1774" w:type="dxa"/>
            <w:vMerge w:val="continue"/>
            <w:tcBorders>
              <w:top w:val="single" w:color="auto" w:sz="4" w:space="0"/>
              <w:left w:val="single" w:color="auto" w:sz="4" w:space="0"/>
              <w:bottom w:val="single" w:color="auto" w:sz="4" w:space="0"/>
              <w:right w:val="single" w:color="auto" w:sz="4" w:space="0"/>
            </w:tcBorders>
            <w:vAlign w:val="center"/>
          </w:tcPr>
          <w:p>
            <w:pPr>
              <w:widowControl/>
              <w:rPr>
                <w:rFonts w:ascii="Times New Roman" w:hAnsi="Times New Roman" w:eastAsia="宋体" w:cs="Times New Roman"/>
                <w:sz w:val="20"/>
                <w:szCs w:val="20"/>
              </w:rPr>
            </w:pPr>
          </w:p>
        </w:tc>
        <w:tc>
          <w:tcPr>
            <w:tcW w:w="2173" w:type="dxa"/>
            <w:vMerge w:val="continue"/>
            <w:tcBorders>
              <w:top w:val="single" w:color="auto" w:sz="4" w:space="0"/>
              <w:left w:val="single" w:color="auto" w:sz="4" w:space="0"/>
              <w:bottom w:val="single" w:color="auto" w:sz="4" w:space="0"/>
              <w:right w:val="single" w:color="auto" w:sz="4" w:space="0"/>
            </w:tcBorders>
            <w:vAlign w:val="center"/>
          </w:tcPr>
          <w:p>
            <w:pPr>
              <w:widowControl/>
              <w:rPr>
                <w:rFonts w:ascii="Times New Roman" w:hAnsi="Times New Roman" w:eastAsia="宋体" w:cs="Times New Roman"/>
                <w:sz w:val="20"/>
                <w:szCs w:val="20"/>
              </w:rPr>
            </w:pPr>
          </w:p>
        </w:tc>
        <w:tc>
          <w:tcPr>
            <w:tcW w:w="7933" w:type="dxa"/>
            <w:vMerge w:val="continue"/>
            <w:tcBorders>
              <w:top w:val="single" w:color="auto" w:sz="4" w:space="0"/>
              <w:left w:val="single" w:color="auto" w:sz="4" w:space="0"/>
              <w:bottom w:val="single" w:color="auto" w:sz="4" w:space="0"/>
              <w:right w:val="single" w:color="auto" w:sz="4" w:space="0"/>
            </w:tcBorders>
            <w:vAlign w:val="center"/>
          </w:tcPr>
          <w:p>
            <w:pPr>
              <w:widowControl/>
              <w:rPr>
                <w:rFonts w:ascii="Times New Roman" w:hAnsi="Times New Roman" w:eastAsia="宋体" w:cs="Times New Roman"/>
                <w:sz w:val="20"/>
                <w:szCs w:val="20"/>
              </w:rPr>
            </w:pPr>
          </w:p>
        </w:tc>
        <w:tc>
          <w:tcPr>
            <w:tcW w:w="3720" w:type="dxa"/>
            <w:vMerge w:val="continue"/>
            <w:tcBorders>
              <w:top w:val="single" w:color="auto" w:sz="4" w:space="0"/>
              <w:left w:val="single" w:color="auto" w:sz="4" w:space="0"/>
              <w:bottom w:val="single" w:color="auto" w:sz="4" w:space="0"/>
              <w:right w:val="single" w:color="auto" w:sz="4" w:space="0"/>
            </w:tcBorders>
            <w:vAlign w:val="center"/>
          </w:tcPr>
          <w:p>
            <w:pPr>
              <w:widowControl/>
              <w:rPr>
                <w:rFonts w:ascii="Times New Roman" w:hAnsi="Times New Roman" w:eastAsia="宋体" w:cs="Times New Roman"/>
                <w:sz w:val="20"/>
                <w:szCs w:val="20"/>
              </w:rPr>
            </w:pPr>
          </w:p>
        </w:tc>
        <w:tc>
          <w:tcPr>
            <w:tcW w:w="4613" w:type="dxa"/>
            <w:vMerge w:val="continue"/>
            <w:tcBorders>
              <w:left w:val="single" w:color="auto" w:sz="4" w:space="0"/>
              <w:bottom w:val="single" w:color="auto" w:sz="4" w:space="0"/>
              <w:right w:val="single" w:color="auto" w:sz="4" w:space="0"/>
            </w:tcBorders>
          </w:tcPr>
          <w:p>
            <w:pPr>
              <w:widowControl/>
              <w:rPr>
                <w:rFonts w:ascii="Times New Roman" w:hAnsi="Times New Roman" w:eastAsia="宋体" w:cs="Times New Roman"/>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473" w:hRule="atLeast"/>
        </w:trPr>
        <w:tc>
          <w:tcPr>
            <w:tcW w:w="520"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szCs w:val="21"/>
              </w:rPr>
            </w:pPr>
            <w:r>
              <w:rPr>
                <w:rFonts w:ascii="Times New Roman" w:hAnsi="Times New Roman" w:eastAsia="宋体" w:cs="Times New Roman"/>
                <w:szCs w:val="21"/>
              </w:rPr>
              <w:t>1</w:t>
            </w:r>
          </w:p>
        </w:tc>
        <w:tc>
          <w:tcPr>
            <w:tcW w:w="1774" w:type="dxa"/>
            <w:vAlign w:val="center"/>
          </w:tcPr>
          <w:p>
            <w:pPr>
              <w:widowControl/>
              <w:textAlignment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梅列区羊口仔溪（及洋溪）安全生态水系项目</w:t>
            </w:r>
          </w:p>
        </w:tc>
        <w:tc>
          <w:tcPr>
            <w:tcW w:w="2173" w:type="dxa"/>
            <w:vAlign w:val="center"/>
          </w:tcPr>
          <w:p>
            <w:pPr>
              <w:textAlignment w:val="center"/>
              <w:rPr>
                <w:rFonts w:ascii="Times New Roman" w:hAnsi="Times New Roman" w:eastAsia="宋体" w:cs="Times New Roman"/>
                <w:color w:val="000000"/>
                <w:kern w:val="0"/>
                <w:szCs w:val="21"/>
              </w:rPr>
            </w:pPr>
            <w:r>
              <w:rPr>
                <w:rFonts w:ascii="Times New Roman" w:hAnsi="Times New Roman" w:eastAsia="宋体" w:cs="Times New Roman"/>
                <w:kern w:val="0"/>
                <w:szCs w:val="21"/>
              </w:rPr>
              <w:t>洋溪镇</w:t>
            </w:r>
          </w:p>
        </w:tc>
        <w:tc>
          <w:tcPr>
            <w:tcW w:w="7933" w:type="dxa"/>
            <w:vAlign w:val="center"/>
          </w:tcPr>
          <w:p>
            <w:pPr>
              <w:textAlignment w:val="center"/>
              <w:rPr>
                <w:rFonts w:ascii="Times New Roman" w:hAnsi="Times New Roman" w:eastAsia="宋体" w:cs="Times New Roman"/>
                <w:color w:val="000000"/>
                <w:kern w:val="0"/>
                <w:szCs w:val="21"/>
              </w:rPr>
            </w:pPr>
            <w:r>
              <w:rPr>
                <w:rFonts w:ascii="Times New Roman" w:hAnsi="Times New Roman" w:eastAsia="宋体" w:cs="Times New Roman"/>
                <w:kern w:val="0"/>
                <w:szCs w:val="21"/>
              </w:rPr>
              <w:t>（</w:t>
            </w:r>
            <w:r>
              <w:rPr>
                <w:rFonts w:hint="eastAsia" w:ascii="Times New Roman" w:hAnsi="Times New Roman" w:eastAsia="宋体" w:cs="Times New Roman"/>
                <w:kern w:val="0"/>
                <w:szCs w:val="21"/>
              </w:rPr>
              <w:t>对羊口仔溪(8.86km)及洋溪(2.32km)两河段埋设河岸岸线与保护蓝线界桩22.36km。河道清淤、清障，滩地植物群落修复3.6hm²，1座滚水坝修复，建设964m生态护岸、3km长生态巡查栈道及亲水景观平台3.10km²等</w:t>
            </w:r>
          </w:p>
        </w:tc>
        <w:tc>
          <w:tcPr>
            <w:tcW w:w="3720" w:type="dxa"/>
            <w:vAlign w:val="center"/>
          </w:tcPr>
          <w:p>
            <w:pPr>
              <w:textAlignment w:val="center"/>
              <w:rPr>
                <w:rFonts w:ascii="Times New Roman" w:hAnsi="Times New Roman" w:eastAsia="宋体" w:cs="Times New Roman"/>
                <w:color w:val="000000"/>
                <w:kern w:val="0"/>
                <w:szCs w:val="21"/>
              </w:rPr>
            </w:pPr>
            <w:r>
              <w:rPr>
                <w:rFonts w:ascii="Times New Roman" w:hAnsi="Times New Roman" w:eastAsia="宋体" w:cs="Times New Roman"/>
                <w:kern w:val="0"/>
                <w:szCs w:val="21"/>
              </w:rPr>
              <w:t>清理河道内源污染，强化水体生态修复功能，提升水体水环境容量</w:t>
            </w:r>
          </w:p>
        </w:tc>
        <w:tc>
          <w:tcPr>
            <w:tcW w:w="4613" w:type="dxa"/>
          </w:tcPr>
          <w:p>
            <w:pPr>
              <w:textAlignment w:val="center"/>
              <w:rPr>
                <w:rFonts w:ascii="Times New Roman" w:hAnsi="Times New Roman" w:eastAsia="宋体" w:cs="Times New Roman"/>
                <w:color w:val="000000"/>
                <w:kern w:val="0"/>
                <w:szCs w:val="21"/>
              </w:rPr>
            </w:pPr>
            <w:r>
              <w:rPr>
                <w:rFonts w:ascii="Times New Roman" w:hAnsi="Times New Roman" w:eastAsia="宋体" w:cs="Times New Roman"/>
                <w:kern w:val="0"/>
                <w:szCs w:val="21"/>
              </w:rPr>
              <w:t>建议严格按照《关于开展万里安全生态水系建设的实施意见》（闽政办〔2015〕99 号）的要求，坚持保护优先、自然修复为主，规划各类涉水建设活动，用生态方式改良河床、恢复河滩和修复河岸；亲水节点、景观工程等与山水林田湖草相关度较低的子工程不建议纳入中央山水林田湖草奖补资金支持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931" w:hRule="atLeast"/>
        </w:trPr>
        <w:tc>
          <w:tcPr>
            <w:tcW w:w="520" w:type="dxa"/>
            <w:tcBorders>
              <w:top w:val="single" w:color="auto" w:sz="4" w:space="0"/>
              <w:left w:val="single" w:color="auto" w:sz="4" w:space="0"/>
              <w:right w:val="single" w:color="auto" w:sz="4" w:space="0"/>
            </w:tcBorders>
            <w:vAlign w:val="center"/>
          </w:tcPr>
          <w:p>
            <w:pPr>
              <w:adjustRightInd w:val="0"/>
              <w:snapToGrid w:val="0"/>
              <w:rPr>
                <w:rFonts w:ascii="Times New Roman" w:hAnsi="Times New Roman" w:eastAsia="宋体" w:cs="Times New Roman"/>
                <w:szCs w:val="21"/>
              </w:rPr>
            </w:pPr>
            <w:r>
              <w:rPr>
                <w:rFonts w:ascii="Times New Roman" w:hAnsi="Times New Roman" w:eastAsia="宋体" w:cs="Times New Roman"/>
                <w:szCs w:val="21"/>
              </w:rPr>
              <w:t>2</w:t>
            </w:r>
          </w:p>
        </w:tc>
        <w:tc>
          <w:tcPr>
            <w:tcW w:w="1774" w:type="dxa"/>
            <w:vAlign w:val="center"/>
          </w:tcPr>
          <w:p>
            <w:pPr>
              <w:widowControl/>
              <w:textAlignment w:val="center"/>
              <w:rPr>
                <w:rFonts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rPr>
              <w:t>梅列区碧溪万里安全生态水系建设项目</w:t>
            </w:r>
          </w:p>
        </w:tc>
        <w:tc>
          <w:tcPr>
            <w:tcW w:w="2173" w:type="dxa"/>
            <w:vAlign w:val="center"/>
          </w:tcPr>
          <w:p>
            <w:pPr>
              <w:textAlignment w:val="center"/>
              <w:rPr>
                <w:rFonts w:ascii="Times New Roman" w:hAnsi="Times New Roman" w:eastAsia="宋体" w:cs="Times New Roman"/>
                <w:szCs w:val="21"/>
              </w:rPr>
            </w:pPr>
            <w:r>
              <w:rPr>
                <w:rFonts w:ascii="Times New Roman" w:hAnsi="Times New Roman" w:eastAsia="宋体" w:cs="Times New Roman"/>
                <w:kern w:val="0"/>
                <w:szCs w:val="21"/>
              </w:rPr>
              <w:t>陈大镇</w:t>
            </w:r>
          </w:p>
        </w:tc>
        <w:tc>
          <w:tcPr>
            <w:tcW w:w="7933" w:type="dxa"/>
            <w:vAlign w:val="center"/>
          </w:tcPr>
          <w:p>
            <w:pPr>
              <w:textAlignment w:val="center"/>
              <w:rPr>
                <w:rFonts w:ascii="Times New Roman" w:hAnsi="Times New Roman" w:eastAsia="宋体" w:cs="Times New Roman"/>
                <w:color w:val="000000"/>
                <w:kern w:val="0"/>
                <w:szCs w:val="21"/>
              </w:rPr>
            </w:pPr>
            <w:r>
              <w:rPr>
                <w:rFonts w:hint="eastAsia" w:ascii="Times New Roman" w:hAnsi="Times New Roman" w:eastAsia="宋体" w:cs="Times New Roman"/>
                <w:kern w:val="0"/>
                <w:szCs w:val="21"/>
              </w:rPr>
              <w:t>设计河段总长约10.53km。其中，生态涵养区河道长约7.07km，主要建设内容包括生态巡查步道4275m，生态节点7156m²，滩地植被修复12825m²，清淤855m³，生态护岸长1810.5m；生态保护区河道长度约3.46km</w:t>
            </w:r>
          </w:p>
        </w:tc>
        <w:tc>
          <w:tcPr>
            <w:tcW w:w="3720" w:type="dxa"/>
            <w:vAlign w:val="center"/>
          </w:tcPr>
          <w:p>
            <w:pPr>
              <w:textAlignment w:val="center"/>
              <w:rPr>
                <w:rFonts w:ascii="Times New Roman" w:hAnsi="Times New Roman" w:eastAsia="宋体" w:cs="Times New Roman"/>
                <w:color w:val="000000"/>
                <w:kern w:val="0"/>
                <w:szCs w:val="21"/>
              </w:rPr>
            </w:pPr>
            <w:r>
              <w:rPr>
                <w:rFonts w:ascii="Times New Roman" w:hAnsi="Times New Roman" w:eastAsia="宋体" w:cs="Times New Roman"/>
                <w:kern w:val="0"/>
                <w:szCs w:val="21"/>
              </w:rPr>
              <w:t>清理河道内源污染，强化水体生态修复功能，提升水体水环境容量</w:t>
            </w:r>
          </w:p>
        </w:tc>
        <w:tc>
          <w:tcPr>
            <w:tcW w:w="4613" w:type="dxa"/>
          </w:tcPr>
          <w:p>
            <w:pPr>
              <w:textAlignment w:val="center"/>
              <w:rPr>
                <w:rFonts w:ascii="Times New Roman" w:hAnsi="Times New Roman" w:eastAsia="宋体" w:cs="Times New Roman"/>
                <w:color w:val="000000"/>
                <w:kern w:val="0"/>
                <w:szCs w:val="21"/>
              </w:rPr>
            </w:pPr>
            <w:r>
              <w:rPr>
                <w:rFonts w:ascii="Times New Roman" w:hAnsi="Times New Roman" w:eastAsia="宋体" w:cs="Times New Roman"/>
                <w:kern w:val="0"/>
                <w:szCs w:val="21"/>
              </w:rPr>
              <w:t>建议严格按照《关于开展万里安全生态水系建设的实施意见》（闽政办〔2015〕99 号）的要求，坚持保护优先、自然修复为主，规划各类涉水建设活动，用生态方式改良河床、恢复河滩和修复河岸；亲水节点、景观工程等与山水林田湖草相关度较低的子工程不建议纳入中央山水林田湖草奖补资金支持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47" w:hRule="atLeast"/>
        </w:trPr>
        <w:tc>
          <w:tcPr>
            <w:tcW w:w="520" w:type="dxa"/>
            <w:tcBorders>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szCs w:val="21"/>
              </w:rPr>
            </w:pPr>
            <w:r>
              <w:rPr>
                <w:rFonts w:ascii="Times New Roman" w:hAnsi="Times New Roman" w:eastAsia="宋体" w:cs="Times New Roman"/>
                <w:szCs w:val="21"/>
              </w:rPr>
              <w:t>3</w:t>
            </w:r>
          </w:p>
        </w:tc>
        <w:tc>
          <w:tcPr>
            <w:tcW w:w="1774" w:type="dxa"/>
            <w:vAlign w:val="center"/>
          </w:tcPr>
          <w:p>
            <w:pPr>
              <w:widowControl/>
              <w:textAlignment w:val="center"/>
              <w:rPr>
                <w:rFonts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rPr>
              <w:t>梅列区碧溪水系综合整治工程</w:t>
            </w:r>
          </w:p>
        </w:tc>
        <w:tc>
          <w:tcPr>
            <w:tcW w:w="2173" w:type="dxa"/>
            <w:vAlign w:val="center"/>
          </w:tcPr>
          <w:p>
            <w:pPr>
              <w:textAlignment w:val="center"/>
              <w:rPr>
                <w:rFonts w:ascii="Times New Roman" w:hAnsi="Times New Roman" w:eastAsia="宋体" w:cs="Times New Roman"/>
                <w:szCs w:val="21"/>
              </w:rPr>
            </w:pPr>
            <w:r>
              <w:rPr>
                <w:rFonts w:ascii="Times New Roman" w:hAnsi="Times New Roman" w:eastAsia="宋体" w:cs="Times New Roman"/>
                <w:kern w:val="0"/>
                <w:szCs w:val="21"/>
              </w:rPr>
              <w:t>梅列区陈大镇碧溪、渔溪、大源溪、碧口入河口</w:t>
            </w:r>
          </w:p>
        </w:tc>
        <w:tc>
          <w:tcPr>
            <w:tcW w:w="7933" w:type="dxa"/>
            <w:vAlign w:val="center"/>
          </w:tcPr>
          <w:p>
            <w:pPr>
              <w:textAlignment w:val="center"/>
              <w:rPr>
                <w:rFonts w:ascii="Times New Roman" w:hAnsi="Times New Roman" w:eastAsia="宋体" w:cs="Times New Roman"/>
                <w:color w:val="000000"/>
                <w:kern w:val="0"/>
                <w:szCs w:val="21"/>
              </w:rPr>
            </w:pPr>
            <w:r>
              <w:rPr>
                <w:rFonts w:ascii="Times New Roman" w:hAnsi="Times New Roman" w:eastAsia="宋体" w:cs="Times New Roman"/>
                <w:kern w:val="0"/>
                <w:szCs w:val="21"/>
              </w:rPr>
              <w:t>综合治理碧溪及其支流渔溪和大源溪河长34.1 km，其中碧溪干流河段21.9 km，渔溪支流7.6 km，大源溪支流4.0 km，碧口沙溪段0.7 km。新建生态护坡711.0 m，生态护岸7.74 km，河床改良5.38 km，河道清淤11.7 km，新建生态湿地13812 m2，新建生态休闲步道（木栈道）10.9 km，新建排水涵管12处</w:t>
            </w:r>
          </w:p>
        </w:tc>
        <w:tc>
          <w:tcPr>
            <w:tcW w:w="3720" w:type="dxa"/>
            <w:vAlign w:val="center"/>
          </w:tcPr>
          <w:p>
            <w:pPr>
              <w:textAlignment w:val="center"/>
              <w:rPr>
                <w:rFonts w:ascii="Times New Roman" w:hAnsi="Times New Roman" w:eastAsia="宋体" w:cs="Times New Roman"/>
                <w:color w:val="000000"/>
                <w:kern w:val="0"/>
                <w:szCs w:val="21"/>
              </w:rPr>
            </w:pPr>
            <w:r>
              <w:rPr>
                <w:rFonts w:ascii="Times New Roman" w:hAnsi="Times New Roman" w:eastAsia="宋体" w:cs="Times New Roman"/>
                <w:kern w:val="0"/>
                <w:szCs w:val="21"/>
              </w:rPr>
              <w:t>清理河道内源污染，强化水体生态修复功能，提升水体水环境容量</w:t>
            </w:r>
          </w:p>
        </w:tc>
        <w:tc>
          <w:tcPr>
            <w:tcW w:w="4613" w:type="dxa"/>
          </w:tcPr>
          <w:p>
            <w:pPr>
              <w:textAlignment w:val="center"/>
              <w:rPr>
                <w:rFonts w:ascii="Times New Roman" w:hAnsi="Times New Roman" w:eastAsia="宋体" w:cs="Times New Roman"/>
                <w:color w:val="000000"/>
                <w:kern w:val="0"/>
                <w:szCs w:val="21"/>
              </w:rPr>
            </w:pPr>
            <w:r>
              <w:rPr>
                <w:rFonts w:ascii="Times New Roman" w:hAnsi="Times New Roman" w:eastAsia="宋体" w:cs="Times New Roman"/>
                <w:kern w:val="0"/>
                <w:szCs w:val="21"/>
              </w:rPr>
              <w:t>两岸完善截污管网建设，逐步实现雨污分流，污水纳管，提高截污率，减少污水流入河道，改善河流水质；亲水节点、景观工程等与山水林田湖草相关度较低的子工程不建议纳入中央山水林田湖草奖补资金支持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095" w:hRule="atLeast"/>
        </w:trPr>
        <w:tc>
          <w:tcPr>
            <w:tcW w:w="520"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szCs w:val="21"/>
              </w:rPr>
            </w:pPr>
            <w:r>
              <w:rPr>
                <w:rFonts w:ascii="Times New Roman" w:hAnsi="Times New Roman" w:eastAsia="宋体" w:cs="Times New Roman"/>
                <w:szCs w:val="21"/>
              </w:rPr>
              <w:t>4</w:t>
            </w:r>
          </w:p>
        </w:tc>
        <w:tc>
          <w:tcPr>
            <w:tcW w:w="1774" w:type="dxa"/>
            <w:vAlign w:val="center"/>
          </w:tcPr>
          <w:p>
            <w:pPr>
              <w:widowControl/>
              <w:textAlignment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列东污水处理厂搬迁及扩建项目</w:t>
            </w:r>
          </w:p>
        </w:tc>
        <w:tc>
          <w:tcPr>
            <w:tcW w:w="2173" w:type="dxa"/>
            <w:vAlign w:val="center"/>
          </w:tcPr>
          <w:p>
            <w:pPr>
              <w:textAlignment w:val="center"/>
              <w:rPr>
                <w:rFonts w:ascii="Times New Roman" w:hAnsi="Times New Roman" w:eastAsia="宋体" w:cs="Times New Roman"/>
                <w:color w:val="000000"/>
                <w:kern w:val="0"/>
                <w:szCs w:val="21"/>
              </w:rPr>
            </w:pPr>
            <w:r>
              <w:rPr>
                <w:rFonts w:ascii="Times New Roman" w:hAnsi="Times New Roman" w:eastAsia="宋体" w:cs="Times New Roman"/>
                <w:kern w:val="0"/>
                <w:szCs w:val="21"/>
              </w:rPr>
              <w:t>梅列区碧湖</w:t>
            </w:r>
          </w:p>
        </w:tc>
        <w:tc>
          <w:tcPr>
            <w:tcW w:w="7933" w:type="dxa"/>
            <w:vAlign w:val="center"/>
          </w:tcPr>
          <w:p>
            <w:pPr>
              <w:textAlignment w:val="center"/>
              <w:rPr>
                <w:rFonts w:ascii="Times New Roman" w:hAnsi="Times New Roman" w:eastAsia="宋体" w:cs="Times New Roman"/>
                <w:color w:val="000000"/>
                <w:kern w:val="0"/>
                <w:szCs w:val="21"/>
              </w:rPr>
            </w:pPr>
            <w:r>
              <w:rPr>
                <w:rFonts w:ascii="Times New Roman" w:hAnsi="Times New Roman" w:eastAsia="宋体" w:cs="Times New Roman"/>
                <w:kern w:val="0"/>
                <w:szCs w:val="21"/>
              </w:rPr>
              <w:t>设计总规模为日处理污水5万吨，一期日处理污水3万吨，采用AAO（厌氧-缺氧-好氧）污水处理工艺，出水全部执行《城镇污水处理厂污染物排放标准》一级A标准，污泥经脱水含水率达到60%后外运处置</w:t>
            </w:r>
          </w:p>
        </w:tc>
        <w:tc>
          <w:tcPr>
            <w:tcW w:w="3720" w:type="dxa"/>
            <w:vAlign w:val="center"/>
          </w:tcPr>
          <w:p>
            <w:pPr>
              <w:textAlignment w:val="center"/>
              <w:rPr>
                <w:rFonts w:ascii="Times New Roman" w:hAnsi="Times New Roman" w:eastAsia="宋体" w:cs="Times New Roman"/>
                <w:color w:val="000000"/>
                <w:kern w:val="0"/>
                <w:szCs w:val="21"/>
              </w:rPr>
            </w:pPr>
            <w:r>
              <w:rPr>
                <w:rFonts w:ascii="Times New Roman" w:hAnsi="Times New Roman" w:eastAsia="宋体" w:cs="Times New Roman"/>
                <w:kern w:val="0"/>
                <w:szCs w:val="21"/>
              </w:rPr>
              <w:t>项目一期工程建成并投入使用后，可削减COD 1204.5吨/年，氨氮65.7吨/年，总磷16.43吨/年，将有效提升河流水质</w:t>
            </w:r>
          </w:p>
        </w:tc>
        <w:tc>
          <w:tcPr>
            <w:tcW w:w="4613" w:type="dxa"/>
          </w:tcPr>
          <w:p>
            <w:pPr>
              <w:textAlignment w:val="center"/>
              <w:rPr>
                <w:rFonts w:ascii="Times New Roman" w:hAnsi="Times New Roman" w:eastAsia="宋体" w:cs="Times New Roman"/>
                <w:color w:val="000000"/>
                <w:kern w:val="0"/>
                <w:szCs w:val="21"/>
              </w:rPr>
            </w:pPr>
            <w:r>
              <w:rPr>
                <w:rFonts w:ascii="Times New Roman" w:hAnsi="Times New Roman" w:eastAsia="宋体" w:cs="Times New Roman"/>
                <w:kern w:val="0"/>
                <w:szCs w:val="21"/>
              </w:rPr>
              <w:t>根据城区雨污分流改造情况进一步核实水量和水质标准，分析生活污水、工业废水比例。设置道路缓和段与衔接，避免坡度过大；并注意205国道方向立面效果设计，优化城市景观效果。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04" w:hRule="atLeast"/>
        </w:trPr>
        <w:tc>
          <w:tcPr>
            <w:tcW w:w="520"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szCs w:val="21"/>
              </w:rPr>
            </w:pPr>
            <w:r>
              <w:rPr>
                <w:rFonts w:ascii="Times New Roman" w:hAnsi="Times New Roman" w:eastAsia="宋体" w:cs="Times New Roman"/>
                <w:szCs w:val="21"/>
              </w:rPr>
              <w:t>5</w:t>
            </w:r>
          </w:p>
        </w:tc>
        <w:tc>
          <w:tcPr>
            <w:tcW w:w="1774" w:type="dxa"/>
            <w:vAlign w:val="center"/>
          </w:tcPr>
          <w:p>
            <w:pPr>
              <w:widowControl/>
              <w:adjustRightInd w:val="0"/>
              <w:snapToGrid w:val="0"/>
              <w:rPr>
                <w:rFonts w:ascii="Times New Roman" w:hAnsi="Times New Roman" w:eastAsia="宋体" w:cs="Times New Roman"/>
                <w:szCs w:val="21"/>
              </w:rPr>
            </w:pPr>
            <w:r>
              <w:rPr>
                <w:rFonts w:ascii="Times New Roman" w:hAnsi="Times New Roman" w:eastAsia="宋体" w:cs="Times New Roman"/>
                <w:szCs w:val="21"/>
              </w:rPr>
              <w:t>梅列区地质灾害防治项目</w:t>
            </w:r>
          </w:p>
        </w:tc>
        <w:tc>
          <w:tcPr>
            <w:tcW w:w="2173" w:type="dxa"/>
            <w:vAlign w:val="center"/>
          </w:tcPr>
          <w:p>
            <w:pPr>
              <w:adjustRightInd w:val="0"/>
              <w:snapToGrid w:val="0"/>
              <w:rPr>
                <w:rFonts w:ascii="Times New Roman" w:hAnsi="Times New Roman" w:eastAsia="宋体" w:cs="Times New Roman"/>
                <w:szCs w:val="21"/>
              </w:rPr>
            </w:pPr>
            <w:r>
              <w:rPr>
                <w:rFonts w:ascii="Times New Roman" w:hAnsi="Times New Roman" w:eastAsia="宋体" w:cs="Times New Roman"/>
                <w:kern w:val="0"/>
                <w:szCs w:val="21"/>
              </w:rPr>
              <w:t>梅列区</w:t>
            </w:r>
          </w:p>
        </w:tc>
        <w:tc>
          <w:tcPr>
            <w:tcW w:w="7933" w:type="dxa"/>
            <w:vAlign w:val="center"/>
          </w:tcPr>
          <w:p>
            <w:pPr>
              <w:adjustRightInd w:val="0"/>
              <w:snapToGrid w:val="0"/>
              <w:rPr>
                <w:rFonts w:ascii="Times New Roman" w:hAnsi="Times New Roman" w:eastAsia="宋体" w:cs="Times New Roman"/>
                <w:szCs w:val="21"/>
              </w:rPr>
            </w:pPr>
            <w:r>
              <w:rPr>
                <w:rFonts w:hint="eastAsia" w:ascii="Times New Roman" w:hAnsi="Times New Roman" w:eastAsia="宋体" w:cs="Times New Roman"/>
                <w:kern w:val="0"/>
                <w:szCs w:val="21"/>
              </w:rPr>
              <w:t>涉及地质灾害治理项目11个，采用截排水沟、坡面修整、植被复绿、支档结构、岩石破碎等工程措施对地灾点进行降险处理或综合治理</w:t>
            </w:r>
          </w:p>
        </w:tc>
        <w:tc>
          <w:tcPr>
            <w:tcW w:w="3720" w:type="dxa"/>
            <w:vAlign w:val="center"/>
          </w:tcPr>
          <w:p>
            <w:pPr>
              <w:adjustRightInd w:val="0"/>
              <w:snapToGrid w:val="0"/>
              <w:rPr>
                <w:rFonts w:ascii="Times New Roman" w:hAnsi="Times New Roman" w:eastAsia="宋体" w:cs="Times New Roman"/>
                <w:szCs w:val="21"/>
              </w:rPr>
            </w:pPr>
            <w:r>
              <w:rPr>
                <w:rFonts w:ascii="Times New Roman" w:hAnsi="Times New Roman" w:eastAsia="宋体" w:cs="Times New Roman"/>
                <w:kern w:val="0"/>
                <w:szCs w:val="21"/>
              </w:rPr>
              <w:t>治理地质灾害点11处</w:t>
            </w:r>
          </w:p>
        </w:tc>
        <w:tc>
          <w:tcPr>
            <w:tcW w:w="4613" w:type="dxa"/>
          </w:tcPr>
          <w:p>
            <w:pPr>
              <w:adjustRightInd w:val="0"/>
              <w:snapToGrid w:val="0"/>
              <w:rPr>
                <w:rFonts w:ascii="Times New Roman" w:hAnsi="Times New Roman" w:eastAsia="宋体" w:cs="Times New Roman"/>
                <w:szCs w:val="21"/>
              </w:rPr>
            </w:pPr>
            <w:r>
              <w:rPr>
                <w:rFonts w:ascii="Times New Roman" w:hAnsi="Times New Roman" w:eastAsia="宋体" w:cs="Times New Roman"/>
                <w:kern w:val="0"/>
                <w:szCs w:val="21"/>
              </w:rPr>
              <w:t>在工程治理的同时，保护好坡表的绿化林带，严禁乱砍乱伐，做好滑坡体的水土保持，以确保滑坡稳定。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520"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szCs w:val="21"/>
              </w:rPr>
            </w:pPr>
            <w:r>
              <w:rPr>
                <w:rFonts w:hint="eastAsia" w:ascii="Times New Roman" w:hAnsi="Times New Roman" w:eastAsia="宋体" w:cs="Times New Roman"/>
                <w:szCs w:val="21"/>
              </w:rPr>
              <w:t>6</w:t>
            </w:r>
          </w:p>
        </w:tc>
        <w:tc>
          <w:tcPr>
            <w:tcW w:w="1774" w:type="dxa"/>
            <w:vAlign w:val="center"/>
          </w:tcPr>
          <w:p>
            <w:pPr>
              <w:keepNext/>
              <w:keepLines/>
              <w:widowControl/>
              <w:textAlignment w:val="center"/>
              <w:outlineLvl w:val="3"/>
              <w:rPr>
                <w:rFonts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rPr>
              <w:t>三明市区污水管工程</w:t>
            </w:r>
          </w:p>
        </w:tc>
        <w:tc>
          <w:tcPr>
            <w:tcW w:w="2173" w:type="dxa"/>
            <w:vAlign w:val="center"/>
          </w:tcPr>
          <w:p>
            <w:pPr>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梅列</w:t>
            </w:r>
            <w:r>
              <w:rPr>
                <w:rFonts w:ascii="Times New Roman" w:hAnsi="Times New Roman" w:eastAsia="宋体" w:cs="Times New Roman"/>
                <w:kern w:val="0"/>
                <w:szCs w:val="21"/>
              </w:rPr>
              <w:t>区</w:t>
            </w:r>
          </w:p>
        </w:tc>
        <w:tc>
          <w:tcPr>
            <w:tcW w:w="7933" w:type="dxa"/>
            <w:vAlign w:val="center"/>
          </w:tcPr>
          <w:p>
            <w:pPr>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1.G205沿线（碧口桥至新建污水处理厂段）3.6公里污水管网及泵站建设；2.江滨路（徐碧铁路桥至碧口桥段）污水管网及泵站建设；3.实施河西路等约3.5公里污水管网改造；4.实施东安路周边及列东街（四路至五路）雨污分流改造工程</w:t>
            </w:r>
          </w:p>
        </w:tc>
        <w:tc>
          <w:tcPr>
            <w:tcW w:w="3720" w:type="dxa"/>
            <w:vAlign w:val="center"/>
          </w:tcPr>
          <w:p>
            <w:pPr>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提高水体水质，改善人居环境，减少水质超标对于流域生态的破坏。</w:t>
            </w:r>
          </w:p>
        </w:tc>
        <w:tc>
          <w:tcPr>
            <w:tcW w:w="4613" w:type="dxa"/>
          </w:tcPr>
          <w:p>
            <w:pPr>
              <w:textAlignment w:val="center"/>
              <w:rPr>
                <w:rFonts w:ascii="Times New Roman" w:hAnsi="Times New Roman" w:eastAsia="宋体" w:cs="Times New Roman"/>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71" w:hRule="atLeast"/>
        </w:trPr>
        <w:tc>
          <w:tcPr>
            <w:tcW w:w="520"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szCs w:val="21"/>
              </w:rPr>
            </w:pPr>
            <w:r>
              <w:rPr>
                <w:rFonts w:hint="eastAsia" w:ascii="Times New Roman" w:hAnsi="Times New Roman" w:eastAsia="宋体" w:cs="Times New Roman"/>
                <w:szCs w:val="21"/>
              </w:rPr>
              <w:t>7</w:t>
            </w:r>
          </w:p>
        </w:tc>
        <w:tc>
          <w:tcPr>
            <w:tcW w:w="1774" w:type="dxa"/>
            <w:vAlign w:val="center"/>
          </w:tcPr>
          <w:p>
            <w:pPr>
              <w:keepNext/>
              <w:keepLines/>
              <w:widowControl/>
              <w:textAlignment w:val="center"/>
              <w:outlineLvl w:val="3"/>
              <w:rPr>
                <w:rFonts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rPr>
              <w:t>蕉溪龙泉溪流域综合整治工程</w:t>
            </w:r>
          </w:p>
        </w:tc>
        <w:tc>
          <w:tcPr>
            <w:tcW w:w="2173" w:type="dxa"/>
            <w:vAlign w:val="center"/>
          </w:tcPr>
          <w:p>
            <w:pPr>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梅列</w:t>
            </w:r>
            <w:r>
              <w:rPr>
                <w:rFonts w:ascii="Times New Roman" w:hAnsi="Times New Roman" w:eastAsia="宋体" w:cs="Times New Roman"/>
                <w:kern w:val="0"/>
                <w:szCs w:val="21"/>
              </w:rPr>
              <w:t>区</w:t>
            </w:r>
          </w:p>
        </w:tc>
        <w:tc>
          <w:tcPr>
            <w:tcW w:w="7933" w:type="dxa"/>
            <w:vAlign w:val="center"/>
          </w:tcPr>
          <w:p>
            <w:pPr>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蕉溪流域污水管网工程、小蕉污水处理厂提升改造、蕉溪及龙泉溪畜禽整治、龙泉溪205国道及高铁沿线植被恢复、龙泉溪河道整治（护岸及清淤）、后山渣场整治（淋溶水处理及挡土坝）</w:t>
            </w:r>
          </w:p>
        </w:tc>
        <w:tc>
          <w:tcPr>
            <w:tcW w:w="3720" w:type="dxa"/>
            <w:vAlign w:val="center"/>
          </w:tcPr>
          <w:p>
            <w:pPr>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清理河道内源污染，强化水体生态修复功能，提升水体水环境容量</w:t>
            </w:r>
          </w:p>
        </w:tc>
        <w:tc>
          <w:tcPr>
            <w:tcW w:w="4613" w:type="dxa"/>
          </w:tcPr>
          <w:p>
            <w:pPr>
              <w:textAlignment w:val="center"/>
              <w:rPr>
                <w:rFonts w:ascii="Times New Roman" w:hAnsi="Times New Roman" w:eastAsia="宋体" w:cs="Times New Roman"/>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1" w:hRule="atLeast"/>
        </w:trPr>
        <w:tc>
          <w:tcPr>
            <w:tcW w:w="520"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szCs w:val="21"/>
              </w:rPr>
            </w:pPr>
            <w:r>
              <w:rPr>
                <w:rFonts w:hint="eastAsia" w:ascii="Times New Roman" w:hAnsi="Times New Roman" w:eastAsia="宋体" w:cs="Times New Roman"/>
                <w:szCs w:val="21"/>
              </w:rPr>
              <w:t>8</w:t>
            </w:r>
          </w:p>
        </w:tc>
        <w:tc>
          <w:tcPr>
            <w:tcW w:w="1774" w:type="dxa"/>
            <w:vAlign w:val="center"/>
          </w:tcPr>
          <w:p>
            <w:pPr>
              <w:keepNext/>
              <w:keepLines/>
              <w:widowControl/>
              <w:textAlignment w:val="center"/>
              <w:outlineLvl w:val="3"/>
              <w:rPr>
                <w:rFonts w:ascii="Times New Roman" w:hAnsi="Times New Roman" w:eastAsia="宋体" w:cs="Times New Roman"/>
                <w:color w:val="000000"/>
                <w:kern w:val="0"/>
                <w:szCs w:val="21"/>
              </w:rPr>
            </w:pPr>
            <w:r>
              <w:rPr>
                <w:rFonts w:hint="eastAsia" w:ascii="Times New Roman" w:hAnsi="Times New Roman" w:eastAsia="宋体" w:cs="Times New Roman"/>
                <w:color w:val="000000"/>
                <w:kern w:val="0"/>
                <w:szCs w:val="21"/>
              </w:rPr>
              <w:t>餐厨</w:t>
            </w:r>
            <w:r>
              <w:rPr>
                <w:rFonts w:ascii="Times New Roman" w:hAnsi="Times New Roman" w:eastAsia="宋体" w:cs="Times New Roman"/>
                <w:color w:val="000000"/>
                <w:kern w:val="0"/>
                <w:szCs w:val="21"/>
              </w:rPr>
              <w:t>垃圾处置项目</w:t>
            </w:r>
          </w:p>
        </w:tc>
        <w:tc>
          <w:tcPr>
            <w:tcW w:w="2173" w:type="dxa"/>
            <w:vAlign w:val="center"/>
          </w:tcPr>
          <w:p>
            <w:pPr>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梅列</w:t>
            </w:r>
            <w:r>
              <w:rPr>
                <w:rFonts w:ascii="Times New Roman" w:hAnsi="Times New Roman" w:eastAsia="宋体" w:cs="Times New Roman"/>
                <w:kern w:val="0"/>
                <w:szCs w:val="21"/>
              </w:rPr>
              <w:t>区</w:t>
            </w:r>
          </w:p>
        </w:tc>
        <w:tc>
          <w:tcPr>
            <w:tcW w:w="7933" w:type="dxa"/>
            <w:vAlign w:val="center"/>
          </w:tcPr>
          <w:p>
            <w:pPr>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建设餐厨垃圾处理中心，本项目建设规模为处理餐厨垃圾80t/d，生产线处理能力为12—15t/h，运行时间为8h/d。</w:t>
            </w:r>
          </w:p>
        </w:tc>
        <w:tc>
          <w:tcPr>
            <w:tcW w:w="3720" w:type="dxa"/>
            <w:vAlign w:val="center"/>
          </w:tcPr>
          <w:p>
            <w:pPr>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提高水体水质，改善人居环境</w:t>
            </w:r>
          </w:p>
        </w:tc>
        <w:tc>
          <w:tcPr>
            <w:tcW w:w="4613" w:type="dxa"/>
          </w:tcPr>
          <w:p>
            <w:pPr>
              <w:textAlignment w:val="center"/>
              <w:rPr>
                <w:rFonts w:ascii="Times New Roman" w:hAnsi="Times New Roman" w:eastAsia="宋体" w:cs="Times New Roman"/>
                <w:kern w:val="0"/>
                <w:szCs w:val="21"/>
              </w:rPr>
            </w:pPr>
          </w:p>
        </w:tc>
      </w:tr>
    </w:tbl>
    <w:p>
      <w:pPr>
        <w:rPr>
          <w:rFonts w:ascii="Times New Roman" w:hAnsi="Times New Roman" w:eastAsia="宋体" w:cs="Times New Roman"/>
        </w:rPr>
      </w:pPr>
    </w:p>
    <w:p>
      <w:pPr>
        <w:rPr>
          <w:rFonts w:ascii="Times New Roman" w:hAnsi="Times New Roman" w:eastAsia="宋体" w:cs="Times New Roman"/>
        </w:rPr>
        <w:sectPr>
          <w:type w:val="continuous"/>
          <w:pgSz w:w="23814" w:h="16839" w:orient="landscape"/>
          <w:pgMar w:top="1043" w:right="1469" w:bottom="1349" w:left="1259" w:header="851" w:footer="992" w:gutter="0"/>
          <w:cols w:space="720" w:num="1"/>
          <w:docGrid w:linePitch="286" w:charSpace="0"/>
        </w:sectPr>
      </w:pPr>
    </w:p>
    <w:p>
      <w:pPr>
        <w:rPr>
          <w:rFonts w:ascii="Times New Roman" w:hAnsi="Times New Roman" w:eastAsia="宋体" w:cs="Times New Roman"/>
        </w:rPr>
        <w:sectPr>
          <w:headerReference r:id="rId15" w:type="first"/>
          <w:footerReference r:id="rId18" w:type="first"/>
          <w:headerReference r:id="rId13" w:type="default"/>
          <w:footerReference r:id="rId16" w:type="default"/>
          <w:headerReference r:id="rId14" w:type="even"/>
          <w:footerReference r:id="rId17" w:type="even"/>
          <w:type w:val="continuous"/>
          <w:pgSz w:w="23814" w:h="16839" w:orient="landscape"/>
          <w:pgMar w:top="1800" w:right="1440" w:bottom="1800" w:left="1440" w:header="851" w:footer="992" w:gutter="0"/>
          <w:cols w:space="425" w:num="1"/>
          <w:docGrid w:type="lines" w:linePitch="312" w:charSpace="0"/>
        </w:sectPr>
      </w:pPr>
      <w:bookmarkStart w:id="72" w:name="_Toc5266743"/>
    </w:p>
    <w:p>
      <w:pPr>
        <w:pStyle w:val="5"/>
        <w:jc w:val="both"/>
        <w:rPr>
          <w:rFonts w:ascii="Times New Roman" w:hAnsi="Times New Roman" w:eastAsia="宋体" w:cs="Times New Roman"/>
          <w:b w:val="0"/>
        </w:rPr>
      </w:pPr>
      <w:r>
        <w:rPr>
          <w:rFonts w:ascii="Times New Roman" w:hAnsi="Times New Roman" w:eastAsia="宋体" w:cs="Times New Roman"/>
        </w:rPr>
        <w:t>第十章 沙溪流域沙县控制性详细规划</w:t>
      </w:r>
      <w:bookmarkEnd w:id="72"/>
    </w:p>
    <w:p>
      <w:pPr>
        <w:outlineLvl w:val="1"/>
        <w:rPr>
          <w:rFonts w:ascii="Times New Roman" w:hAnsi="Times New Roman" w:eastAsia="宋体" w:cs="Times New Roman"/>
          <w:b/>
          <w:sz w:val="32"/>
        </w:rPr>
      </w:pPr>
      <w:bookmarkStart w:id="73" w:name="_Toc5178891"/>
      <w:bookmarkStart w:id="74" w:name="_Toc5266744"/>
      <w:r>
        <w:rPr>
          <w:rFonts w:ascii="Times New Roman" w:hAnsi="Times New Roman" w:eastAsia="宋体" w:cs="Times New Roman"/>
          <w:b/>
          <w:sz w:val="32"/>
        </w:rPr>
        <w:t>第三十三条 规划范围</w:t>
      </w:r>
      <w:bookmarkEnd w:id="73"/>
      <w:bookmarkEnd w:id="74"/>
    </w:p>
    <w:p>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规划范围为沙县全域范围。</w:t>
      </w:r>
    </w:p>
    <w:p>
      <w:pPr>
        <w:outlineLvl w:val="1"/>
        <w:rPr>
          <w:rFonts w:ascii="Times New Roman" w:hAnsi="Times New Roman" w:eastAsia="宋体" w:cs="Times New Roman"/>
          <w:b/>
          <w:sz w:val="32"/>
        </w:rPr>
      </w:pPr>
      <w:bookmarkStart w:id="75" w:name="_Toc5266745"/>
      <w:bookmarkStart w:id="76" w:name="_Toc5178892"/>
      <w:r>
        <w:rPr>
          <w:rFonts w:ascii="Times New Roman" w:hAnsi="Times New Roman" w:eastAsia="宋体" w:cs="Times New Roman"/>
          <w:b/>
          <w:sz w:val="32"/>
        </w:rPr>
        <w:t>第三十四条 控制单元划分</w:t>
      </w:r>
      <w:bookmarkEnd w:id="75"/>
      <w:bookmarkEnd w:id="76"/>
    </w:p>
    <w:p>
      <w:pPr>
        <w:spacing w:line="360" w:lineRule="auto"/>
        <w:ind w:firstLine="560" w:firstLineChars="200"/>
        <w:rPr>
          <w:rFonts w:ascii="Times New Roman" w:hAnsi="Times New Roman" w:eastAsia="宋体" w:cs="Times New Roman"/>
          <w:sz w:val="28"/>
          <w:szCs w:val="28"/>
        </w:rPr>
      </w:pPr>
      <w:r>
        <w:rPr>
          <w:rFonts w:ascii="Times New Roman" w:hAnsi="Times New Roman" w:eastAsia="宋体" w:cs="Times New Roman"/>
          <w:sz w:val="28"/>
        </w:rPr>
        <w:t>沙县共2个控制单元，分别为沙县东溪控制单元（富口镇、高桥镇、夏茂镇），沙县沙溪干流下游控制单元（高砂镇、青州镇、湖源乡、凤岗街道、虬江街道、郑湖乡、南霞乡、大洛镇、南阳乡）。</w:t>
      </w:r>
    </w:p>
    <w:p>
      <w:pPr>
        <w:outlineLvl w:val="1"/>
        <w:rPr>
          <w:rFonts w:ascii="Times New Roman" w:hAnsi="Times New Roman" w:eastAsia="宋体" w:cs="Times New Roman"/>
          <w:b/>
          <w:sz w:val="32"/>
        </w:rPr>
      </w:pPr>
      <w:bookmarkStart w:id="77" w:name="_Toc5178893"/>
      <w:bookmarkStart w:id="78" w:name="_Toc5266746"/>
      <w:r>
        <w:rPr>
          <w:rFonts w:ascii="Times New Roman" w:hAnsi="Times New Roman" w:eastAsia="宋体" w:cs="Times New Roman"/>
          <w:b/>
          <w:sz w:val="32"/>
        </w:rPr>
        <w:t>第三十五条 沙县项目控规</w:t>
      </w:r>
      <w:bookmarkEnd w:id="77"/>
      <w:bookmarkEnd w:id="78"/>
    </w:p>
    <w:p>
      <w:pPr>
        <w:spacing w:line="360" w:lineRule="auto"/>
        <w:ind w:firstLine="560" w:firstLineChars="200"/>
        <w:rPr>
          <w:rFonts w:ascii="Times New Roman" w:hAnsi="Times New Roman" w:eastAsia="宋体" w:cs="Times New Roman"/>
          <w:sz w:val="28"/>
        </w:rPr>
      </w:pPr>
      <w:r>
        <w:rPr>
          <w:rFonts w:ascii="Times New Roman" w:hAnsi="Times New Roman" w:eastAsia="宋体" w:cs="Times New Roman"/>
          <w:sz w:val="28"/>
        </w:rPr>
        <w:t>沙县共实施项目7项，总投资约0.9878亿元，项目涵括水环境治理与生态修复工程（3项）、生物多样性保护工程（2项）、水土流失治理与农地生态功能提升项目（1项）和废弃矿山生态修复和地质灾害防治工程（1项）。</w:t>
      </w:r>
    </w:p>
    <w:p>
      <w:pPr>
        <w:spacing w:line="360" w:lineRule="auto"/>
        <w:ind w:firstLine="200" w:firstLineChars="83"/>
        <w:jc w:val="center"/>
        <w:rPr>
          <w:rFonts w:ascii="Times New Roman" w:hAnsi="Times New Roman" w:eastAsia="宋体" w:cs="Times New Roman"/>
          <w:sz w:val="28"/>
        </w:rPr>
      </w:pPr>
      <w:r>
        <w:rPr>
          <w:rFonts w:ascii="Times New Roman" w:hAnsi="Times New Roman" w:eastAsia="宋体" w:cs="Times New Roman"/>
          <w:b/>
          <w:sz w:val="24"/>
        </w:rPr>
        <w:t>表10-1 沙县山水林田湖草生态保护修复项目一览表</w:t>
      </w:r>
    </w:p>
    <w:tbl>
      <w:tblPr>
        <w:tblStyle w:val="41"/>
        <w:tblW w:w="20796" w:type="dxa"/>
        <w:tblInd w:w="2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3"/>
        <w:gridCol w:w="1774"/>
        <w:gridCol w:w="2186"/>
        <w:gridCol w:w="7934"/>
        <w:gridCol w:w="3693"/>
        <w:gridCol w:w="46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07" w:hRule="atLeast"/>
          <w:tblHeader/>
        </w:trPr>
        <w:tc>
          <w:tcPr>
            <w:tcW w:w="533" w:type="dxa"/>
            <w:vMerge w:val="restart"/>
            <w:vAlign w:val="center"/>
          </w:tcPr>
          <w:p>
            <w:pPr>
              <w:adjustRightInd w:val="0"/>
              <w:snapToGrid w:val="0"/>
              <w:rPr>
                <w:rFonts w:ascii="Times New Roman" w:hAnsi="Times New Roman" w:eastAsia="宋体" w:cs="Times New Roman"/>
                <w:b/>
                <w:bCs/>
                <w:szCs w:val="20"/>
              </w:rPr>
            </w:pPr>
            <w:r>
              <w:rPr>
                <w:rFonts w:ascii="Times New Roman" w:hAnsi="Times New Roman" w:eastAsia="宋体" w:cs="Times New Roman"/>
                <w:b/>
                <w:bCs/>
                <w:szCs w:val="20"/>
              </w:rPr>
              <w:t>序号</w:t>
            </w:r>
          </w:p>
        </w:tc>
        <w:tc>
          <w:tcPr>
            <w:tcW w:w="1774" w:type="dxa"/>
            <w:vMerge w:val="restart"/>
            <w:vAlign w:val="center"/>
          </w:tcPr>
          <w:p>
            <w:pPr>
              <w:adjustRightInd w:val="0"/>
              <w:snapToGrid w:val="0"/>
              <w:rPr>
                <w:rFonts w:ascii="Times New Roman" w:hAnsi="Times New Roman" w:eastAsia="宋体" w:cs="Times New Roman"/>
                <w:b/>
                <w:bCs/>
                <w:szCs w:val="20"/>
              </w:rPr>
            </w:pPr>
            <w:r>
              <w:rPr>
                <w:rFonts w:ascii="Times New Roman" w:hAnsi="Times New Roman" w:eastAsia="宋体" w:cs="Times New Roman"/>
                <w:b/>
                <w:bCs/>
                <w:szCs w:val="20"/>
              </w:rPr>
              <w:t>项目名称</w:t>
            </w:r>
          </w:p>
        </w:tc>
        <w:tc>
          <w:tcPr>
            <w:tcW w:w="2186" w:type="dxa"/>
            <w:vMerge w:val="restart"/>
            <w:vAlign w:val="center"/>
          </w:tcPr>
          <w:p>
            <w:pPr>
              <w:adjustRightInd w:val="0"/>
              <w:snapToGrid w:val="0"/>
              <w:rPr>
                <w:rFonts w:ascii="Times New Roman" w:hAnsi="Times New Roman" w:eastAsia="宋体" w:cs="Times New Roman"/>
                <w:b/>
                <w:bCs/>
                <w:szCs w:val="20"/>
              </w:rPr>
            </w:pPr>
            <w:r>
              <w:rPr>
                <w:rFonts w:ascii="Times New Roman" w:hAnsi="Times New Roman" w:eastAsia="宋体" w:cs="Times New Roman"/>
                <w:b/>
                <w:bCs/>
                <w:szCs w:val="20"/>
              </w:rPr>
              <w:t>建设地点</w:t>
            </w:r>
          </w:p>
        </w:tc>
        <w:tc>
          <w:tcPr>
            <w:tcW w:w="7934" w:type="dxa"/>
            <w:vMerge w:val="restart"/>
            <w:vAlign w:val="center"/>
          </w:tcPr>
          <w:p>
            <w:pPr>
              <w:adjustRightInd w:val="0"/>
              <w:snapToGrid w:val="0"/>
              <w:rPr>
                <w:rFonts w:ascii="Times New Roman" w:hAnsi="Times New Roman" w:eastAsia="宋体" w:cs="Times New Roman"/>
                <w:b/>
                <w:bCs/>
                <w:szCs w:val="20"/>
              </w:rPr>
            </w:pPr>
            <w:r>
              <w:rPr>
                <w:rFonts w:ascii="Times New Roman" w:hAnsi="Times New Roman" w:eastAsia="宋体" w:cs="Times New Roman"/>
                <w:b/>
                <w:bCs/>
                <w:szCs w:val="20"/>
              </w:rPr>
              <w:t>主要建设内容</w:t>
            </w:r>
          </w:p>
        </w:tc>
        <w:tc>
          <w:tcPr>
            <w:tcW w:w="3693" w:type="dxa"/>
            <w:vMerge w:val="restart"/>
            <w:vAlign w:val="center"/>
          </w:tcPr>
          <w:p>
            <w:pPr>
              <w:adjustRightInd w:val="0"/>
              <w:snapToGrid w:val="0"/>
              <w:rPr>
                <w:rFonts w:ascii="Times New Roman" w:hAnsi="Times New Roman" w:eastAsia="宋体" w:cs="Times New Roman"/>
                <w:b/>
                <w:bCs/>
                <w:szCs w:val="20"/>
              </w:rPr>
            </w:pPr>
            <w:r>
              <w:rPr>
                <w:rFonts w:ascii="Times New Roman" w:hAnsi="Times New Roman" w:eastAsia="宋体" w:cs="Times New Roman"/>
                <w:b/>
                <w:bCs/>
                <w:szCs w:val="20"/>
              </w:rPr>
              <w:t>对应绩效目标</w:t>
            </w:r>
          </w:p>
        </w:tc>
        <w:tc>
          <w:tcPr>
            <w:tcW w:w="4676" w:type="dxa"/>
            <w:vMerge w:val="restart"/>
            <w:vAlign w:val="center"/>
          </w:tcPr>
          <w:p>
            <w:pPr>
              <w:adjustRightInd w:val="0"/>
              <w:snapToGrid w:val="0"/>
              <w:rPr>
                <w:rFonts w:ascii="Times New Roman" w:hAnsi="Times New Roman" w:eastAsia="宋体" w:cs="Times New Roman"/>
                <w:b/>
                <w:bCs/>
                <w:szCs w:val="20"/>
              </w:rPr>
            </w:pPr>
            <w:r>
              <w:rPr>
                <w:rFonts w:ascii="Times New Roman" w:hAnsi="Times New Roman" w:eastAsia="宋体" w:cs="Times New Roman"/>
                <w:b/>
                <w:bCs/>
                <w:szCs w:val="20"/>
              </w:rPr>
              <w:t>优化调整建议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2" w:hRule="atLeast"/>
          <w:tblHeader/>
        </w:trPr>
        <w:tc>
          <w:tcPr>
            <w:tcW w:w="533" w:type="dxa"/>
            <w:vMerge w:val="continue"/>
          </w:tcPr>
          <w:p>
            <w:pPr>
              <w:rPr>
                <w:rFonts w:ascii="Times New Roman" w:hAnsi="Times New Roman" w:eastAsia="宋体" w:cs="Times New Roman"/>
                <w:sz w:val="20"/>
                <w:szCs w:val="20"/>
              </w:rPr>
            </w:pPr>
          </w:p>
        </w:tc>
        <w:tc>
          <w:tcPr>
            <w:tcW w:w="1774" w:type="dxa"/>
            <w:vMerge w:val="continue"/>
          </w:tcPr>
          <w:p>
            <w:pPr>
              <w:rPr>
                <w:rFonts w:ascii="Times New Roman" w:hAnsi="Times New Roman" w:eastAsia="宋体" w:cs="Times New Roman"/>
                <w:sz w:val="20"/>
                <w:szCs w:val="20"/>
              </w:rPr>
            </w:pPr>
          </w:p>
        </w:tc>
        <w:tc>
          <w:tcPr>
            <w:tcW w:w="2186" w:type="dxa"/>
            <w:vMerge w:val="continue"/>
          </w:tcPr>
          <w:p>
            <w:pPr>
              <w:rPr>
                <w:rFonts w:ascii="Times New Roman" w:hAnsi="Times New Roman" w:eastAsia="宋体" w:cs="Times New Roman"/>
                <w:sz w:val="20"/>
                <w:szCs w:val="20"/>
              </w:rPr>
            </w:pPr>
          </w:p>
        </w:tc>
        <w:tc>
          <w:tcPr>
            <w:tcW w:w="7934" w:type="dxa"/>
            <w:vMerge w:val="continue"/>
          </w:tcPr>
          <w:p>
            <w:pPr>
              <w:rPr>
                <w:rFonts w:ascii="Times New Roman" w:hAnsi="Times New Roman" w:eastAsia="宋体" w:cs="Times New Roman"/>
                <w:sz w:val="20"/>
                <w:szCs w:val="20"/>
              </w:rPr>
            </w:pPr>
          </w:p>
        </w:tc>
        <w:tc>
          <w:tcPr>
            <w:tcW w:w="3693" w:type="dxa"/>
            <w:vMerge w:val="continue"/>
          </w:tcPr>
          <w:p>
            <w:pPr>
              <w:rPr>
                <w:rFonts w:ascii="Times New Roman" w:hAnsi="Times New Roman" w:eastAsia="宋体" w:cs="Times New Roman"/>
                <w:sz w:val="20"/>
                <w:szCs w:val="20"/>
              </w:rPr>
            </w:pPr>
          </w:p>
        </w:tc>
        <w:tc>
          <w:tcPr>
            <w:tcW w:w="4676" w:type="dxa"/>
            <w:vMerge w:val="continue"/>
          </w:tcPr>
          <w:p>
            <w:pPr>
              <w:rPr>
                <w:rFonts w:ascii="Times New Roman" w:hAnsi="Times New Roman" w:eastAsia="宋体" w:cs="Times New Roman"/>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47" w:hRule="atLeast"/>
        </w:trPr>
        <w:tc>
          <w:tcPr>
            <w:tcW w:w="533" w:type="dxa"/>
            <w:vAlign w:val="center"/>
          </w:tcPr>
          <w:p>
            <w:pPr>
              <w:adjustRightInd w:val="0"/>
              <w:snapToGrid w:val="0"/>
              <w:rPr>
                <w:rFonts w:ascii="Times New Roman" w:hAnsi="Times New Roman" w:eastAsia="宋体" w:cs="Times New Roman"/>
                <w:szCs w:val="21"/>
              </w:rPr>
            </w:pPr>
            <w:r>
              <w:rPr>
                <w:rFonts w:ascii="Times New Roman" w:hAnsi="Times New Roman" w:eastAsia="宋体" w:cs="Times New Roman"/>
                <w:szCs w:val="21"/>
              </w:rPr>
              <w:t>1</w:t>
            </w:r>
          </w:p>
        </w:tc>
        <w:tc>
          <w:tcPr>
            <w:tcW w:w="1774" w:type="dxa"/>
            <w:vAlign w:val="center"/>
          </w:tcPr>
          <w:p>
            <w:pPr>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闽江上游天然林和重点生态区位商品林林分改造项目</w:t>
            </w:r>
          </w:p>
        </w:tc>
        <w:tc>
          <w:tcPr>
            <w:tcW w:w="2186" w:type="dxa"/>
            <w:vAlign w:val="center"/>
          </w:tcPr>
          <w:p>
            <w:pPr>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沙县重点生态区</w:t>
            </w:r>
          </w:p>
        </w:tc>
        <w:tc>
          <w:tcPr>
            <w:tcW w:w="7934" w:type="dxa"/>
            <w:vAlign w:val="center"/>
          </w:tcPr>
          <w:p>
            <w:pPr>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2018年实施建设重点生态区位商品林林分结构改造提升0.1万亩；2019年实施建设重点生态区位商品林林分结构改造提升0.14万亩</w:t>
            </w:r>
          </w:p>
        </w:tc>
        <w:tc>
          <w:tcPr>
            <w:tcW w:w="3693" w:type="dxa"/>
            <w:vAlign w:val="center"/>
          </w:tcPr>
          <w:p>
            <w:pPr>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林分改造0.24万亩</w:t>
            </w:r>
          </w:p>
        </w:tc>
        <w:tc>
          <w:tcPr>
            <w:tcW w:w="4676" w:type="dxa"/>
          </w:tcPr>
          <w:p>
            <w:pPr>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建议林分改造过程中，补植树种考虑乡土树种，适地适树，树种多样化选择，尽量提高物种多样性与林分结构稳定性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87" w:hRule="atLeast"/>
        </w:trPr>
        <w:tc>
          <w:tcPr>
            <w:tcW w:w="533" w:type="dxa"/>
            <w:vAlign w:val="center"/>
          </w:tcPr>
          <w:p>
            <w:pPr>
              <w:adjustRightInd w:val="0"/>
              <w:snapToGrid w:val="0"/>
              <w:rPr>
                <w:rFonts w:ascii="Times New Roman" w:hAnsi="Times New Roman" w:eastAsia="宋体" w:cs="Times New Roman"/>
                <w:szCs w:val="21"/>
              </w:rPr>
            </w:pPr>
            <w:r>
              <w:rPr>
                <w:rFonts w:ascii="Times New Roman" w:hAnsi="Times New Roman" w:eastAsia="宋体" w:cs="Times New Roman"/>
                <w:szCs w:val="21"/>
              </w:rPr>
              <w:t>2</w:t>
            </w:r>
          </w:p>
        </w:tc>
        <w:tc>
          <w:tcPr>
            <w:tcW w:w="1774" w:type="dxa"/>
            <w:vAlign w:val="center"/>
          </w:tcPr>
          <w:p>
            <w:pPr>
              <w:textAlignment w:val="center"/>
              <w:rPr>
                <w:rFonts w:ascii="Times New Roman" w:hAnsi="Times New Roman" w:eastAsia="宋体" w:cs="Times New Roman"/>
                <w:color w:val="000000"/>
                <w:kern w:val="0"/>
                <w:szCs w:val="21"/>
              </w:rPr>
            </w:pPr>
            <w:r>
              <w:rPr>
                <w:rFonts w:hint="eastAsia" w:ascii="Times New Roman" w:hAnsi="Times New Roman" w:eastAsia="宋体" w:cs="Times New Roman"/>
                <w:kern w:val="0"/>
                <w:szCs w:val="21"/>
              </w:rPr>
              <w:t>沙县闽江上游天然林和重点生态区位商品林赎买</w:t>
            </w:r>
          </w:p>
        </w:tc>
        <w:tc>
          <w:tcPr>
            <w:tcW w:w="2186" w:type="dxa"/>
            <w:vAlign w:val="center"/>
          </w:tcPr>
          <w:p>
            <w:pPr>
              <w:textAlignment w:val="center"/>
              <w:rPr>
                <w:rFonts w:ascii="Times New Roman" w:hAnsi="Times New Roman" w:eastAsia="宋体" w:cs="Times New Roman"/>
                <w:color w:val="000000"/>
                <w:kern w:val="0"/>
                <w:szCs w:val="21"/>
              </w:rPr>
            </w:pPr>
            <w:r>
              <w:rPr>
                <w:rFonts w:ascii="Times New Roman" w:hAnsi="Times New Roman" w:eastAsia="宋体" w:cs="Times New Roman"/>
                <w:kern w:val="0"/>
                <w:szCs w:val="21"/>
              </w:rPr>
              <w:t>南霞乡、郑湖乡、夏茂镇、高桥镇、高砂镇、青州镇、富口镇、凤岗街道、虬江街道</w:t>
            </w:r>
          </w:p>
        </w:tc>
        <w:tc>
          <w:tcPr>
            <w:tcW w:w="7934" w:type="dxa"/>
            <w:vAlign w:val="center"/>
          </w:tcPr>
          <w:p>
            <w:pPr>
              <w:textAlignment w:val="center"/>
              <w:rPr>
                <w:rFonts w:ascii="Times New Roman" w:hAnsi="Times New Roman" w:eastAsia="宋体" w:cs="Times New Roman"/>
                <w:color w:val="000000"/>
                <w:kern w:val="0"/>
                <w:szCs w:val="21"/>
              </w:rPr>
            </w:pPr>
            <w:r>
              <w:rPr>
                <w:rFonts w:hint="eastAsia" w:ascii="Times New Roman" w:hAnsi="Times New Roman" w:eastAsia="宋体" w:cs="Times New Roman"/>
                <w:kern w:val="0"/>
                <w:szCs w:val="21"/>
              </w:rPr>
              <w:t>2019年实施天然林和重点生态区位商品林赎买（租用）0.1万亩，2020年实施天然林生重点生态区位商品林赎买（租用）0.1万亩</w:t>
            </w:r>
          </w:p>
        </w:tc>
        <w:tc>
          <w:tcPr>
            <w:tcW w:w="3693" w:type="dxa"/>
            <w:vAlign w:val="center"/>
          </w:tcPr>
          <w:p>
            <w:pPr>
              <w:textAlignment w:val="center"/>
              <w:rPr>
                <w:rFonts w:ascii="Times New Roman" w:hAnsi="Times New Roman" w:eastAsia="宋体" w:cs="Times New Roman"/>
                <w:color w:val="000000"/>
                <w:kern w:val="0"/>
                <w:szCs w:val="21"/>
              </w:rPr>
            </w:pPr>
            <w:r>
              <w:rPr>
                <w:rFonts w:ascii="Times New Roman" w:hAnsi="Times New Roman" w:eastAsia="宋体" w:cs="Times New Roman"/>
                <w:kern w:val="0"/>
                <w:szCs w:val="21"/>
              </w:rPr>
              <w:t>商品林赎买或租用0.2万亩</w:t>
            </w:r>
          </w:p>
        </w:tc>
        <w:tc>
          <w:tcPr>
            <w:tcW w:w="4676" w:type="dxa"/>
          </w:tcPr>
          <w:p>
            <w:pPr>
              <w:textAlignment w:val="center"/>
              <w:rPr>
                <w:rFonts w:ascii="Times New Roman" w:hAnsi="Times New Roman" w:eastAsia="宋体" w:cs="Times New Roman"/>
                <w:color w:val="000000"/>
                <w:kern w:val="0"/>
                <w:szCs w:val="21"/>
              </w:rPr>
            </w:pPr>
            <w:r>
              <w:rPr>
                <w:rFonts w:ascii="Times New Roman" w:hAnsi="Times New Roman" w:eastAsia="宋体" w:cs="Times New Roman"/>
                <w:kern w:val="0"/>
                <w:szCs w:val="21"/>
              </w:rPr>
              <w:t>建议赎买区域进一步以生态保护为导向，进一步集中于饮用水源保护区、自然保护区、森林公园等重点生态功能区范围内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55" w:hRule="atLeast"/>
        </w:trPr>
        <w:tc>
          <w:tcPr>
            <w:tcW w:w="533" w:type="dxa"/>
            <w:vAlign w:val="center"/>
          </w:tcPr>
          <w:p>
            <w:pPr>
              <w:adjustRightInd w:val="0"/>
              <w:snapToGrid w:val="0"/>
              <w:rPr>
                <w:rFonts w:ascii="Times New Roman" w:hAnsi="Times New Roman" w:eastAsia="宋体" w:cs="Times New Roman"/>
                <w:szCs w:val="21"/>
              </w:rPr>
            </w:pPr>
            <w:r>
              <w:rPr>
                <w:rFonts w:ascii="Times New Roman" w:hAnsi="Times New Roman" w:eastAsia="宋体" w:cs="Times New Roman"/>
                <w:szCs w:val="21"/>
              </w:rPr>
              <w:t>3</w:t>
            </w:r>
          </w:p>
        </w:tc>
        <w:tc>
          <w:tcPr>
            <w:tcW w:w="1774" w:type="dxa"/>
            <w:vAlign w:val="center"/>
          </w:tcPr>
          <w:p>
            <w:pPr>
              <w:textAlignment w:val="center"/>
              <w:rPr>
                <w:rFonts w:ascii="Times New Roman" w:hAnsi="Times New Roman" w:eastAsia="宋体" w:cs="Times New Roman"/>
                <w:color w:val="000000"/>
                <w:kern w:val="0"/>
                <w:szCs w:val="21"/>
              </w:rPr>
            </w:pPr>
            <w:r>
              <w:rPr>
                <w:rFonts w:ascii="Times New Roman" w:hAnsi="Times New Roman" w:eastAsia="宋体" w:cs="Times New Roman"/>
                <w:kern w:val="0"/>
                <w:szCs w:val="21"/>
              </w:rPr>
              <w:t>沙县地质灾害防治项目</w:t>
            </w:r>
          </w:p>
        </w:tc>
        <w:tc>
          <w:tcPr>
            <w:tcW w:w="2186" w:type="dxa"/>
            <w:vAlign w:val="center"/>
          </w:tcPr>
          <w:p>
            <w:pPr>
              <w:textAlignment w:val="center"/>
              <w:rPr>
                <w:rFonts w:ascii="Times New Roman" w:hAnsi="Times New Roman" w:eastAsia="宋体" w:cs="Times New Roman"/>
                <w:color w:val="000000"/>
                <w:kern w:val="0"/>
                <w:szCs w:val="21"/>
              </w:rPr>
            </w:pPr>
            <w:r>
              <w:rPr>
                <w:rFonts w:ascii="Times New Roman" w:hAnsi="Times New Roman" w:eastAsia="宋体" w:cs="Times New Roman"/>
                <w:kern w:val="0"/>
                <w:szCs w:val="21"/>
              </w:rPr>
              <w:t>高桥镇高桥村、沙县夏茂镇月邦村黄沙桥自然村</w:t>
            </w:r>
          </w:p>
        </w:tc>
        <w:tc>
          <w:tcPr>
            <w:tcW w:w="7934" w:type="dxa"/>
            <w:vAlign w:val="center"/>
          </w:tcPr>
          <w:p>
            <w:pPr>
              <w:textAlignment w:val="center"/>
              <w:rPr>
                <w:rFonts w:ascii="Times New Roman" w:hAnsi="Times New Roman" w:eastAsia="宋体" w:cs="Times New Roman"/>
                <w:color w:val="000000"/>
                <w:kern w:val="0"/>
                <w:szCs w:val="21"/>
              </w:rPr>
            </w:pPr>
            <w:r>
              <w:rPr>
                <w:rFonts w:ascii="Times New Roman" w:hAnsi="Times New Roman" w:eastAsia="宋体" w:cs="Times New Roman"/>
                <w:kern w:val="0"/>
                <w:szCs w:val="21"/>
              </w:rPr>
              <w:t>涉及地质灾害治理项目2个，采用重力挡墙、锚杆支付、截排水沟、植被绿化等工程措施对地灾点进行综合治理</w:t>
            </w:r>
          </w:p>
        </w:tc>
        <w:tc>
          <w:tcPr>
            <w:tcW w:w="3693" w:type="dxa"/>
            <w:vAlign w:val="center"/>
          </w:tcPr>
          <w:p>
            <w:pPr>
              <w:textAlignment w:val="center"/>
              <w:rPr>
                <w:rFonts w:ascii="Times New Roman" w:hAnsi="Times New Roman" w:eastAsia="宋体" w:cs="Times New Roman"/>
                <w:color w:val="000000"/>
                <w:kern w:val="0"/>
                <w:szCs w:val="21"/>
              </w:rPr>
            </w:pPr>
            <w:r>
              <w:rPr>
                <w:rFonts w:ascii="Times New Roman" w:hAnsi="Times New Roman" w:eastAsia="宋体" w:cs="Times New Roman"/>
                <w:kern w:val="0"/>
                <w:szCs w:val="21"/>
              </w:rPr>
              <w:t>地质灾害治理2处</w:t>
            </w:r>
          </w:p>
        </w:tc>
        <w:tc>
          <w:tcPr>
            <w:tcW w:w="4676" w:type="dxa"/>
          </w:tcPr>
          <w:p>
            <w:pPr>
              <w:textAlignment w:val="center"/>
              <w:rPr>
                <w:rFonts w:ascii="Times New Roman" w:hAnsi="Times New Roman" w:eastAsia="宋体" w:cs="Times New Roman"/>
                <w:color w:val="000000"/>
                <w:kern w:val="0"/>
                <w:szCs w:val="21"/>
              </w:rPr>
            </w:pPr>
            <w:r>
              <w:rPr>
                <w:rFonts w:ascii="Times New Roman" w:hAnsi="Times New Roman" w:eastAsia="宋体" w:cs="Times New Roman"/>
                <w:kern w:val="0"/>
                <w:szCs w:val="21"/>
              </w:rPr>
              <w:t>在工程治理的同时，保护好坡表的绿化林带，严禁乱砍乱伐，做好滑坡体的水土保持，确保滑坡稳定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56" w:hRule="atLeast"/>
        </w:trPr>
        <w:tc>
          <w:tcPr>
            <w:tcW w:w="533" w:type="dxa"/>
            <w:vAlign w:val="center"/>
          </w:tcPr>
          <w:p>
            <w:pPr>
              <w:adjustRightInd w:val="0"/>
              <w:snapToGrid w:val="0"/>
              <w:rPr>
                <w:rFonts w:ascii="Times New Roman" w:hAnsi="Times New Roman" w:eastAsia="宋体" w:cs="Times New Roman"/>
                <w:szCs w:val="21"/>
              </w:rPr>
            </w:pPr>
            <w:r>
              <w:rPr>
                <w:rFonts w:ascii="Times New Roman" w:hAnsi="Times New Roman" w:eastAsia="宋体" w:cs="Times New Roman"/>
                <w:szCs w:val="21"/>
              </w:rPr>
              <w:t>4</w:t>
            </w:r>
          </w:p>
        </w:tc>
        <w:tc>
          <w:tcPr>
            <w:tcW w:w="1774" w:type="dxa"/>
            <w:vAlign w:val="center"/>
          </w:tcPr>
          <w:p>
            <w:pPr>
              <w:textAlignment w:val="center"/>
              <w:rPr>
                <w:rFonts w:ascii="Times New Roman" w:hAnsi="Times New Roman" w:eastAsia="宋体" w:cs="Times New Roman"/>
                <w:color w:val="000000"/>
                <w:kern w:val="0"/>
                <w:szCs w:val="21"/>
              </w:rPr>
            </w:pPr>
            <w:r>
              <w:rPr>
                <w:rFonts w:ascii="Times New Roman" w:hAnsi="Times New Roman" w:eastAsia="宋体" w:cs="Times New Roman"/>
                <w:kern w:val="0"/>
                <w:szCs w:val="21"/>
              </w:rPr>
              <w:t>沙县畜禽污染整治项目</w:t>
            </w:r>
          </w:p>
        </w:tc>
        <w:tc>
          <w:tcPr>
            <w:tcW w:w="2186" w:type="dxa"/>
            <w:vAlign w:val="center"/>
          </w:tcPr>
          <w:p>
            <w:pPr>
              <w:textAlignment w:val="center"/>
              <w:rPr>
                <w:rFonts w:ascii="Times New Roman" w:hAnsi="Times New Roman" w:eastAsia="宋体" w:cs="Times New Roman"/>
                <w:color w:val="000000"/>
                <w:kern w:val="0"/>
                <w:szCs w:val="21"/>
              </w:rPr>
            </w:pPr>
            <w:r>
              <w:rPr>
                <w:rFonts w:ascii="Times New Roman" w:hAnsi="Times New Roman" w:eastAsia="宋体" w:cs="Times New Roman"/>
                <w:kern w:val="0"/>
                <w:szCs w:val="21"/>
              </w:rPr>
              <w:t>虬江街道金泉村王绍炜猪场、湖源乡城前村陈桂垂养猪场</w:t>
            </w:r>
          </w:p>
        </w:tc>
        <w:tc>
          <w:tcPr>
            <w:tcW w:w="7934" w:type="dxa"/>
            <w:vAlign w:val="center"/>
          </w:tcPr>
          <w:p>
            <w:pPr>
              <w:textAlignment w:val="center"/>
              <w:rPr>
                <w:rFonts w:ascii="Times New Roman" w:hAnsi="Times New Roman" w:eastAsia="宋体" w:cs="Times New Roman"/>
                <w:color w:val="000000"/>
                <w:kern w:val="0"/>
                <w:szCs w:val="21"/>
              </w:rPr>
            </w:pPr>
            <w:r>
              <w:rPr>
                <w:rFonts w:ascii="Times New Roman" w:hAnsi="Times New Roman" w:eastAsia="宋体" w:cs="Times New Roman"/>
                <w:kern w:val="0"/>
                <w:szCs w:val="21"/>
              </w:rPr>
              <w:t>拆除关闭猪场2家，拆除猪舍及附属房面积3100平方米</w:t>
            </w:r>
          </w:p>
        </w:tc>
        <w:tc>
          <w:tcPr>
            <w:tcW w:w="3693" w:type="dxa"/>
            <w:vAlign w:val="center"/>
          </w:tcPr>
          <w:p>
            <w:pPr>
              <w:textAlignment w:val="center"/>
              <w:rPr>
                <w:rFonts w:ascii="Times New Roman" w:hAnsi="Times New Roman" w:eastAsia="宋体" w:cs="Times New Roman"/>
                <w:color w:val="000000"/>
                <w:kern w:val="0"/>
                <w:szCs w:val="21"/>
              </w:rPr>
            </w:pPr>
            <w:r>
              <w:rPr>
                <w:rFonts w:ascii="Times New Roman" w:hAnsi="Times New Roman" w:eastAsia="宋体" w:cs="Times New Roman"/>
                <w:kern w:val="0"/>
                <w:szCs w:val="21"/>
              </w:rPr>
              <w:t>削减COD28.90 t/a，氨氮3.07 t/a，总磷1.79 t/a，能降低入河污染负荷，有效提升河流水质</w:t>
            </w:r>
          </w:p>
        </w:tc>
        <w:tc>
          <w:tcPr>
            <w:tcW w:w="4676" w:type="dxa"/>
          </w:tcPr>
          <w:p>
            <w:pPr>
              <w:textAlignment w:val="center"/>
              <w:rPr>
                <w:rFonts w:ascii="Times New Roman" w:hAnsi="Times New Roman" w:eastAsia="宋体" w:cs="Times New Roman"/>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51" w:hRule="atLeast"/>
        </w:trPr>
        <w:tc>
          <w:tcPr>
            <w:tcW w:w="533" w:type="dxa"/>
            <w:vAlign w:val="center"/>
          </w:tcPr>
          <w:p>
            <w:pPr>
              <w:adjustRightInd w:val="0"/>
              <w:snapToGrid w:val="0"/>
              <w:rPr>
                <w:rFonts w:ascii="Times New Roman" w:hAnsi="Times New Roman" w:eastAsia="宋体" w:cs="Times New Roman"/>
                <w:szCs w:val="21"/>
              </w:rPr>
            </w:pPr>
            <w:r>
              <w:rPr>
                <w:rFonts w:ascii="Times New Roman" w:hAnsi="Times New Roman" w:eastAsia="宋体" w:cs="Times New Roman"/>
                <w:szCs w:val="21"/>
              </w:rPr>
              <w:t>5</w:t>
            </w:r>
          </w:p>
        </w:tc>
        <w:tc>
          <w:tcPr>
            <w:tcW w:w="1774" w:type="dxa"/>
            <w:vAlign w:val="center"/>
          </w:tcPr>
          <w:p>
            <w:pPr>
              <w:textAlignment w:val="center"/>
              <w:rPr>
                <w:rFonts w:ascii="Times New Roman" w:hAnsi="Times New Roman" w:eastAsia="宋体" w:cs="Times New Roman"/>
                <w:color w:val="000000"/>
                <w:kern w:val="0"/>
                <w:szCs w:val="21"/>
              </w:rPr>
            </w:pPr>
            <w:r>
              <w:rPr>
                <w:rFonts w:ascii="Times New Roman" w:hAnsi="Times New Roman" w:eastAsia="宋体" w:cs="Times New Roman"/>
                <w:kern w:val="0"/>
                <w:szCs w:val="21"/>
              </w:rPr>
              <w:t>沙县南溪安全生态水系项目</w:t>
            </w:r>
          </w:p>
        </w:tc>
        <w:tc>
          <w:tcPr>
            <w:tcW w:w="2186" w:type="dxa"/>
            <w:vAlign w:val="center"/>
          </w:tcPr>
          <w:p>
            <w:pPr>
              <w:textAlignment w:val="center"/>
              <w:rPr>
                <w:rFonts w:ascii="Times New Roman" w:hAnsi="Times New Roman" w:eastAsia="宋体" w:cs="Times New Roman"/>
                <w:color w:val="000000"/>
                <w:kern w:val="0"/>
                <w:szCs w:val="21"/>
              </w:rPr>
            </w:pPr>
            <w:r>
              <w:rPr>
                <w:rFonts w:ascii="Times New Roman" w:hAnsi="Times New Roman" w:eastAsia="宋体" w:cs="Times New Roman"/>
                <w:kern w:val="0"/>
                <w:szCs w:val="21"/>
              </w:rPr>
              <w:t>起点为大华山水库，终点为沙溪入河口</w:t>
            </w:r>
          </w:p>
        </w:tc>
        <w:tc>
          <w:tcPr>
            <w:tcW w:w="7934" w:type="dxa"/>
            <w:vAlign w:val="center"/>
          </w:tcPr>
          <w:p>
            <w:pPr>
              <w:textAlignment w:val="center"/>
              <w:rPr>
                <w:rFonts w:ascii="Times New Roman" w:hAnsi="Times New Roman" w:eastAsia="宋体" w:cs="Times New Roman"/>
                <w:color w:val="000000"/>
                <w:kern w:val="0"/>
                <w:szCs w:val="21"/>
              </w:rPr>
            </w:pPr>
            <w:r>
              <w:rPr>
                <w:rFonts w:ascii="Times New Roman" w:hAnsi="Times New Roman" w:eastAsia="宋体" w:cs="Times New Roman"/>
                <w:kern w:val="0"/>
                <w:szCs w:val="21"/>
              </w:rPr>
              <w:t>建设项目总长度为22.9 km，起点为大华山水库，终点为沙溪入河口。其中，南溪现代农业科技示范园至沙溪入河口段、罗岩庙河段为核心治理段，长度约2.4 km。主要建设内容为生态护岸、生态巡查步道、生态亲水节点等，共布置了15段护岸、15 km巡查步道、8个亲水节点</w:t>
            </w:r>
          </w:p>
        </w:tc>
        <w:tc>
          <w:tcPr>
            <w:tcW w:w="3693" w:type="dxa"/>
            <w:vAlign w:val="center"/>
          </w:tcPr>
          <w:p>
            <w:pPr>
              <w:textAlignment w:val="center"/>
              <w:rPr>
                <w:rFonts w:ascii="Times New Roman" w:hAnsi="Times New Roman" w:eastAsia="宋体" w:cs="Times New Roman"/>
                <w:color w:val="000000"/>
                <w:kern w:val="0"/>
                <w:szCs w:val="21"/>
              </w:rPr>
            </w:pPr>
            <w:r>
              <w:rPr>
                <w:rFonts w:ascii="Times New Roman" w:hAnsi="Times New Roman" w:eastAsia="宋体" w:cs="Times New Roman"/>
                <w:kern w:val="0"/>
                <w:szCs w:val="21"/>
              </w:rPr>
              <w:t>清理河道内源污染，强化水体生态修复功能，提升水体水环境容量</w:t>
            </w:r>
          </w:p>
        </w:tc>
        <w:tc>
          <w:tcPr>
            <w:tcW w:w="4676" w:type="dxa"/>
          </w:tcPr>
          <w:p>
            <w:pPr>
              <w:textAlignment w:val="center"/>
              <w:rPr>
                <w:rFonts w:ascii="Times New Roman" w:hAnsi="Times New Roman" w:eastAsia="宋体" w:cs="Times New Roman"/>
                <w:color w:val="000000"/>
                <w:kern w:val="0"/>
                <w:szCs w:val="21"/>
              </w:rPr>
            </w:pPr>
            <w:r>
              <w:rPr>
                <w:rFonts w:ascii="Times New Roman" w:hAnsi="Times New Roman" w:eastAsia="宋体" w:cs="Times New Roman"/>
                <w:kern w:val="0"/>
                <w:szCs w:val="21"/>
              </w:rPr>
              <w:t>建议严格按照《关于开展万里安全生态水系建设的实施意见》（闽政办〔2015〕99 号）的要求，坚持保护优先、自然修复为主，规划各类涉水建设活动，用生态方式改良河床、恢复河滩和修复河岸；亲水节点、景观工程等与山水林田湖草相关度较低的子工程不建议纳入中央山水林田湖草奖补资金支持范围</w:t>
            </w:r>
            <w:r>
              <w:rPr>
                <w:rFonts w:hint="eastAsia" w:ascii="Times New Roman" w:hAnsi="Times New Roman" w:eastAsia="宋体" w:cs="Times New Roman"/>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2" w:hRule="atLeast"/>
        </w:trPr>
        <w:tc>
          <w:tcPr>
            <w:tcW w:w="533" w:type="dxa"/>
            <w:vAlign w:val="center"/>
          </w:tcPr>
          <w:p>
            <w:pPr>
              <w:adjustRightInd w:val="0"/>
              <w:snapToGrid w:val="0"/>
              <w:rPr>
                <w:rFonts w:ascii="Times New Roman" w:hAnsi="Times New Roman" w:eastAsia="宋体" w:cs="Times New Roman"/>
                <w:szCs w:val="21"/>
              </w:rPr>
            </w:pPr>
            <w:r>
              <w:rPr>
                <w:rFonts w:ascii="Times New Roman" w:hAnsi="Times New Roman" w:eastAsia="宋体" w:cs="Times New Roman"/>
                <w:szCs w:val="21"/>
              </w:rPr>
              <w:t>6</w:t>
            </w:r>
          </w:p>
        </w:tc>
        <w:tc>
          <w:tcPr>
            <w:tcW w:w="1774" w:type="dxa"/>
            <w:vAlign w:val="center"/>
          </w:tcPr>
          <w:p>
            <w:pPr>
              <w:textAlignment w:val="center"/>
              <w:rPr>
                <w:rFonts w:ascii="Times New Roman" w:hAnsi="Times New Roman" w:eastAsia="宋体" w:cs="Times New Roman"/>
                <w:color w:val="000000"/>
                <w:kern w:val="0"/>
                <w:szCs w:val="21"/>
              </w:rPr>
            </w:pPr>
            <w:r>
              <w:rPr>
                <w:rFonts w:ascii="Times New Roman" w:hAnsi="Times New Roman" w:eastAsia="宋体" w:cs="Times New Roman"/>
                <w:kern w:val="0"/>
                <w:szCs w:val="21"/>
              </w:rPr>
              <w:t>闽江上游沙溪流域沙县段</w:t>
            </w:r>
            <w:r>
              <w:rPr>
                <w:rFonts w:hint="eastAsia" w:ascii="Times New Roman" w:hAnsi="Times New Roman" w:eastAsia="宋体" w:cs="Times New Roman"/>
                <w:kern w:val="0"/>
                <w:szCs w:val="21"/>
              </w:rPr>
              <w:t>水土流失综合治理</w:t>
            </w:r>
            <w:r>
              <w:rPr>
                <w:rFonts w:ascii="Times New Roman" w:hAnsi="Times New Roman" w:eastAsia="宋体" w:cs="Times New Roman"/>
                <w:kern w:val="0"/>
                <w:szCs w:val="21"/>
              </w:rPr>
              <w:t>项目</w:t>
            </w:r>
          </w:p>
        </w:tc>
        <w:tc>
          <w:tcPr>
            <w:tcW w:w="2186" w:type="dxa"/>
            <w:vAlign w:val="center"/>
          </w:tcPr>
          <w:p>
            <w:pPr>
              <w:textAlignment w:val="center"/>
              <w:rPr>
                <w:rFonts w:ascii="Times New Roman" w:hAnsi="Times New Roman" w:eastAsia="宋体" w:cs="Times New Roman"/>
                <w:color w:val="000000"/>
                <w:kern w:val="0"/>
                <w:szCs w:val="21"/>
              </w:rPr>
            </w:pPr>
            <w:r>
              <w:rPr>
                <w:rFonts w:ascii="Times New Roman" w:hAnsi="Times New Roman" w:eastAsia="宋体" w:cs="Times New Roman"/>
                <w:kern w:val="0"/>
                <w:szCs w:val="21"/>
              </w:rPr>
              <w:t>沙县各乡镇</w:t>
            </w:r>
          </w:p>
        </w:tc>
        <w:tc>
          <w:tcPr>
            <w:tcW w:w="7934" w:type="dxa"/>
            <w:vAlign w:val="center"/>
          </w:tcPr>
          <w:p>
            <w:pPr>
              <w:rPr>
                <w:rFonts w:ascii="Times New Roman" w:hAnsi="Times New Roman" w:eastAsia="宋体" w:cs="Times New Roman"/>
                <w:color w:val="000000"/>
                <w:kern w:val="0"/>
                <w:szCs w:val="21"/>
              </w:rPr>
            </w:pPr>
            <w:r>
              <w:rPr>
                <w:rFonts w:ascii="Times New Roman" w:hAnsi="Times New Roman" w:eastAsia="宋体" w:cs="Times New Roman"/>
                <w:szCs w:val="21"/>
              </w:rPr>
              <w:t>1）实施2018年度沙县郑湖乡省重点乡镇项目、2018年度沙县凤岗街道省重点乡镇项目，综合治理水土流失面积4 km</w:t>
            </w:r>
            <w:r>
              <w:rPr>
                <w:rFonts w:ascii="Times New Roman" w:hAnsi="Times New Roman" w:eastAsia="宋体" w:cs="Times New Roman"/>
                <w:szCs w:val="21"/>
                <w:vertAlign w:val="superscript"/>
              </w:rPr>
              <w:t>2</w:t>
            </w:r>
            <w:r>
              <w:rPr>
                <w:rFonts w:ascii="Times New Roman" w:hAnsi="Times New Roman" w:eastAsia="宋体" w:cs="Times New Roman"/>
                <w:szCs w:val="21"/>
              </w:rPr>
              <w:t>；2）实施2019年度沙县青州镇省重点乡镇项目、2019年度沙县大洛镇省重点乡镇项目，综合治理水土流失面积4 km</w:t>
            </w:r>
            <w:r>
              <w:rPr>
                <w:rFonts w:ascii="Times New Roman" w:hAnsi="Times New Roman" w:eastAsia="宋体" w:cs="Times New Roman"/>
                <w:szCs w:val="21"/>
                <w:vertAlign w:val="superscript"/>
              </w:rPr>
              <w:t>2</w:t>
            </w:r>
            <w:r>
              <w:rPr>
                <w:rFonts w:ascii="Times New Roman" w:hAnsi="Times New Roman" w:eastAsia="宋体" w:cs="Times New Roman"/>
                <w:szCs w:val="21"/>
              </w:rPr>
              <w:t>；3）实施2020年度沙县高砂镇省重点乡镇项目、2020年度沙县虬江街道省重点乡镇项目，综合治理水土流失面积4 km</w:t>
            </w:r>
            <w:r>
              <w:rPr>
                <w:rFonts w:ascii="Times New Roman" w:hAnsi="Times New Roman" w:eastAsia="宋体" w:cs="Times New Roman"/>
                <w:szCs w:val="21"/>
                <w:vertAlign w:val="superscript"/>
              </w:rPr>
              <w:t>2</w:t>
            </w:r>
            <w:r>
              <w:rPr>
                <w:rFonts w:ascii="Times New Roman" w:hAnsi="Times New Roman" w:eastAsia="宋体" w:cs="Times New Roman"/>
                <w:szCs w:val="21"/>
              </w:rPr>
              <w:t>。闽江上游沙溪流域沙县段综合治理水土流失面积12 km</w:t>
            </w:r>
            <w:r>
              <w:rPr>
                <w:rFonts w:ascii="Times New Roman" w:hAnsi="Times New Roman" w:eastAsia="宋体" w:cs="Times New Roman"/>
                <w:szCs w:val="21"/>
                <w:vertAlign w:val="superscript"/>
              </w:rPr>
              <w:t>2</w:t>
            </w:r>
            <w:r>
              <w:rPr>
                <w:rFonts w:ascii="Times New Roman" w:hAnsi="Times New Roman" w:eastAsia="宋体" w:cs="Times New Roman"/>
                <w:szCs w:val="21"/>
              </w:rPr>
              <w:t>。</w:t>
            </w:r>
          </w:p>
        </w:tc>
        <w:tc>
          <w:tcPr>
            <w:tcW w:w="3693" w:type="dxa"/>
            <w:vAlign w:val="center"/>
          </w:tcPr>
          <w:p>
            <w:pPr>
              <w:textAlignment w:val="center"/>
              <w:rPr>
                <w:rFonts w:ascii="Times New Roman" w:hAnsi="Times New Roman" w:eastAsia="宋体" w:cs="Times New Roman"/>
                <w:color w:val="000000"/>
                <w:kern w:val="0"/>
                <w:szCs w:val="21"/>
              </w:rPr>
            </w:pPr>
            <w:r>
              <w:rPr>
                <w:rFonts w:ascii="Times New Roman" w:hAnsi="Times New Roman" w:eastAsia="宋体" w:cs="Times New Roman"/>
                <w:szCs w:val="21"/>
              </w:rPr>
              <w:t>水土流失治理面积12 km</w:t>
            </w:r>
            <w:r>
              <w:rPr>
                <w:rFonts w:ascii="Times New Roman" w:hAnsi="Times New Roman" w:eastAsia="宋体" w:cs="Times New Roman"/>
                <w:szCs w:val="21"/>
                <w:vertAlign w:val="superscript"/>
              </w:rPr>
              <w:t>2</w:t>
            </w:r>
          </w:p>
        </w:tc>
        <w:tc>
          <w:tcPr>
            <w:tcW w:w="4676" w:type="dxa"/>
          </w:tcPr>
          <w:p>
            <w:pPr>
              <w:textAlignment w:val="center"/>
              <w:rPr>
                <w:rFonts w:ascii="Times New Roman" w:hAnsi="Times New Roman" w:eastAsia="宋体" w:cs="Times New Roman"/>
                <w:color w:val="000000"/>
                <w:kern w:val="0"/>
                <w:szCs w:val="21"/>
              </w:rPr>
            </w:pPr>
            <w:r>
              <w:rPr>
                <w:rFonts w:ascii="Times New Roman" w:hAnsi="Times New Roman" w:eastAsia="宋体" w:cs="Times New Roman"/>
                <w:kern w:val="0"/>
                <w:szCs w:val="21"/>
              </w:rPr>
              <w:t>根据项目区不同的土地利用方式和水土流失特点，从生态环境综合整治与资源合理开发利用的角度出发，兼顾治理效益，以能充分发挥治理措施的最佳效果为目的，以乡镇为单元，流失斑为对象，因地制宜，因害设防布设水土流失治理措施。建议对水土流失</w:t>
            </w:r>
            <w:r>
              <w:rPr>
                <w:rFonts w:hint="eastAsia" w:ascii="Times New Roman" w:hAnsi="Times New Roman" w:eastAsia="宋体" w:cs="Times New Roman"/>
                <w:kern w:val="0"/>
                <w:szCs w:val="21"/>
              </w:rPr>
              <w:t>率</w:t>
            </w:r>
            <w:r>
              <w:rPr>
                <w:rFonts w:ascii="Times New Roman" w:hAnsi="Times New Roman" w:eastAsia="宋体" w:cs="Times New Roman"/>
                <w:kern w:val="0"/>
                <w:szCs w:val="21"/>
              </w:rPr>
              <w:t>较高等级区域优先进行治理，对亲水节点、景观工程等与山水林田湖草相关度较低的子工程不建议纳入中央山水林田湖草项目奖补资金支持范围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2" w:hRule="atLeast"/>
        </w:trPr>
        <w:tc>
          <w:tcPr>
            <w:tcW w:w="533" w:type="dxa"/>
            <w:vAlign w:val="center"/>
          </w:tcPr>
          <w:p>
            <w:pPr>
              <w:adjustRightInd w:val="0"/>
              <w:snapToGrid w:val="0"/>
              <w:rPr>
                <w:rFonts w:ascii="Times New Roman" w:hAnsi="Times New Roman" w:eastAsia="宋体" w:cs="Times New Roman"/>
                <w:szCs w:val="21"/>
              </w:rPr>
            </w:pPr>
            <w:r>
              <w:rPr>
                <w:rFonts w:ascii="Times New Roman" w:hAnsi="Times New Roman" w:eastAsia="宋体" w:cs="Times New Roman"/>
                <w:szCs w:val="21"/>
              </w:rPr>
              <w:t>7</w:t>
            </w:r>
          </w:p>
        </w:tc>
        <w:tc>
          <w:tcPr>
            <w:tcW w:w="1774" w:type="dxa"/>
            <w:vAlign w:val="center"/>
          </w:tcPr>
          <w:p>
            <w:pPr>
              <w:textAlignment w:val="center"/>
              <w:rPr>
                <w:rFonts w:ascii="Times New Roman" w:hAnsi="Times New Roman" w:eastAsia="宋体" w:cs="Times New Roman"/>
                <w:color w:val="000000"/>
                <w:kern w:val="0"/>
                <w:szCs w:val="21"/>
              </w:rPr>
            </w:pPr>
            <w:r>
              <w:rPr>
                <w:rFonts w:ascii="Times New Roman" w:hAnsi="Times New Roman" w:eastAsia="宋体" w:cs="Times New Roman"/>
                <w:kern w:val="0"/>
                <w:szCs w:val="21"/>
              </w:rPr>
              <w:t>沙县豆士溪小流域水环境综合整治工程</w:t>
            </w:r>
          </w:p>
        </w:tc>
        <w:tc>
          <w:tcPr>
            <w:tcW w:w="2186" w:type="dxa"/>
            <w:vAlign w:val="center"/>
          </w:tcPr>
          <w:p>
            <w:pPr>
              <w:textAlignment w:val="center"/>
              <w:rPr>
                <w:rFonts w:ascii="Times New Roman" w:hAnsi="Times New Roman" w:eastAsia="宋体" w:cs="Times New Roman"/>
                <w:color w:val="000000"/>
                <w:kern w:val="0"/>
                <w:szCs w:val="21"/>
              </w:rPr>
            </w:pPr>
            <w:r>
              <w:rPr>
                <w:rFonts w:ascii="Times New Roman" w:hAnsi="Times New Roman" w:eastAsia="宋体" w:cs="Times New Roman"/>
                <w:kern w:val="0"/>
                <w:szCs w:val="21"/>
              </w:rPr>
              <w:t>沙县豆士溪</w:t>
            </w:r>
          </w:p>
        </w:tc>
        <w:tc>
          <w:tcPr>
            <w:tcW w:w="7934" w:type="dxa"/>
            <w:vAlign w:val="center"/>
          </w:tcPr>
          <w:p>
            <w:pPr>
              <w:rPr>
                <w:rFonts w:ascii="Times New Roman" w:hAnsi="Times New Roman" w:eastAsia="宋体" w:cs="Times New Roman"/>
                <w:color w:val="000000"/>
                <w:kern w:val="0"/>
                <w:szCs w:val="21"/>
              </w:rPr>
            </w:pPr>
            <w:r>
              <w:rPr>
                <w:rFonts w:ascii="Times New Roman" w:hAnsi="Times New Roman" w:eastAsia="宋体" w:cs="Times New Roman"/>
                <w:szCs w:val="21"/>
              </w:rPr>
              <w:t>1）大洛段4公里河道防洪堤和清淤工程；2）大洛宝莲纸厂污水升级改造项目；3）完成南霞乡50个、湖源乡67个、大洛镇70个、虬江街道30个三格化粪池建设任务；4）建设虬江街道长红村污水处理项目；5）划定南霞双溪水库水源地保护区工作。</w:t>
            </w:r>
          </w:p>
        </w:tc>
        <w:tc>
          <w:tcPr>
            <w:tcW w:w="3693" w:type="dxa"/>
            <w:vAlign w:val="center"/>
          </w:tcPr>
          <w:p>
            <w:pPr>
              <w:textAlignment w:val="center"/>
              <w:rPr>
                <w:rFonts w:ascii="Times New Roman" w:hAnsi="Times New Roman" w:eastAsia="宋体" w:cs="Times New Roman"/>
                <w:szCs w:val="21"/>
              </w:rPr>
            </w:pPr>
            <w:r>
              <w:rPr>
                <w:rFonts w:ascii="Times New Roman" w:hAnsi="Times New Roman" w:eastAsia="宋体" w:cs="Times New Roman"/>
                <w:szCs w:val="21"/>
              </w:rPr>
              <w:t>小流域优于III类水质比例达到90%以上</w:t>
            </w:r>
          </w:p>
        </w:tc>
        <w:tc>
          <w:tcPr>
            <w:tcW w:w="4676" w:type="dxa"/>
          </w:tcPr>
          <w:p>
            <w:pPr>
              <w:textAlignment w:val="center"/>
              <w:rPr>
                <w:rFonts w:ascii="Times New Roman" w:hAnsi="Times New Roman" w:eastAsia="宋体" w:cs="Times New Roman"/>
                <w:color w:val="000000"/>
                <w:kern w:val="0"/>
                <w:szCs w:val="21"/>
              </w:rPr>
            </w:pPr>
          </w:p>
        </w:tc>
      </w:tr>
    </w:tbl>
    <w:p>
      <w:pPr>
        <w:ind w:firstLine="560" w:firstLineChars="200"/>
        <w:rPr>
          <w:rFonts w:ascii="Times New Roman" w:hAnsi="Times New Roman" w:eastAsia="宋体" w:cs="Times New Roman"/>
          <w:sz w:val="28"/>
        </w:rPr>
        <w:sectPr>
          <w:pgSz w:w="23814" w:h="16839" w:orient="landscape"/>
          <w:pgMar w:top="1800" w:right="1440" w:bottom="1800" w:left="1440" w:header="851" w:footer="992" w:gutter="0"/>
          <w:cols w:space="425" w:num="1"/>
          <w:docGrid w:type="lines" w:linePitch="312" w:charSpace="0"/>
        </w:sectPr>
      </w:pPr>
    </w:p>
    <w:p>
      <w:pPr>
        <w:rPr>
          <w:rFonts w:ascii="Times New Roman" w:hAnsi="Times New Roman" w:eastAsia="宋体" w:cs="Times New Roman"/>
        </w:rPr>
      </w:pPr>
      <w:bookmarkStart w:id="79" w:name="_Toc5266747"/>
    </w:p>
    <w:p>
      <w:pPr>
        <w:pStyle w:val="5"/>
        <w:jc w:val="both"/>
        <w:rPr>
          <w:rFonts w:ascii="Times New Roman" w:hAnsi="Times New Roman" w:eastAsia="宋体" w:cs="Times New Roman"/>
        </w:rPr>
        <w:sectPr>
          <w:headerReference r:id="rId21" w:type="first"/>
          <w:footerReference r:id="rId23" w:type="first"/>
          <w:headerReference r:id="rId19" w:type="default"/>
          <w:headerReference r:id="rId20" w:type="even"/>
          <w:footerReference r:id="rId22" w:type="even"/>
          <w:type w:val="continuous"/>
          <w:pgSz w:w="23814" w:h="16839" w:orient="landscape"/>
          <w:pgMar w:top="1800" w:right="1440" w:bottom="1800" w:left="1440" w:header="851" w:footer="992" w:gutter="0"/>
          <w:cols w:space="425" w:num="1"/>
          <w:docGrid w:type="lines" w:linePitch="312" w:charSpace="0"/>
        </w:sectPr>
      </w:pPr>
    </w:p>
    <w:p>
      <w:pPr>
        <w:pStyle w:val="5"/>
        <w:jc w:val="both"/>
        <w:rPr>
          <w:rFonts w:ascii="Times New Roman" w:hAnsi="Times New Roman" w:eastAsia="宋体" w:cs="Times New Roman"/>
          <w:b w:val="0"/>
        </w:rPr>
      </w:pPr>
      <w:r>
        <w:rPr>
          <w:rFonts w:ascii="Times New Roman" w:hAnsi="Times New Roman" w:eastAsia="宋体" w:cs="Times New Roman"/>
        </w:rPr>
        <w:t>第十一章 沙溪流域明溪县控制性详细规划</w:t>
      </w:r>
      <w:bookmarkEnd w:id="79"/>
    </w:p>
    <w:p>
      <w:pPr>
        <w:outlineLvl w:val="1"/>
        <w:rPr>
          <w:rFonts w:ascii="Times New Roman" w:hAnsi="Times New Roman" w:eastAsia="宋体" w:cs="Times New Roman"/>
          <w:b/>
          <w:sz w:val="32"/>
        </w:rPr>
      </w:pPr>
      <w:bookmarkStart w:id="80" w:name="_Toc5178895"/>
      <w:bookmarkStart w:id="81" w:name="_Toc5266748"/>
      <w:r>
        <w:rPr>
          <w:rFonts w:ascii="Times New Roman" w:hAnsi="Times New Roman" w:eastAsia="宋体" w:cs="Times New Roman"/>
          <w:b/>
          <w:sz w:val="32"/>
        </w:rPr>
        <w:t>第三十六条 规划范围</w:t>
      </w:r>
      <w:bookmarkEnd w:id="80"/>
      <w:bookmarkEnd w:id="81"/>
    </w:p>
    <w:p>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规划范围为明溪县全域范围。</w:t>
      </w:r>
    </w:p>
    <w:p>
      <w:pPr>
        <w:outlineLvl w:val="1"/>
        <w:rPr>
          <w:rFonts w:ascii="Times New Roman" w:hAnsi="Times New Roman" w:eastAsia="宋体" w:cs="Times New Roman"/>
          <w:b/>
          <w:sz w:val="32"/>
        </w:rPr>
      </w:pPr>
      <w:bookmarkStart w:id="82" w:name="_Toc5178896"/>
      <w:bookmarkStart w:id="83" w:name="_Toc5266749"/>
      <w:r>
        <w:rPr>
          <w:rFonts w:ascii="Times New Roman" w:hAnsi="Times New Roman" w:eastAsia="宋体" w:cs="Times New Roman"/>
          <w:b/>
          <w:sz w:val="32"/>
        </w:rPr>
        <w:t>第三十七条 控制单元划分</w:t>
      </w:r>
      <w:bookmarkEnd w:id="82"/>
      <w:bookmarkEnd w:id="83"/>
    </w:p>
    <w:p>
      <w:pPr>
        <w:spacing w:line="360" w:lineRule="auto"/>
        <w:ind w:firstLine="560" w:firstLineChars="200"/>
        <w:rPr>
          <w:rFonts w:ascii="Times New Roman" w:hAnsi="Times New Roman" w:eastAsia="宋体" w:cs="Times New Roman"/>
          <w:sz w:val="28"/>
          <w:szCs w:val="28"/>
        </w:rPr>
      </w:pPr>
      <w:r>
        <w:rPr>
          <w:rFonts w:ascii="Times New Roman" w:hAnsi="Times New Roman" w:eastAsia="宋体" w:cs="Times New Roman"/>
          <w:sz w:val="28"/>
        </w:rPr>
        <w:t>明溪县共3个控制单元，分别为明溪县胡贡溪控制单元（胡坊镇）、明溪县角溪控制单元（夏坊乡、枫溪乡、盖洋镇）、明溪县渔塘溪控制单元（沙溪乡、雪峰镇、蒲仙镇、城关乡、夏阳乡）。</w:t>
      </w:r>
    </w:p>
    <w:p>
      <w:pPr>
        <w:outlineLvl w:val="1"/>
        <w:rPr>
          <w:rFonts w:ascii="Times New Roman" w:hAnsi="Times New Roman" w:eastAsia="宋体" w:cs="Times New Roman"/>
          <w:b/>
          <w:sz w:val="32"/>
        </w:rPr>
      </w:pPr>
      <w:bookmarkStart w:id="84" w:name="_Toc5178897"/>
      <w:bookmarkStart w:id="85" w:name="_Toc5266750"/>
      <w:r>
        <w:rPr>
          <w:rFonts w:ascii="Times New Roman" w:hAnsi="Times New Roman" w:eastAsia="宋体" w:cs="Times New Roman"/>
          <w:b/>
          <w:sz w:val="32"/>
        </w:rPr>
        <w:t>第三十八条 明溪县项目控规</w:t>
      </w:r>
      <w:bookmarkEnd w:id="84"/>
      <w:bookmarkEnd w:id="85"/>
    </w:p>
    <w:p>
      <w:pPr>
        <w:ind w:firstLine="560" w:firstLineChars="200"/>
        <w:rPr>
          <w:rFonts w:ascii="Times New Roman" w:hAnsi="Times New Roman" w:eastAsia="宋体" w:cs="Times New Roman"/>
          <w:sz w:val="28"/>
        </w:rPr>
      </w:pPr>
      <w:r>
        <w:rPr>
          <w:rFonts w:ascii="Times New Roman" w:hAnsi="Times New Roman" w:eastAsia="宋体" w:cs="Times New Roman"/>
          <w:sz w:val="28"/>
        </w:rPr>
        <w:t>明溪县共实施项目7项，总投资约</w:t>
      </w:r>
      <w:r>
        <w:rPr>
          <w:rFonts w:hint="eastAsia" w:ascii="Times New Roman" w:hAnsi="Times New Roman" w:eastAsia="宋体" w:cs="Times New Roman"/>
          <w:sz w:val="28"/>
        </w:rPr>
        <w:t>2.1319</w:t>
      </w:r>
      <w:r>
        <w:rPr>
          <w:rFonts w:ascii="Times New Roman" w:hAnsi="Times New Roman" w:eastAsia="宋体" w:cs="Times New Roman"/>
          <w:sz w:val="28"/>
        </w:rPr>
        <w:t>亿元，项目涵括水环境治理与生态修复工程（5项）、生物多样性保护工程（2项）。</w:t>
      </w:r>
    </w:p>
    <w:p>
      <w:pPr>
        <w:spacing w:line="360" w:lineRule="auto"/>
        <w:jc w:val="center"/>
        <w:rPr>
          <w:rFonts w:ascii="Times New Roman" w:hAnsi="Times New Roman" w:eastAsia="宋体" w:cs="Times New Roman"/>
          <w:sz w:val="28"/>
        </w:rPr>
      </w:pPr>
      <w:r>
        <w:rPr>
          <w:rFonts w:ascii="Times New Roman" w:hAnsi="Times New Roman" w:eastAsia="宋体" w:cs="Times New Roman"/>
          <w:b/>
          <w:sz w:val="24"/>
        </w:rPr>
        <w:t>表11-1 明溪县山水林田湖草生态保护修复项目一览表</w:t>
      </w:r>
    </w:p>
    <w:tbl>
      <w:tblPr>
        <w:tblStyle w:val="41"/>
        <w:tblW w:w="20812" w:type="dxa"/>
        <w:tblInd w:w="2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1"/>
        <w:gridCol w:w="1783"/>
        <w:gridCol w:w="2177"/>
        <w:gridCol w:w="8206"/>
        <w:gridCol w:w="3434"/>
        <w:gridCol w:w="46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2" w:hRule="atLeast"/>
          <w:tblHeader/>
        </w:trPr>
        <w:tc>
          <w:tcPr>
            <w:tcW w:w="531" w:type="dxa"/>
            <w:vMerge w:val="restart"/>
            <w:vAlign w:val="center"/>
          </w:tcPr>
          <w:p>
            <w:pPr>
              <w:adjustRightInd w:val="0"/>
              <w:snapToGrid w:val="0"/>
              <w:rPr>
                <w:rFonts w:ascii="Times New Roman" w:hAnsi="Times New Roman" w:eastAsia="宋体" w:cs="Times New Roman"/>
                <w:b/>
                <w:sz w:val="20"/>
                <w:szCs w:val="20"/>
              </w:rPr>
            </w:pPr>
            <w:r>
              <w:rPr>
                <w:rFonts w:ascii="Times New Roman" w:hAnsi="Times New Roman" w:eastAsia="宋体" w:cs="Times New Roman"/>
                <w:b/>
                <w:sz w:val="20"/>
                <w:szCs w:val="20"/>
              </w:rPr>
              <w:t>序号</w:t>
            </w:r>
          </w:p>
        </w:tc>
        <w:tc>
          <w:tcPr>
            <w:tcW w:w="1783" w:type="dxa"/>
            <w:vMerge w:val="restart"/>
            <w:vAlign w:val="center"/>
          </w:tcPr>
          <w:p>
            <w:pPr>
              <w:adjustRightInd w:val="0"/>
              <w:snapToGrid w:val="0"/>
              <w:rPr>
                <w:rFonts w:ascii="Times New Roman" w:hAnsi="Times New Roman" w:eastAsia="宋体" w:cs="Times New Roman"/>
                <w:b/>
                <w:sz w:val="20"/>
                <w:szCs w:val="20"/>
              </w:rPr>
            </w:pPr>
            <w:r>
              <w:rPr>
                <w:rFonts w:ascii="Times New Roman" w:hAnsi="Times New Roman" w:eastAsia="宋体" w:cs="Times New Roman"/>
                <w:b/>
                <w:sz w:val="20"/>
                <w:szCs w:val="20"/>
              </w:rPr>
              <w:t>项目名称</w:t>
            </w:r>
          </w:p>
        </w:tc>
        <w:tc>
          <w:tcPr>
            <w:tcW w:w="2177" w:type="dxa"/>
            <w:vMerge w:val="restart"/>
            <w:vAlign w:val="center"/>
          </w:tcPr>
          <w:p>
            <w:pPr>
              <w:adjustRightInd w:val="0"/>
              <w:snapToGrid w:val="0"/>
              <w:rPr>
                <w:rFonts w:ascii="Times New Roman" w:hAnsi="Times New Roman" w:eastAsia="宋体" w:cs="Times New Roman"/>
                <w:b/>
                <w:sz w:val="20"/>
                <w:szCs w:val="20"/>
              </w:rPr>
            </w:pPr>
            <w:r>
              <w:rPr>
                <w:rFonts w:ascii="Times New Roman" w:hAnsi="Times New Roman" w:eastAsia="宋体" w:cs="Times New Roman"/>
                <w:b/>
                <w:sz w:val="20"/>
                <w:szCs w:val="20"/>
              </w:rPr>
              <w:t>建设地点</w:t>
            </w:r>
          </w:p>
        </w:tc>
        <w:tc>
          <w:tcPr>
            <w:tcW w:w="8206" w:type="dxa"/>
            <w:vMerge w:val="restart"/>
            <w:vAlign w:val="center"/>
          </w:tcPr>
          <w:p>
            <w:pPr>
              <w:adjustRightInd w:val="0"/>
              <w:snapToGrid w:val="0"/>
              <w:rPr>
                <w:rFonts w:ascii="Times New Roman" w:hAnsi="Times New Roman" w:eastAsia="宋体" w:cs="Times New Roman"/>
                <w:b/>
                <w:sz w:val="20"/>
                <w:szCs w:val="20"/>
              </w:rPr>
            </w:pPr>
            <w:r>
              <w:rPr>
                <w:rFonts w:ascii="Times New Roman" w:hAnsi="Times New Roman" w:eastAsia="宋体" w:cs="Times New Roman"/>
                <w:b/>
                <w:sz w:val="20"/>
                <w:szCs w:val="20"/>
              </w:rPr>
              <w:t>主要建设内容</w:t>
            </w:r>
          </w:p>
        </w:tc>
        <w:tc>
          <w:tcPr>
            <w:tcW w:w="3434" w:type="dxa"/>
            <w:vMerge w:val="restart"/>
            <w:vAlign w:val="center"/>
          </w:tcPr>
          <w:p>
            <w:pPr>
              <w:adjustRightInd w:val="0"/>
              <w:snapToGrid w:val="0"/>
              <w:rPr>
                <w:rFonts w:ascii="Times New Roman" w:hAnsi="Times New Roman" w:eastAsia="宋体" w:cs="Times New Roman"/>
                <w:b/>
                <w:sz w:val="20"/>
                <w:szCs w:val="20"/>
              </w:rPr>
            </w:pPr>
            <w:r>
              <w:rPr>
                <w:rFonts w:ascii="Times New Roman" w:hAnsi="Times New Roman" w:eastAsia="宋体" w:cs="Times New Roman"/>
                <w:b/>
                <w:sz w:val="20"/>
                <w:szCs w:val="20"/>
              </w:rPr>
              <w:t>对应绩效目标</w:t>
            </w:r>
          </w:p>
        </w:tc>
        <w:tc>
          <w:tcPr>
            <w:tcW w:w="4681" w:type="dxa"/>
            <w:vMerge w:val="restart"/>
            <w:vAlign w:val="center"/>
          </w:tcPr>
          <w:p>
            <w:pPr>
              <w:adjustRightInd w:val="0"/>
              <w:snapToGrid w:val="0"/>
              <w:rPr>
                <w:rFonts w:ascii="Times New Roman" w:hAnsi="Times New Roman" w:eastAsia="宋体" w:cs="Times New Roman"/>
                <w:b/>
                <w:sz w:val="20"/>
                <w:szCs w:val="20"/>
              </w:rPr>
            </w:pPr>
            <w:r>
              <w:rPr>
                <w:rFonts w:ascii="Times New Roman" w:hAnsi="Times New Roman" w:eastAsia="宋体" w:cs="Times New Roman"/>
                <w:b/>
                <w:bCs/>
                <w:sz w:val="20"/>
                <w:szCs w:val="20"/>
              </w:rPr>
              <w:t>优化调整建议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2" w:hRule="atLeast"/>
          <w:tblHeader/>
        </w:trPr>
        <w:tc>
          <w:tcPr>
            <w:tcW w:w="531" w:type="dxa"/>
            <w:vMerge w:val="continue"/>
          </w:tcPr>
          <w:p>
            <w:pPr>
              <w:rPr>
                <w:rFonts w:ascii="Times New Roman" w:hAnsi="Times New Roman" w:eastAsia="宋体" w:cs="Times New Roman"/>
                <w:sz w:val="20"/>
                <w:szCs w:val="20"/>
              </w:rPr>
            </w:pPr>
          </w:p>
        </w:tc>
        <w:tc>
          <w:tcPr>
            <w:tcW w:w="1783" w:type="dxa"/>
            <w:vMerge w:val="continue"/>
          </w:tcPr>
          <w:p>
            <w:pPr>
              <w:rPr>
                <w:rFonts w:ascii="Times New Roman" w:hAnsi="Times New Roman" w:eastAsia="宋体" w:cs="Times New Roman"/>
                <w:sz w:val="20"/>
                <w:szCs w:val="20"/>
              </w:rPr>
            </w:pPr>
          </w:p>
        </w:tc>
        <w:tc>
          <w:tcPr>
            <w:tcW w:w="2177" w:type="dxa"/>
            <w:vMerge w:val="continue"/>
          </w:tcPr>
          <w:p>
            <w:pPr>
              <w:rPr>
                <w:rFonts w:ascii="Times New Roman" w:hAnsi="Times New Roman" w:eastAsia="宋体" w:cs="Times New Roman"/>
                <w:sz w:val="20"/>
                <w:szCs w:val="20"/>
              </w:rPr>
            </w:pPr>
          </w:p>
        </w:tc>
        <w:tc>
          <w:tcPr>
            <w:tcW w:w="8206" w:type="dxa"/>
            <w:vMerge w:val="continue"/>
          </w:tcPr>
          <w:p>
            <w:pPr>
              <w:rPr>
                <w:rFonts w:ascii="Times New Roman" w:hAnsi="Times New Roman" w:eastAsia="宋体" w:cs="Times New Roman"/>
                <w:sz w:val="20"/>
                <w:szCs w:val="20"/>
              </w:rPr>
            </w:pPr>
          </w:p>
        </w:tc>
        <w:tc>
          <w:tcPr>
            <w:tcW w:w="3434" w:type="dxa"/>
            <w:vMerge w:val="continue"/>
          </w:tcPr>
          <w:p>
            <w:pPr>
              <w:rPr>
                <w:rFonts w:ascii="Times New Roman" w:hAnsi="Times New Roman" w:eastAsia="宋体" w:cs="Times New Roman"/>
                <w:sz w:val="20"/>
                <w:szCs w:val="20"/>
              </w:rPr>
            </w:pPr>
          </w:p>
        </w:tc>
        <w:tc>
          <w:tcPr>
            <w:tcW w:w="4681" w:type="dxa"/>
            <w:vMerge w:val="continue"/>
          </w:tcPr>
          <w:p>
            <w:pPr>
              <w:rPr>
                <w:rFonts w:ascii="Times New Roman" w:hAnsi="Times New Roman" w:eastAsia="宋体" w:cs="Times New Roman"/>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73" w:hRule="atLeast"/>
        </w:trPr>
        <w:tc>
          <w:tcPr>
            <w:tcW w:w="531" w:type="dxa"/>
            <w:vAlign w:val="center"/>
          </w:tcPr>
          <w:p>
            <w:pPr>
              <w:widowControl/>
              <w:textAlignment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1</w:t>
            </w:r>
          </w:p>
        </w:tc>
        <w:tc>
          <w:tcPr>
            <w:tcW w:w="1783" w:type="dxa"/>
            <w:vAlign w:val="center"/>
          </w:tcPr>
          <w:p>
            <w:pPr>
              <w:textAlignment w:val="center"/>
              <w:rPr>
                <w:rFonts w:ascii="Times New Roman" w:hAnsi="Times New Roman" w:eastAsia="宋体" w:cs="Times New Roman"/>
                <w:color w:val="000000"/>
                <w:kern w:val="0"/>
                <w:szCs w:val="21"/>
              </w:rPr>
            </w:pPr>
            <w:r>
              <w:rPr>
                <w:szCs w:val="21"/>
              </w:rPr>
              <w:t>沙溪流域明溪段国际候鸟迁徙通道保护与修复工程</w:t>
            </w:r>
          </w:p>
        </w:tc>
        <w:tc>
          <w:tcPr>
            <w:tcW w:w="2177" w:type="dxa"/>
            <w:vAlign w:val="center"/>
          </w:tcPr>
          <w:p>
            <w:pPr>
              <w:textAlignment w:val="center"/>
              <w:rPr>
                <w:rFonts w:ascii="Times New Roman" w:hAnsi="Times New Roman" w:eastAsia="宋体" w:cs="Times New Roman"/>
                <w:color w:val="000000"/>
                <w:kern w:val="0"/>
                <w:szCs w:val="21"/>
              </w:rPr>
            </w:pPr>
            <w:r>
              <w:rPr>
                <w:szCs w:val="21"/>
              </w:rPr>
              <w:t>明溪县全境</w:t>
            </w:r>
          </w:p>
        </w:tc>
        <w:tc>
          <w:tcPr>
            <w:tcW w:w="8206" w:type="dxa"/>
            <w:vAlign w:val="center"/>
          </w:tcPr>
          <w:p>
            <w:pPr>
              <w:textAlignment w:val="center"/>
              <w:rPr>
                <w:rFonts w:ascii="Times New Roman" w:hAnsi="Times New Roman" w:eastAsia="宋体" w:cs="Times New Roman"/>
                <w:color w:val="000000"/>
                <w:kern w:val="0"/>
                <w:szCs w:val="21"/>
              </w:rPr>
            </w:pPr>
            <w:r>
              <w:rPr>
                <w:rFonts w:hint="eastAsia"/>
                <w:szCs w:val="21"/>
              </w:rPr>
              <w:t>1.实施鸟类栖息地保护与修复工程。在全县候鸟栖息重要区域实施封山育林14.5万亩，林分改造1万亩，商品林赎买3000亩；实施湿地修复0.9万亩，农田面源污染生态治理8200亩，农田湿地化改造200亩，租用农田种植鸟类食物；清除水库网箱养殖2.2万平方米；拆除河流源头及沿岸生猪养殖场。2.实施鸟类监测体系建设。建设县级鸟类资源数据中心，在全县候鸟迁徙线重要区域完善移动网络基础设施，布设智能化鸟类监测系统，设立30个观鸟监测站、5座监测塔，配备30名护鸟监测员，建设鸟类科考步道40公里，组织开展鸟类资源本底调查。3.实施鸟类科普宣教体系建设。在候鸟通道沿线村庄、公路设置鸟类宣传牌、展板、标示牌等设施。完善鸟类资源保护与发展机制，在全县鸟资源重点村开展村庄环境综合整治，完善生态观鸟旅游设施；定期组织开展爱鸟护鸟宣传活动，开设观鸟导赏员培训班，推动鸟类保护与观鸟产业融合发展。4.实施鸟类救护体系建设。建设鸟类等野生动物收容救护站3个，配备救护设备、药品等物资。</w:t>
            </w:r>
          </w:p>
        </w:tc>
        <w:tc>
          <w:tcPr>
            <w:tcW w:w="3434" w:type="dxa"/>
            <w:vAlign w:val="center"/>
          </w:tcPr>
          <w:p>
            <w:pPr>
              <w:textAlignment w:val="center"/>
              <w:rPr>
                <w:rFonts w:ascii="Times New Roman" w:hAnsi="Times New Roman" w:eastAsia="宋体" w:cs="Times New Roman"/>
                <w:color w:val="000000"/>
                <w:kern w:val="0"/>
                <w:szCs w:val="21"/>
              </w:rPr>
            </w:pPr>
            <w:r>
              <w:rPr>
                <w:szCs w:val="21"/>
              </w:rPr>
              <w:t>封禁林地14.5万亩，林分改造1万亩，商品林赎买0.</w:t>
            </w:r>
            <w:r>
              <w:rPr>
                <w:rFonts w:hint="eastAsia"/>
                <w:szCs w:val="21"/>
              </w:rPr>
              <w:t>3</w:t>
            </w:r>
            <w:r>
              <w:rPr>
                <w:szCs w:val="21"/>
              </w:rPr>
              <w:t>万亩</w:t>
            </w:r>
            <w:r>
              <w:rPr>
                <w:rFonts w:hint="eastAsia"/>
                <w:szCs w:val="21"/>
              </w:rPr>
              <w:t>。</w:t>
            </w:r>
          </w:p>
        </w:tc>
        <w:tc>
          <w:tcPr>
            <w:tcW w:w="4681" w:type="dxa"/>
            <w:vAlign w:val="center"/>
          </w:tcPr>
          <w:p>
            <w:pPr>
              <w:textAlignment w:val="center"/>
              <w:rPr>
                <w:rFonts w:ascii="Times New Roman" w:hAnsi="Times New Roman" w:eastAsia="宋体" w:cs="Times New Roman"/>
                <w:color w:val="000000"/>
                <w:kern w:val="0"/>
                <w:szCs w:val="21"/>
              </w:rPr>
            </w:pPr>
            <w:r>
              <w:rPr>
                <w:szCs w:val="21"/>
              </w:rPr>
              <w:t>优先考虑物种的保护需求，尽可能减少对自然生境的占用和破坏。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448" w:hRule="atLeast"/>
        </w:trPr>
        <w:tc>
          <w:tcPr>
            <w:tcW w:w="531" w:type="dxa"/>
            <w:vAlign w:val="center"/>
          </w:tcPr>
          <w:p>
            <w:pPr>
              <w:widowControl/>
              <w:textAlignment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2</w:t>
            </w:r>
          </w:p>
        </w:tc>
        <w:tc>
          <w:tcPr>
            <w:tcW w:w="1783" w:type="dxa"/>
            <w:vAlign w:val="center"/>
          </w:tcPr>
          <w:p>
            <w:pPr>
              <w:textAlignment w:val="center"/>
              <w:rPr>
                <w:rFonts w:ascii="Times New Roman" w:hAnsi="Times New Roman" w:eastAsia="宋体" w:cs="Times New Roman"/>
                <w:color w:val="000000"/>
                <w:kern w:val="0"/>
                <w:szCs w:val="21"/>
              </w:rPr>
            </w:pPr>
            <w:r>
              <w:rPr>
                <w:szCs w:val="21"/>
              </w:rPr>
              <w:t>闽江上游沙溪流域明溪段</w:t>
            </w:r>
            <w:r>
              <w:rPr>
                <w:rFonts w:hint="eastAsia"/>
                <w:szCs w:val="21"/>
              </w:rPr>
              <w:t>水土流失综合治理项目</w:t>
            </w:r>
          </w:p>
        </w:tc>
        <w:tc>
          <w:tcPr>
            <w:tcW w:w="2177" w:type="dxa"/>
            <w:vAlign w:val="center"/>
          </w:tcPr>
          <w:p>
            <w:pPr>
              <w:textAlignment w:val="center"/>
              <w:rPr>
                <w:rFonts w:ascii="Times New Roman" w:hAnsi="Times New Roman" w:eastAsia="宋体" w:cs="Times New Roman"/>
                <w:color w:val="000000"/>
                <w:kern w:val="0"/>
                <w:szCs w:val="21"/>
              </w:rPr>
            </w:pPr>
            <w:r>
              <w:rPr>
                <w:rFonts w:hint="eastAsia"/>
                <w:szCs w:val="21"/>
              </w:rPr>
              <w:t>明溪县各乡镇</w:t>
            </w:r>
          </w:p>
        </w:tc>
        <w:tc>
          <w:tcPr>
            <w:tcW w:w="8206" w:type="dxa"/>
            <w:vAlign w:val="center"/>
          </w:tcPr>
          <w:p>
            <w:pPr>
              <w:rPr>
                <w:rFonts w:ascii="Times New Roman" w:hAnsi="Times New Roman" w:eastAsia="宋体" w:cs="Times New Roman"/>
                <w:color w:val="000000"/>
                <w:kern w:val="0"/>
                <w:szCs w:val="21"/>
              </w:rPr>
            </w:pPr>
            <w:r>
              <w:rPr>
                <w:rFonts w:hint="eastAsia"/>
                <w:szCs w:val="21"/>
              </w:rPr>
              <w:t>1.实施2018年度明溪县国家水土保持重点建设工程（瀚仙溪、小眉溪、坪埠溪小流域）、2018年度明溪县枫溪乡省重点乡镇项目、闽江上游沙溪流域明溪段水土流失综合治理项目（盖洋镇）、明溪县画桥溪安全生态水系建设项目，共计治理水土流失面积24.5 km</w:t>
            </w:r>
            <w:r>
              <w:rPr>
                <w:rFonts w:hint="eastAsia"/>
                <w:szCs w:val="21"/>
                <w:vertAlign w:val="superscript"/>
              </w:rPr>
              <w:t>2</w:t>
            </w:r>
            <w:r>
              <w:rPr>
                <w:rFonts w:hint="eastAsia"/>
                <w:szCs w:val="21"/>
              </w:rPr>
              <w:t>。2.实施2019年度明溪县国家水土保持重点建设工程（枫溪、夏坊、温庄、雷西溪小流域）、2019年度明溪县盖洋镇省重点乡镇项目、2019年度明溪县胡坊镇省重点乡镇项目、闽江上游沙溪流域明溪段水土流失综合治理项目（夏阳乡）、明溪县夏阳溪安全生态水系建设项目，共计治理水土流失面积27.5 km</w:t>
            </w:r>
            <w:r>
              <w:rPr>
                <w:rFonts w:hint="eastAsia"/>
                <w:szCs w:val="21"/>
                <w:vertAlign w:val="superscript"/>
              </w:rPr>
              <w:t>2</w:t>
            </w:r>
            <w:r>
              <w:rPr>
                <w:rFonts w:hint="eastAsia"/>
                <w:szCs w:val="21"/>
              </w:rPr>
              <w:t>。3.实施2020年度明溪县国家水土保持重点建设工程（盖洋溪、温庄溪、城岚溪小流域）、2020年度明溪县瀚仙镇省重点乡镇项目、2020年度明溪县夏阳乡省重点乡镇项目，共计治理水土流失面积13 km</w:t>
            </w:r>
            <w:r>
              <w:rPr>
                <w:rFonts w:hint="eastAsia"/>
                <w:szCs w:val="21"/>
                <w:vertAlign w:val="superscript"/>
              </w:rPr>
              <w:t>2</w:t>
            </w:r>
            <w:r>
              <w:rPr>
                <w:rFonts w:hint="eastAsia"/>
                <w:szCs w:val="21"/>
              </w:rPr>
              <w:t>。闽江上游沙溪流域明溪段综合治理水土流失面积共计65 km</w:t>
            </w:r>
            <w:r>
              <w:rPr>
                <w:rFonts w:hint="eastAsia"/>
                <w:szCs w:val="21"/>
                <w:vertAlign w:val="superscript"/>
              </w:rPr>
              <w:t>2</w:t>
            </w:r>
            <w:r>
              <w:rPr>
                <w:rFonts w:hint="eastAsia"/>
                <w:szCs w:val="21"/>
              </w:rPr>
              <w:t>。</w:t>
            </w:r>
          </w:p>
        </w:tc>
        <w:tc>
          <w:tcPr>
            <w:tcW w:w="3434" w:type="dxa"/>
            <w:vAlign w:val="center"/>
          </w:tcPr>
          <w:p>
            <w:pPr>
              <w:textAlignment w:val="center"/>
              <w:rPr>
                <w:rFonts w:ascii="Times New Roman" w:hAnsi="Times New Roman" w:eastAsia="宋体" w:cs="Times New Roman"/>
                <w:color w:val="000000"/>
                <w:kern w:val="0"/>
                <w:szCs w:val="21"/>
              </w:rPr>
            </w:pPr>
            <w:r>
              <w:rPr>
                <w:szCs w:val="21"/>
              </w:rPr>
              <w:t>水土流失治理面积65 km²</w:t>
            </w:r>
            <w:r>
              <w:rPr>
                <w:rFonts w:hint="eastAsia"/>
                <w:szCs w:val="21"/>
              </w:rPr>
              <w:t>。</w:t>
            </w:r>
          </w:p>
        </w:tc>
        <w:tc>
          <w:tcPr>
            <w:tcW w:w="4681" w:type="dxa"/>
            <w:vAlign w:val="center"/>
          </w:tcPr>
          <w:p>
            <w:pPr>
              <w:textAlignment w:val="center"/>
              <w:rPr>
                <w:rFonts w:ascii="Times New Roman" w:hAnsi="Times New Roman" w:eastAsia="宋体" w:cs="Times New Roman"/>
                <w:color w:val="000000"/>
                <w:kern w:val="0"/>
                <w:szCs w:val="21"/>
              </w:rPr>
            </w:pPr>
            <w:r>
              <w:rPr>
                <w:szCs w:val="21"/>
              </w:rPr>
              <w:t>建议对</w:t>
            </w:r>
            <w:r>
              <w:rPr>
                <w:rFonts w:hint="eastAsia"/>
                <w:szCs w:val="21"/>
              </w:rPr>
              <w:t>水土流失率较高</w:t>
            </w:r>
            <w:r>
              <w:rPr>
                <w:szCs w:val="21"/>
              </w:rPr>
              <w:t>等级区域优先进行治理，对亲水节点、景观工程等与山水林田湖草相关度较低的子工程</w:t>
            </w:r>
            <w:r>
              <w:rPr>
                <w:rFonts w:hint="eastAsia"/>
                <w:szCs w:val="21"/>
              </w:rPr>
              <w:t>建议不纳入</w:t>
            </w:r>
            <w:r>
              <w:rPr>
                <w:szCs w:val="21"/>
              </w:rPr>
              <w:t>中央山水林田湖草项目奖补资金支持范围。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82" w:hRule="atLeast"/>
        </w:trPr>
        <w:tc>
          <w:tcPr>
            <w:tcW w:w="531" w:type="dxa"/>
            <w:vAlign w:val="center"/>
          </w:tcPr>
          <w:p>
            <w:pPr>
              <w:widowControl/>
              <w:textAlignment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3</w:t>
            </w:r>
          </w:p>
        </w:tc>
        <w:tc>
          <w:tcPr>
            <w:tcW w:w="1783" w:type="dxa"/>
            <w:vAlign w:val="center"/>
          </w:tcPr>
          <w:p>
            <w:pPr>
              <w:textAlignment w:val="center"/>
              <w:rPr>
                <w:rFonts w:ascii="Times New Roman" w:hAnsi="Times New Roman" w:eastAsia="宋体" w:cs="Times New Roman"/>
                <w:color w:val="000000"/>
                <w:kern w:val="0"/>
                <w:szCs w:val="21"/>
              </w:rPr>
            </w:pPr>
            <w:r>
              <w:rPr>
                <w:rFonts w:hint="eastAsia"/>
                <w:szCs w:val="21"/>
              </w:rPr>
              <w:t>明溪县重点生态区位商品林赎买</w:t>
            </w:r>
            <w:r>
              <w:rPr>
                <w:szCs w:val="21"/>
              </w:rPr>
              <w:t>项目</w:t>
            </w:r>
          </w:p>
        </w:tc>
        <w:tc>
          <w:tcPr>
            <w:tcW w:w="2177" w:type="dxa"/>
            <w:vAlign w:val="center"/>
          </w:tcPr>
          <w:p>
            <w:pPr>
              <w:textAlignment w:val="center"/>
              <w:rPr>
                <w:rFonts w:ascii="Times New Roman" w:hAnsi="Times New Roman" w:eastAsia="宋体" w:cs="Times New Roman"/>
                <w:color w:val="000000"/>
                <w:kern w:val="0"/>
                <w:szCs w:val="21"/>
              </w:rPr>
            </w:pPr>
            <w:r>
              <w:rPr>
                <w:szCs w:val="21"/>
              </w:rPr>
              <w:t>明溪县重点生态区</w:t>
            </w:r>
          </w:p>
        </w:tc>
        <w:tc>
          <w:tcPr>
            <w:tcW w:w="8206" w:type="dxa"/>
            <w:vAlign w:val="center"/>
          </w:tcPr>
          <w:p>
            <w:pPr>
              <w:textAlignment w:val="center"/>
              <w:rPr>
                <w:rFonts w:ascii="Times New Roman" w:hAnsi="Times New Roman" w:eastAsia="宋体" w:cs="Times New Roman"/>
                <w:color w:val="000000"/>
                <w:kern w:val="0"/>
                <w:szCs w:val="21"/>
              </w:rPr>
            </w:pPr>
            <w:r>
              <w:rPr>
                <w:rFonts w:hint="eastAsia"/>
                <w:szCs w:val="21"/>
              </w:rPr>
              <w:t>2017年4月至2018年实施重点生态区位商品林赎买等改革0.37万亩。2019年至2020年实施重点生态区位商品林赎买等改革0.25万亩。</w:t>
            </w:r>
          </w:p>
        </w:tc>
        <w:tc>
          <w:tcPr>
            <w:tcW w:w="3434" w:type="dxa"/>
            <w:vAlign w:val="center"/>
          </w:tcPr>
          <w:p>
            <w:pPr>
              <w:textAlignment w:val="center"/>
              <w:rPr>
                <w:rFonts w:ascii="Times New Roman" w:hAnsi="Times New Roman" w:eastAsia="宋体" w:cs="Times New Roman"/>
                <w:color w:val="000000"/>
                <w:kern w:val="0"/>
                <w:szCs w:val="21"/>
              </w:rPr>
            </w:pPr>
            <w:r>
              <w:rPr>
                <w:szCs w:val="21"/>
              </w:rPr>
              <w:t>完成商品林赎买或租用0.</w:t>
            </w:r>
            <w:r>
              <w:rPr>
                <w:rFonts w:hint="eastAsia"/>
                <w:szCs w:val="21"/>
              </w:rPr>
              <w:t>62</w:t>
            </w:r>
            <w:r>
              <w:rPr>
                <w:szCs w:val="21"/>
              </w:rPr>
              <w:t>万亩</w:t>
            </w:r>
            <w:r>
              <w:rPr>
                <w:rFonts w:hint="eastAsia"/>
                <w:szCs w:val="21"/>
              </w:rPr>
              <w:t>。</w:t>
            </w:r>
          </w:p>
        </w:tc>
        <w:tc>
          <w:tcPr>
            <w:tcW w:w="4681" w:type="dxa"/>
            <w:vAlign w:val="center"/>
          </w:tcPr>
          <w:p>
            <w:pPr>
              <w:textAlignment w:val="center"/>
              <w:rPr>
                <w:rFonts w:ascii="Times New Roman" w:hAnsi="Times New Roman" w:eastAsia="宋体" w:cs="Times New Roman"/>
                <w:color w:val="000000"/>
                <w:kern w:val="0"/>
                <w:szCs w:val="21"/>
              </w:rPr>
            </w:pPr>
            <w:r>
              <w:rPr>
                <w:szCs w:val="21"/>
              </w:rPr>
              <w:t>建议加强重要物种活动区域的林权赎买，尽量以天然林为主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05" w:hRule="atLeast"/>
        </w:trPr>
        <w:tc>
          <w:tcPr>
            <w:tcW w:w="531" w:type="dxa"/>
            <w:vAlign w:val="center"/>
          </w:tcPr>
          <w:p>
            <w:pPr>
              <w:widowControl/>
              <w:textAlignment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4</w:t>
            </w:r>
          </w:p>
        </w:tc>
        <w:tc>
          <w:tcPr>
            <w:tcW w:w="1783" w:type="dxa"/>
            <w:vAlign w:val="center"/>
          </w:tcPr>
          <w:p>
            <w:pPr>
              <w:textAlignment w:val="center"/>
              <w:rPr>
                <w:rFonts w:ascii="Times New Roman" w:hAnsi="Times New Roman" w:eastAsia="宋体" w:cs="Times New Roman"/>
                <w:color w:val="000000"/>
                <w:kern w:val="0"/>
                <w:szCs w:val="21"/>
              </w:rPr>
            </w:pPr>
            <w:r>
              <w:rPr>
                <w:szCs w:val="21"/>
              </w:rPr>
              <w:t>明溪县小流域综合治理项目</w:t>
            </w:r>
          </w:p>
        </w:tc>
        <w:tc>
          <w:tcPr>
            <w:tcW w:w="2177" w:type="dxa"/>
            <w:vAlign w:val="center"/>
          </w:tcPr>
          <w:p>
            <w:pPr>
              <w:textAlignment w:val="center"/>
              <w:rPr>
                <w:rFonts w:ascii="Times New Roman" w:hAnsi="Times New Roman" w:eastAsia="宋体" w:cs="Times New Roman"/>
                <w:color w:val="000000"/>
                <w:kern w:val="0"/>
                <w:szCs w:val="21"/>
              </w:rPr>
            </w:pPr>
            <w:r>
              <w:rPr>
                <w:szCs w:val="21"/>
              </w:rPr>
              <w:t>明溪县渔塘溪、夏阳溪、胡贡溪等小流域沿线，盖洋镇、夏阳乡、沙溪乡</w:t>
            </w:r>
          </w:p>
        </w:tc>
        <w:tc>
          <w:tcPr>
            <w:tcW w:w="8206" w:type="dxa"/>
            <w:vAlign w:val="center"/>
          </w:tcPr>
          <w:p>
            <w:pPr>
              <w:rPr>
                <w:rFonts w:ascii="Times New Roman" w:hAnsi="Times New Roman" w:eastAsia="宋体" w:cs="Times New Roman"/>
                <w:color w:val="000000"/>
                <w:kern w:val="0"/>
                <w:szCs w:val="21"/>
              </w:rPr>
            </w:pPr>
            <w:r>
              <w:rPr>
                <w:szCs w:val="21"/>
              </w:rPr>
              <w:t>明溪县：共建设全县11个小流域水质自动监测站及视频监控平台（一期建设六个，二期建设五个）；沙溪乡瑶奢村、沙溪乡梓口坊村、夏阳乡杏村村、盖洋温庄村小流域水环境综合整治。</w:t>
            </w:r>
          </w:p>
        </w:tc>
        <w:tc>
          <w:tcPr>
            <w:tcW w:w="3434" w:type="dxa"/>
            <w:vAlign w:val="center"/>
          </w:tcPr>
          <w:p>
            <w:pPr>
              <w:textAlignment w:val="center"/>
              <w:rPr>
                <w:rFonts w:ascii="Times New Roman" w:hAnsi="Times New Roman" w:eastAsia="宋体" w:cs="Times New Roman"/>
                <w:color w:val="000000"/>
                <w:kern w:val="0"/>
                <w:szCs w:val="21"/>
              </w:rPr>
            </w:pPr>
            <w:r>
              <w:rPr>
                <w:szCs w:val="21"/>
              </w:rPr>
              <w:t>小流域达到或优于Ⅲ类水质比例达到90%以上</w:t>
            </w:r>
            <w:r>
              <w:rPr>
                <w:rFonts w:hint="eastAsia"/>
                <w:szCs w:val="21"/>
              </w:rPr>
              <w:t>。</w:t>
            </w:r>
          </w:p>
        </w:tc>
        <w:tc>
          <w:tcPr>
            <w:tcW w:w="4681" w:type="dxa"/>
            <w:vAlign w:val="center"/>
          </w:tcPr>
          <w:p>
            <w:pPr>
              <w:textAlignment w:val="center"/>
              <w:rPr>
                <w:rFonts w:ascii="Times New Roman" w:hAnsi="Times New Roman" w:eastAsia="宋体" w:cs="Times New Roman"/>
                <w:color w:val="000000"/>
                <w:kern w:val="0"/>
                <w:szCs w:val="21"/>
              </w:rPr>
            </w:pPr>
            <w:r>
              <w:rPr>
                <w:szCs w:val="21"/>
              </w:rPr>
              <w:t>无</w:t>
            </w:r>
            <w:r>
              <w:rPr>
                <w:rFonts w:hint="eastAsia"/>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77" w:hRule="atLeast"/>
        </w:trPr>
        <w:tc>
          <w:tcPr>
            <w:tcW w:w="531" w:type="dxa"/>
            <w:vAlign w:val="center"/>
          </w:tcPr>
          <w:p>
            <w:pPr>
              <w:widowControl/>
              <w:textAlignment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5</w:t>
            </w:r>
          </w:p>
        </w:tc>
        <w:tc>
          <w:tcPr>
            <w:tcW w:w="1783" w:type="dxa"/>
            <w:vAlign w:val="center"/>
          </w:tcPr>
          <w:p>
            <w:pPr>
              <w:textAlignment w:val="center"/>
              <w:rPr>
                <w:rFonts w:ascii="Times New Roman" w:hAnsi="Times New Roman" w:eastAsia="宋体" w:cs="Times New Roman"/>
                <w:color w:val="000000"/>
                <w:kern w:val="0"/>
                <w:szCs w:val="21"/>
              </w:rPr>
            </w:pPr>
            <w:r>
              <w:rPr>
                <w:szCs w:val="21"/>
              </w:rPr>
              <w:t>明溪县饮用水水源地综合整治项目</w:t>
            </w:r>
          </w:p>
        </w:tc>
        <w:tc>
          <w:tcPr>
            <w:tcW w:w="2177" w:type="dxa"/>
            <w:vAlign w:val="center"/>
          </w:tcPr>
          <w:p>
            <w:pPr>
              <w:textAlignment w:val="center"/>
              <w:rPr>
                <w:rFonts w:ascii="Times New Roman" w:hAnsi="Times New Roman" w:eastAsia="宋体" w:cs="Times New Roman"/>
                <w:color w:val="000000"/>
                <w:kern w:val="0"/>
                <w:szCs w:val="21"/>
              </w:rPr>
            </w:pPr>
            <w:r>
              <w:rPr>
                <w:szCs w:val="21"/>
              </w:rPr>
              <w:t>城关乡、胡坊镇、沙溪乡、夏阳乡、盖洋镇、夏坊乡、枫溪乡</w:t>
            </w:r>
          </w:p>
        </w:tc>
        <w:tc>
          <w:tcPr>
            <w:tcW w:w="8206" w:type="dxa"/>
            <w:vAlign w:val="center"/>
          </w:tcPr>
          <w:p>
            <w:pPr>
              <w:rPr>
                <w:rFonts w:ascii="Times New Roman" w:hAnsi="Times New Roman" w:eastAsia="宋体" w:cs="Times New Roman"/>
                <w:color w:val="000000"/>
                <w:kern w:val="0"/>
                <w:szCs w:val="21"/>
              </w:rPr>
            </w:pPr>
            <w:r>
              <w:rPr>
                <w:szCs w:val="21"/>
              </w:rPr>
              <w:t>新建改造盖洋镇、夏阳乡、沙溪乡、枫溪乡、夏坊乡、胡坊镇、罗翠水库饮用水水源地围网、清水池、沉淀池、消能池和水源地的综合整治等。</w:t>
            </w:r>
          </w:p>
        </w:tc>
        <w:tc>
          <w:tcPr>
            <w:tcW w:w="3434" w:type="dxa"/>
            <w:vAlign w:val="center"/>
          </w:tcPr>
          <w:p>
            <w:pPr>
              <w:textAlignment w:val="center"/>
              <w:rPr>
                <w:rFonts w:ascii="Times New Roman" w:hAnsi="Times New Roman" w:eastAsia="宋体" w:cs="Times New Roman"/>
                <w:color w:val="000000"/>
                <w:kern w:val="0"/>
                <w:szCs w:val="21"/>
              </w:rPr>
            </w:pPr>
            <w:r>
              <w:rPr>
                <w:szCs w:val="21"/>
              </w:rPr>
              <w:t>水源地水质Ⅱ类标准比例达到绩效目标要求。</w:t>
            </w:r>
          </w:p>
        </w:tc>
        <w:tc>
          <w:tcPr>
            <w:tcW w:w="4681" w:type="dxa"/>
            <w:vAlign w:val="center"/>
          </w:tcPr>
          <w:p>
            <w:pPr>
              <w:textAlignment w:val="center"/>
              <w:rPr>
                <w:rFonts w:ascii="Times New Roman" w:hAnsi="Times New Roman" w:eastAsia="宋体" w:cs="Times New Roman"/>
                <w:color w:val="000000"/>
                <w:kern w:val="0"/>
                <w:szCs w:val="21"/>
              </w:rPr>
            </w:pPr>
            <w:r>
              <w:rPr>
                <w:szCs w:val="21"/>
              </w:rPr>
              <w:t>无</w:t>
            </w:r>
            <w:r>
              <w:rPr>
                <w:rFonts w:hint="eastAsia"/>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26" w:hRule="atLeast"/>
        </w:trPr>
        <w:tc>
          <w:tcPr>
            <w:tcW w:w="531" w:type="dxa"/>
            <w:vAlign w:val="center"/>
          </w:tcPr>
          <w:p>
            <w:pPr>
              <w:widowControl/>
              <w:textAlignment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6</w:t>
            </w:r>
          </w:p>
        </w:tc>
        <w:tc>
          <w:tcPr>
            <w:tcW w:w="1783" w:type="dxa"/>
            <w:vAlign w:val="center"/>
          </w:tcPr>
          <w:p>
            <w:pPr>
              <w:textAlignment w:val="center"/>
              <w:rPr>
                <w:rFonts w:ascii="Times New Roman" w:hAnsi="Times New Roman" w:eastAsia="宋体" w:cs="Times New Roman"/>
                <w:color w:val="000000"/>
                <w:kern w:val="0"/>
                <w:szCs w:val="21"/>
              </w:rPr>
            </w:pPr>
            <w:r>
              <w:rPr>
                <w:szCs w:val="21"/>
              </w:rPr>
              <w:t>福建君子峰国家级自然保护区内电站退出及生态修复项目</w:t>
            </w:r>
          </w:p>
        </w:tc>
        <w:tc>
          <w:tcPr>
            <w:tcW w:w="2177" w:type="dxa"/>
            <w:vAlign w:val="center"/>
          </w:tcPr>
          <w:p>
            <w:pPr>
              <w:textAlignment w:val="center"/>
              <w:rPr>
                <w:rFonts w:ascii="Times New Roman" w:hAnsi="Times New Roman" w:eastAsia="宋体" w:cs="Times New Roman"/>
                <w:color w:val="000000"/>
                <w:kern w:val="0"/>
                <w:szCs w:val="21"/>
              </w:rPr>
            </w:pPr>
            <w:r>
              <w:rPr>
                <w:szCs w:val="21"/>
              </w:rPr>
              <w:t>夏阳乡、盖洋镇、夏坊乡</w:t>
            </w:r>
          </w:p>
        </w:tc>
        <w:tc>
          <w:tcPr>
            <w:tcW w:w="8206" w:type="dxa"/>
            <w:vAlign w:val="center"/>
          </w:tcPr>
          <w:p>
            <w:pPr>
              <w:rPr>
                <w:rFonts w:ascii="Times New Roman" w:hAnsi="Times New Roman" w:eastAsia="宋体" w:cs="Times New Roman"/>
                <w:color w:val="000000"/>
                <w:kern w:val="0"/>
                <w:szCs w:val="21"/>
              </w:rPr>
            </w:pPr>
            <w:r>
              <w:rPr>
                <w:szCs w:val="21"/>
              </w:rPr>
              <w:t>退出君子峰自然保护区核心区、缓冲区范围内的紫云、岩下、岩坑三座小水电，并进行生态修复。</w:t>
            </w:r>
          </w:p>
        </w:tc>
        <w:tc>
          <w:tcPr>
            <w:tcW w:w="3434" w:type="dxa"/>
            <w:vAlign w:val="center"/>
          </w:tcPr>
          <w:p>
            <w:pPr>
              <w:textAlignment w:val="center"/>
              <w:rPr>
                <w:rFonts w:ascii="Times New Roman" w:hAnsi="Times New Roman" w:eastAsia="宋体" w:cs="Times New Roman"/>
                <w:color w:val="000000"/>
                <w:kern w:val="0"/>
                <w:szCs w:val="21"/>
              </w:rPr>
            </w:pPr>
            <w:r>
              <w:rPr>
                <w:szCs w:val="21"/>
              </w:rPr>
              <w:t>拆除保护区内水电站3座</w:t>
            </w:r>
            <w:r>
              <w:rPr>
                <w:rFonts w:hint="eastAsia"/>
                <w:szCs w:val="21"/>
              </w:rPr>
              <w:t>。</w:t>
            </w:r>
          </w:p>
        </w:tc>
        <w:tc>
          <w:tcPr>
            <w:tcW w:w="4681" w:type="dxa"/>
            <w:vAlign w:val="center"/>
          </w:tcPr>
          <w:p>
            <w:pPr>
              <w:textAlignment w:val="center"/>
              <w:rPr>
                <w:rFonts w:ascii="Times New Roman" w:hAnsi="Times New Roman" w:eastAsia="宋体" w:cs="Times New Roman"/>
                <w:color w:val="000000"/>
                <w:kern w:val="0"/>
                <w:szCs w:val="21"/>
              </w:rPr>
            </w:pPr>
            <w:r>
              <w:rPr>
                <w:szCs w:val="21"/>
              </w:rPr>
              <w:t>建议拦河坝、引水设施拆除等水电站退出行为应尽量减少对周边森林的扰动，尽可能降低对周边生态环境的影响。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1" w:hRule="atLeast"/>
        </w:trPr>
        <w:tc>
          <w:tcPr>
            <w:tcW w:w="531" w:type="dxa"/>
            <w:vAlign w:val="center"/>
          </w:tcPr>
          <w:p>
            <w:pPr>
              <w:widowControl/>
              <w:textAlignment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7</w:t>
            </w:r>
          </w:p>
        </w:tc>
        <w:tc>
          <w:tcPr>
            <w:tcW w:w="1783" w:type="dxa"/>
            <w:vAlign w:val="center"/>
          </w:tcPr>
          <w:p>
            <w:pPr>
              <w:rPr>
                <w:rFonts w:ascii="Times New Roman" w:hAnsi="Times New Roman" w:eastAsia="宋体" w:cs="Times New Roman"/>
                <w:color w:val="000000"/>
                <w:kern w:val="0"/>
                <w:szCs w:val="21"/>
              </w:rPr>
            </w:pPr>
            <w:r>
              <w:rPr>
                <w:szCs w:val="21"/>
              </w:rPr>
              <w:t>明溪县渔塘溪城区上游段安全生态水系建设项目</w:t>
            </w:r>
          </w:p>
        </w:tc>
        <w:tc>
          <w:tcPr>
            <w:tcW w:w="2177" w:type="dxa"/>
            <w:vAlign w:val="center"/>
          </w:tcPr>
          <w:p>
            <w:pPr>
              <w:rPr>
                <w:rFonts w:ascii="Times New Roman" w:hAnsi="Times New Roman" w:eastAsia="宋体" w:cs="Times New Roman"/>
                <w:color w:val="000000"/>
                <w:kern w:val="0"/>
                <w:szCs w:val="21"/>
              </w:rPr>
            </w:pPr>
            <w:r>
              <w:rPr>
                <w:szCs w:val="21"/>
              </w:rPr>
              <w:t>雪峰镇、城关乡</w:t>
            </w:r>
          </w:p>
        </w:tc>
        <w:tc>
          <w:tcPr>
            <w:tcW w:w="8206" w:type="dxa"/>
            <w:vAlign w:val="center"/>
          </w:tcPr>
          <w:p>
            <w:pPr>
              <w:rPr>
                <w:rFonts w:ascii="Times New Roman" w:hAnsi="Times New Roman" w:eastAsia="宋体" w:cs="Times New Roman"/>
                <w:color w:val="000000"/>
                <w:kern w:val="0"/>
                <w:szCs w:val="21"/>
              </w:rPr>
            </w:pPr>
            <w:r>
              <w:rPr>
                <w:szCs w:val="20"/>
              </w:rPr>
              <w:t>按照“六大目标、八个有”的要求，综合治理河道长度10.2km。</w:t>
            </w:r>
          </w:p>
        </w:tc>
        <w:tc>
          <w:tcPr>
            <w:tcW w:w="3434" w:type="dxa"/>
            <w:vAlign w:val="center"/>
          </w:tcPr>
          <w:p>
            <w:pPr>
              <w:rPr>
                <w:rFonts w:ascii="Times New Roman" w:hAnsi="Times New Roman" w:eastAsia="宋体" w:cs="Times New Roman"/>
                <w:color w:val="000000"/>
                <w:kern w:val="0"/>
                <w:szCs w:val="21"/>
              </w:rPr>
            </w:pPr>
            <w:r>
              <w:rPr>
                <w:szCs w:val="21"/>
              </w:rPr>
              <w:t>综合治理河道长度10.2km</w:t>
            </w:r>
            <w:r>
              <w:rPr>
                <w:rFonts w:hint="eastAsia"/>
                <w:szCs w:val="21"/>
              </w:rPr>
              <w:t>。</w:t>
            </w:r>
          </w:p>
        </w:tc>
        <w:tc>
          <w:tcPr>
            <w:tcW w:w="4681" w:type="dxa"/>
            <w:vAlign w:val="center"/>
          </w:tcPr>
          <w:p>
            <w:pPr>
              <w:rPr>
                <w:rFonts w:ascii="Times New Roman" w:hAnsi="Times New Roman" w:eastAsia="宋体" w:cs="Times New Roman"/>
                <w:color w:val="000000"/>
                <w:kern w:val="0"/>
                <w:szCs w:val="21"/>
              </w:rPr>
            </w:pPr>
            <w:r>
              <w:rPr>
                <w:szCs w:val="21"/>
              </w:rPr>
              <w:t>无</w:t>
            </w:r>
            <w:r>
              <w:rPr>
                <w:rFonts w:hint="eastAsia"/>
                <w:szCs w:val="21"/>
              </w:rPr>
              <w:t>。</w:t>
            </w:r>
          </w:p>
        </w:tc>
      </w:tr>
    </w:tbl>
    <w:p>
      <w:pPr>
        <w:ind w:firstLine="560" w:firstLineChars="200"/>
        <w:rPr>
          <w:rFonts w:ascii="Times New Roman" w:hAnsi="Times New Roman" w:eastAsia="宋体" w:cs="Times New Roman"/>
          <w:sz w:val="28"/>
        </w:rPr>
        <w:sectPr>
          <w:pgSz w:w="23814" w:h="16839" w:orient="landscape"/>
          <w:pgMar w:top="1800" w:right="1440" w:bottom="1800" w:left="1440" w:header="851" w:footer="992" w:gutter="0"/>
          <w:cols w:space="425" w:num="1"/>
          <w:docGrid w:type="lines" w:linePitch="312" w:charSpace="0"/>
        </w:sectPr>
      </w:pPr>
    </w:p>
    <w:p>
      <w:pPr>
        <w:pStyle w:val="5"/>
        <w:jc w:val="both"/>
        <w:rPr>
          <w:rFonts w:ascii="Times New Roman" w:hAnsi="Times New Roman" w:eastAsia="宋体" w:cs="Times New Roman"/>
        </w:rPr>
        <w:sectPr>
          <w:type w:val="continuous"/>
          <w:pgSz w:w="23814" w:h="16839" w:orient="landscape"/>
          <w:pgMar w:top="1800" w:right="1440" w:bottom="1800" w:left="1440" w:header="851" w:footer="992" w:gutter="0"/>
          <w:cols w:space="425" w:num="1"/>
          <w:docGrid w:type="lines" w:linePitch="312" w:charSpace="0"/>
        </w:sectPr>
      </w:pPr>
      <w:bookmarkStart w:id="86" w:name="_Toc5266751"/>
    </w:p>
    <w:p>
      <w:pPr>
        <w:pStyle w:val="5"/>
        <w:jc w:val="both"/>
        <w:rPr>
          <w:rFonts w:ascii="Times New Roman" w:hAnsi="Times New Roman" w:eastAsia="宋体" w:cs="Times New Roman"/>
          <w:b w:val="0"/>
        </w:rPr>
      </w:pPr>
      <w:r>
        <w:rPr>
          <w:rFonts w:ascii="Times New Roman" w:hAnsi="Times New Roman" w:eastAsia="宋体" w:cs="Times New Roman"/>
        </w:rPr>
        <w:t>第十二章 沙溪流域宁化县控制性详细规划</w:t>
      </w:r>
      <w:bookmarkEnd w:id="86"/>
    </w:p>
    <w:p>
      <w:pPr>
        <w:outlineLvl w:val="1"/>
        <w:rPr>
          <w:rFonts w:ascii="Times New Roman" w:hAnsi="Times New Roman" w:eastAsia="宋体" w:cs="Times New Roman"/>
          <w:b/>
          <w:sz w:val="32"/>
        </w:rPr>
      </w:pPr>
      <w:bookmarkStart w:id="87" w:name="_Toc5178899"/>
      <w:bookmarkStart w:id="88" w:name="_Toc5266752"/>
      <w:r>
        <w:rPr>
          <w:rFonts w:ascii="Times New Roman" w:hAnsi="Times New Roman" w:eastAsia="宋体" w:cs="Times New Roman"/>
          <w:b/>
          <w:sz w:val="32"/>
        </w:rPr>
        <w:t>第三十九条 规划范围</w:t>
      </w:r>
      <w:bookmarkEnd w:id="87"/>
      <w:bookmarkEnd w:id="88"/>
    </w:p>
    <w:p>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规划范围为宁化县全域范围。</w:t>
      </w:r>
    </w:p>
    <w:p>
      <w:pPr>
        <w:outlineLvl w:val="1"/>
        <w:rPr>
          <w:rFonts w:ascii="Times New Roman" w:hAnsi="Times New Roman" w:eastAsia="宋体" w:cs="Times New Roman"/>
          <w:b/>
          <w:sz w:val="32"/>
        </w:rPr>
      </w:pPr>
      <w:bookmarkStart w:id="89" w:name="_Toc5178900"/>
      <w:bookmarkStart w:id="90" w:name="_Toc5266753"/>
      <w:r>
        <w:rPr>
          <w:rFonts w:ascii="Times New Roman" w:hAnsi="Times New Roman" w:eastAsia="宋体" w:cs="Times New Roman"/>
          <w:b/>
          <w:sz w:val="32"/>
        </w:rPr>
        <w:t>第四十条 控制单元划分</w:t>
      </w:r>
      <w:bookmarkEnd w:id="89"/>
      <w:bookmarkEnd w:id="90"/>
    </w:p>
    <w:p>
      <w:pPr>
        <w:spacing w:line="360" w:lineRule="auto"/>
        <w:ind w:firstLine="560" w:firstLineChars="200"/>
        <w:rPr>
          <w:rFonts w:ascii="Times New Roman" w:hAnsi="Times New Roman" w:eastAsia="宋体" w:cs="Times New Roman"/>
          <w:sz w:val="28"/>
          <w:szCs w:val="28"/>
        </w:rPr>
      </w:pPr>
      <w:r>
        <w:rPr>
          <w:rFonts w:ascii="Times New Roman" w:hAnsi="Times New Roman" w:eastAsia="宋体" w:cs="Times New Roman"/>
          <w:sz w:val="28"/>
        </w:rPr>
        <w:t>宁化县共5个控制单元，分别为宁化县安远溪控制单元（安远镇）、宁化县翠江控制单元（安乐镇、城南镇）、宁化县水茜溪控制单元（泉上镇、水茜镇、中沙乡、湖村镇、河龙乡）、宁化县西溪控制单元（翠江镇、方田乡、城郊乡、济村乡、淮土镇、石壁镇）、宁化县长潭河控制单元（冶平畲族乡、曹坊镇）。</w:t>
      </w:r>
    </w:p>
    <w:p>
      <w:pPr>
        <w:outlineLvl w:val="1"/>
        <w:rPr>
          <w:rFonts w:ascii="Times New Roman" w:hAnsi="Times New Roman" w:eastAsia="宋体" w:cs="Times New Roman"/>
          <w:b/>
          <w:sz w:val="32"/>
        </w:rPr>
      </w:pPr>
      <w:bookmarkStart w:id="91" w:name="_Toc5266754"/>
      <w:bookmarkStart w:id="92" w:name="_Toc5178901"/>
      <w:r>
        <w:rPr>
          <w:rFonts w:ascii="Times New Roman" w:hAnsi="Times New Roman" w:eastAsia="宋体" w:cs="Times New Roman"/>
          <w:b/>
          <w:sz w:val="32"/>
        </w:rPr>
        <w:t>第四十一条 宁化县项目控规</w:t>
      </w:r>
      <w:bookmarkEnd w:id="91"/>
      <w:bookmarkEnd w:id="92"/>
    </w:p>
    <w:p>
      <w:pPr>
        <w:spacing w:line="360" w:lineRule="auto"/>
        <w:ind w:firstLine="560" w:firstLineChars="200"/>
        <w:rPr>
          <w:rFonts w:ascii="Times New Roman" w:hAnsi="Times New Roman" w:eastAsia="宋体" w:cs="Times New Roman"/>
          <w:b/>
          <w:sz w:val="24"/>
          <w:lang w:val="zh-CN"/>
        </w:rPr>
      </w:pPr>
      <w:r>
        <w:rPr>
          <w:rFonts w:ascii="Times New Roman" w:hAnsi="Times New Roman" w:eastAsia="宋体" w:cs="Times New Roman"/>
          <w:sz w:val="28"/>
        </w:rPr>
        <w:t>宁化县共实施项目8项，总投资约1.7149亿元，项目涵括生物多样性保护工程（1项）、水环境治理与生境修复工程（5项）、</w:t>
      </w:r>
      <w:r>
        <w:rPr>
          <w:rFonts w:hint="eastAsia" w:ascii="Times New Roman" w:hAnsi="Times New Roman" w:eastAsia="宋体" w:cs="Times New Roman"/>
          <w:sz w:val="28"/>
        </w:rPr>
        <w:t>水土流失治理与农地生态功能提升</w:t>
      </w:r>
      <w:r>
        <w:rPr>
          <w:rFonts w:hint="eastAsia" w:ascii="Times New Roman" w:hAnsi="Times New Roman" w:eastAsia="宋体" w:cs="Times New Roman"/>
          <w:sz w:val="28"/>
          <w:lang w:val="en-US" w:eastAsia="zh-CN"/>
        </w:rPr>
        <w:t>项目</w:t>
      </w:r>
      <w:r>
        <w:rPr>
          <w:rFonts w:ascii="Times New Roman" w:hAnsi="Times New Roman" w:eastAsia="宋体" w:cs="Times New Roman"/>
          <w:sz w:val="28"/>
        </w:rPr>
        <w:t>（1项）、废弃矿山生态修复和地质灾害防治工程（1项）。</w:t>
      </w:r>
    </w:p>
    <w:p>
      <w:pPr>
        <w:spacing w:line="360" w:lineRule="auto"/>
        <w:jc w:val="center"/>
        <w:rPr>
          <w:rFonts w:ascii="Times New Roman" w:hAnsi="Times New Roman" w:eastAsia="宋体" w:cs="Times New Roman"/>
          <w:sz w:val="28"/>
        </w:rPr>
      </w:pPr>
      <w:r>
        <w:rPr>
          <w:rFonts w:ascii="Times New Roman" w:hAnsi="Times New Roman" w:eastAsia="宋体" w:cs="Times New Roman"/>
          <w:b/>
          <w:sz w:val="24"/>
          <w:lang w:val="zh-CN"/>
        </w:rPr>
        <w:t>表 12-1 宁化县山水林田湖草生态保护修复项目一览表</w:t>
      </w:r>
    </w:p>
    <w:tbl>
      <w:tblPr>
        <w:tblStyle w:val="41"/>
        <w:tblW w:w="20773" w:type="dxa"/>
        <w:tblInd w:w="2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8"/>
        <w:gridCol w:w="1783"/>
        <w:gridCol w:w="2177"/>
        <w:gridCol w:w="7903"/>
        <w:gridCol w:w="3737"/>
        <w:gridCol w:w="46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2" w:hRule="atLeast"/>
          <w:tblHeader/>
        </w:trPr>
        <w:tc>
          <w:tcPr>
            <w:tcW w:w="548" w:type="dxa"/>
            <w:vMerge w:val="restart"/>
            <w:vAlign w:val="center"/>
          </w:tcPr>
          <w:p>
            <w:pPr>
              <w:adjustRightInd w:val="0"/>
              <w:snapToGrid w:val="0"/>
              <w:rPr>
                <w:rFonts w:ascii="Times New Roman" w:hAnsi="Times New Roman" w:eastAsia="宋体" w:cs="Times New Roman"/>
                <w:b/>
                <w:bCs/>
                <w:sz w:val="20"/>
                <w:szCs w:val="20"/>
              </w:rPr>
            </w:pPr>
            <w:r>
              <w:rPr>
                <w:rFonts w:ascii="Times New Roman" w:hAnsi="Times New Roman" w:eastAsia="宋体" w:cs="Times New Roman"/>
                <w:b/>
                <w:bCs/>
                <w:sz w:val="20"/>
                <w:szCs w:val="20"/>
              </w:rPr>
              <w:t>序号</w:t>
            </w:r>
          </w:p>
        </w:tc>
        <w:tc>
          <w:tcPr>
            <w:tcW w:w="1783" w:type="dxa"/>
            <w:vMerge w:val="restart"/>
            <w:vAlign w:val="center"/>
          </w:tcPr>
          <w:p>
            <w:pPr>
              <w:adjustRightInd w:val="0"/>
              <w:snapToGrid w:val="0"/>
              <w:rPr>
                <w:rFonts w:ascii="Times New Roman" w:hAnsi="Times New Roman" w:eastAsia="宋体" w:cs="Times New Roman"/>
                <w:b/>
                <w:bCs/>
                <w:sz w:val="20"/>
                <w:szCs w:val="20"/>
              </w:rPr>
            </w:pPr>
            <w:r>
              <w:rPr>
                <w:rFonts w:ascii="Times New Roman" w:hAnsi="Times New Roman" w:eastAsia="宋体" w:cs="Times New Roman"/>
                <w:b/>
                <w:bCs/>
                <w:sz w:val="20"/>
                <w:szCs w:val="20"/>
              </w:rPr>
              <w:t>项目名称</w:t>
            </w:r>
          </w:p>
        </w:tc>
        <w:tc>
          <w:tcPr>
            <w:tcW w:w="2177" w:type="dxa"/>
            <w:vMerge w:val="restart"/>
            <w:vAlign w:val="center"/>
          </w:tcPr>
          <w:p>
            <w:pPr>
              <w:adjustRightInd w:val="0"/>
              <w:snapToGrid w:val="0"/>
              <w:rPr>
                <w:rFonts w:ascii="Times New Roman" w:hAnsi="Times New Roman" w:eastAsia="宋体" w:cs="Times New Roman"/>
                <w:b/>
                <w:bCs/>
                <w:sz w:val="20"/>
                <w:szCs w:val="20"/>
              </w:rPr>
            </w:pPr>
            <w:r>
              <w:rPr>
                <w:rFonts w:ascii="Times New Roman" w:hAnsi="Times New Roman" w:eastAsia="宋体" w:cs="Times New Roman"/>
                <w:b/>
                <w:bCs/>
                <w:sz w:val="20"/>
                <w:szCs w:val="20"/>
              </w:rPr>
              <w:t>建设地点</w:t>
            </w:r>
          </w:p>
        </w:tc>
        <w:tc>
          <w:tcPr>
            <w:tcW w:w="7903" w:type="dxa"/>
            <w:vMerge w:val="restart"/>
            <w:vAlign w:val="center"/>
          </w:tcPr>
          <w:p>
            <w:pPr>
              <w:adjustRightInd w:val="0"/>
              <w:snapToGrid w:val="0"/>
              <w:rPr>
                <w:rFonts w:ascii="Times New Roman" w:hAnsi="Times New Roman" w:eastAsia="宋体" w:cs="Times New Roman"/>
                <w:b/>
                <w:bCs/>
                <w:sz w:val="20"/>
                <w:szCs w:val="20"/>
              </w:rPr>
            </w:pPr>
            <w:r>
              <w:rPr>
                <w:rFonts w:ascii="Times New Roman" w:hAnsi="Times New Roman" w:eastAsia="宋体" w:cs="Times New Roman"/>
                <w:b/>
                <w:bCs/>
                <w:sz w:val="20"/>
                <w:szCs w:val="20"/>
              </w:rPr>
              <w:t>主要建设内容</w:t>
            </w:r>
          </w:p>
        </w:tc>
        <w:tc>
          <w:tcPr>
            <w:tcW w:w="3737" w:type="dxa"/>
            <w:vMerge w:val="restart"/>
            <w:vAlign w:val="center"/>
          </w:tcPr>
          <w:p>
            <w:pPr>
              <w:adjustRightInd w:val="0"/>
              <w:snapToGrid w:val="0"/>
              <w:rPr>
                <w:rFonts w:ascii="Times New Roman" w:hAnsi="Times New Roman" w:eastAsia="宋体" w:cs="Times New Roman"/>
                <w:b/>
                <w:bCs/>
                <w:sz w:val="20"/>
                <w:szCs w:val="20"/>
              </w:rPr>
            </w:pPr>
            <w:r>
              <w:rPr>
                <w:rFonts w:ascii="Times New Roman" w:hAnsi="Times New Roman" w:eastAsia="宋体" w:cs="Times New Roman"/>
                <w:b/>
                <w:bCs/>
                <w:sz w:val="20"/>
                <w:szCs w:val="20"/>
              </w:rPr>
              <w:t>对应绩效目标</w:t>
            </w:r>
          </w:p>
        </w:tc>
        <w:tc>
          <w:tcPr>
            <w:tcW w:w="4625" w:type="dxa"/>
            <w:vMerge w:val="restart"/>
            <w:vAlign w:val="center"/>
          </w:tcPr>
          <w:p>
            <w:pPr>
              <w:adjustRightInd w:val="0"/>
              <w:snapToGrid w:val="0"/>
              <w:rPr>
                <w:rFonts w:ascii="Times New Roman" w:hAnsi="Times New Roman" w:eastAsia="宋体" w:cs="Times New Roman"/>
                <w:b/>
                <w:bCs/>
                <w:sz w:val="20"/>
                <w:szCs w:val="20"/>
              </w:rPr>
            </w:pPr>
            <w:r>
              <w:rPr>
                <w:rFonts w:ascii="Times New Roman" w:hAnsi="Times New Roman" w:eastAsia="宋体" w:cs="Times New Roman"/>
                <w:b/>
                <w:bCs/>
                <w:sz w:val="20"/>
                <w:szCs w:val="20"/>
              </w:rPr>
              <w:t>优化调整建议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2" w:hRule="atLeast"/>
          <w:tblHeader/>
        </w:trPr>
        <w:tc>
          <w:tcPr>
            <w:tcW w:w="548" w:type="dxa"/>
            <w:vMerge w:val="continue"/>
          </w:tcPr>
          <w:p>
            <w:pPr>
              <w:adjustRightInd w:val="0"/>
              <w:snapToGrid w:val="0"/>
              <w:rPr>
                <w:rFonts w:ascii="Times New Roman" w:hAnsi="Times New Roman" w:eastAsia="宋体" w:cs="Times New Roman"/>
                <w:sz w:val="28"/>
                <w:lang w:val="zh-CN"/>
              </w:rPr>
            </w:pPr>
          </w:p>
        </w:tc>
        <w:tc>
          <w:tcPr>
            <w:tcW w:w="1783" w:type="dxa"/>
            <w:vMerge w:val="continue"/>
          </w:tcPr>
          <w:p>
            <w:pPr>
              <w:adjustRightInd w:val="0"/>
              <w:snapToGrid w:val="0"/>
              <w:rPr>
                <w:rFonts w:ascii="Times New Roman" w:hAnsi="Times New Roman" w:eastAsia="宋体" w:cs="Times New Roman"/>
                <w:sz w:val="28"/>
                <w:lang w:val="zh-CN"/>
              </w:rPr>
            </w:pPr>
          </w:p>
        </w:tc>
        <w:tc>
          <w:tcPr>
            <w:tcW w:w="2177" w:type="dxa"/>
            <w:vMerge w:val="continue"/>
          </w:tcPr>
          <w:p>
            <w:pPr>
              <w:adjustRightInd w:val="0"/>
              <w:snapToGrid w:val="0"/>
              <w:rPr>
                <w:rFonts w:ascii="Times New Roman" w:hAnsi="Times New Roman" w:eastAsia="宋体" w:cs="Times New Roman"/>
                <w:sz w:val="28"/>
                <w:lang w:val="zh-CN"/>
              </w:rPr>
            </w:pPr>
          </w:p>
        </w:tc>
        <w:tc>
          <w:tcPr>
            <w:tcW w:w="7903" w:type="dxa"/>
            <w:vMerge w:val="continue"/>
          </w:tcPr>
          <w:p>
            <w:pPr>
              <w:adjustRightInd w:val="0"/>
              <w:snapToGrid w:val="0"/>
              <w:rPr>
                <w:rFonts w:ascii="Times New Roman" w:hAnsi="Times New Roman" w:eastAsia="宋体" w:cs="Times New Roman"/>
                <w:sz w:val="28"/>
                <w:lang w:val="zh-CN"/>
              </w:rPr>
            </w:pPr>
          </w:p>
        </w:tc>
        <w:tc>
          <w:tcPr>
            <w:tcW w:w="3737" w:type="dxa"/>
            <w:vMerge w:val="continue"/>
          </w:tcPr>
          <w:p>
            <w:pPr>
              <w:adjustRightInd w:val="0"/>
              <w:snapToGrid w:val="0"/>
              <w:rPr>
                <w:rFonts w:ascii="Times New Roman" w:hAnsi="Times New Roman" w:eastAsia="宋体" w:cs="Times New Roman"/>
                <w:sz w:val="28"/>
                <w:lang w:val="zh-CN"/>
              </w:rPr>
            </w:pPr>
          </w:p>
        </w:tc>
        <w:tc>
          <w:tcPr>
            <w:tcW w:w="4625" w:type="dxa"/>
            <w:vMerge w:val="continue"/>
          </w:tcPr>
          <w:p>
            <w:pPr>
              <w:adjustRightInd w:val="0"/>
              <w:snapToGrid w:val="0"/>
              <w:rPr>
                <w:rFonts w:ascii="Times New Roman" w:hAnsi="Times New Roman" w:eastAsia="宋体" w:cs="Times New Roman"/>
                <w:sz w:val="28"/>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61" w:hRule="atLeast"/>
        </w:trPr>
        <w:tc>
          <w:tcPr>
            <w:tcW w:w="548" w:type="dxa"/>
            <w:shd w:val="clear" w:color="auto" w:fill="auto"/>
            <w:vAlign w:val="center"/>
          </w:tcPr>
          <w:p>
            <w:pPr>
              <w:adjustRightInd w:val="0"/>
              <w:snapToGrid w:val="0"/>
              <w:rPr>
                <w:rFonts w:ascii="Times New Roman" w:hAnsi="Times New Roman" w:eastAsia="宋体" w:cs="Times New Roman"/>
                <w:bCs/>
                <w:szCs w:val="21"/>
              </w:rPr>
            </w:pPr>
            <w:r>
              <w:rPr>
                <w:rFonts w:ascii="Times New Roman" w:hAnsi="Times New Roman" w:eastAsia="宋体" w:cs="Times New Roman"/>
                <w:bCs/>
                <w:szCs w:val="21"/>
              </w:rPr>
              <w:t>1</w:t>
            </w:r>
          </w:p>
        </w:tc>
        <w:tc>
          <w:tcPr>
            <w:tcW w:w="1783"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rPr>
                <w:rFonts w:ascii="Times New Roman" w:hAnsi="Times New Roman" w:eastAsia="宋体" w:cs="Times New Roman"/>
                <w:szCs w:val="21"/>
              </w:rPr>
            </w:pPr>
            <w:r>
              <w:rPr>
                <w:kern w:val="0"/>
                <w:szCs w:val="18"/>
              </w:rPr>
              <w:t>闽江上游沙溪流域宁化段</w:t>
            </w:r>
            <w:r>
              <w:rPr>
                <w:rFonts w:hint="eastAsia"/>
                <w:kern w:val="0"/>
                <w:szCs w:val="18"/>
              </w:rPr>
              <w:t>水土流失综合治理项目</w:t>
            </w:r>
          </w:p>
        </w:tc>
        <w:tc>
          <w:tcPr>
            <w:tcW w:w="2177" w:type="dxa"/>
            <w:vAlign w:val="center"/>
          </w:tcPr>
          <w:p>
            <w:pPr>
              <w:adjustRightInd w:val="0"/>
              <w:snapToGrid w:val="0"/>
              <w:rPr>
                <w:rFonts w:ascii="Times New Roman" w:hAnsi="Times New Roman" w:eastAsia="宋体" w:cs="Times New Roman"/>
                <w:szCs w:val="21"/>
              </w:rPr>
            </w:pPr>
            <w:r>
              <w:rPr>
                <w:kern w:val="0"/>
                <w:szCs w:val="18"/>
              </w:rPr>
              <w:t>宁化县各乡镇</w:t>
            </w:r>
          </w:p>
        </w:tc>
        <w:tc>
          <w:tcPr>
            <w:tcW w:w="7903"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szCs w:val="21"/>
              </w:rPr>
            </w:pPr>
            <w:r>
              <w:rPr>
                <w:kern w:val="0"/>
                <w:szCs w:val="18"/>
              </w:rPr>
              <w:t>综合治理水土流失面积95km</w:t>
            </w:r>
            <w:r>
              <w:rPr>
                <w:kern w:val="0"/>
                <w:szCs w:val="18"/>
                <w:vertAlign w:val="superscript"/>
              </w:rPr>
              <w:t>2</w:t>
            </w:r>
            <w:r>
              <w:rPr>
                <w:rFonts w:hint="eastAsia"/>
                <w:kern w:val="0"/>
                <w:szCs w:val="18"/>
              </w:rPr>
              <w:t>。</w:t>
            </w:r>
            <w:r>
              <w:rPr>
                <w:rFonts w:hint="eastAsia"/>
                <w:bCs/>
                <w:kern w:val="0"/>
                <w:szCs w:val="18"/>
              </w:rPr>
              <w:t>1）2017年度宁化县省级重点县项目(陂塘下、刘坑、南埔小流域)、2017年度宁化县济村乡重点乡镇项目、2017年度宁化县河龙乡重点乡镇项目、2017年度宁化县水茜镇重点乡镇项目、2018年度宁化县省级重点县项目(社园登、洋坊小流域)、2018年度宁化县曹坊镇重点乡镇项目、2018年度宁化县方田乡重点乡镇项目、2018年度闽江上游沙溪流域宁化段水土流失综合治理项目(水茜镇、济村乡)，2018年国家水土保持重点建工程(黄坊、曹溪、圣禾坪等小流域)，综合治理水土流失面积63.1km²；2）2019年度宁化县省级重点县项目(碗窑上小流域)、2019年度宁化县治平乡重点乡镇项目、2019年度宁化县石壁镇重点乡镇项目、2019年度宁化县泉上镇重点乡镇项目、2019年度闽江上游沙溪流域宁化段水土流失综合治理项目(石壁镇、淮土镇、方田乡)，2019年国家水土保持重点建工程(洋坊、藤坊罗江下等小流域)，综合治理水土流失面积18.81km²；3）2020年度宁化县省级重点县项目(凤山溪小流域)、2020年度宁化县湖村镇重点乡镇项目、2020年度宁化县中沙乡重点乡镇项目、2020年度宁化县淮土镇重点乡镇项目、2020年度闽江上游沙溪流域宁化段水土流失综合治理项目(中沙乡、安远镇、曹坊镇)，综合治理水土流失面积13.09km²。</w:t>
            </w:r>
          </w:p>
        </w:tc>
        <w:tc>
          <w:tcPr>
            <w:tcW w:w="3737" w:type="dxa"/>
            <w:vAlign w:val="center"/>
          </w:tcPr>
          <w:p>
            <w:pPr>
              <w:adjustRightInd w:val="0"/>
              <w:snapToGrid w:val="0"/>
              <w:rPr>
                <w:rFonts w:ascii="Times New Roman" w:hAnsi="Times New Roman" w:eastAsia="宋体" w:cs="Times New Roman"/>
                <w:szCs w:val="21"/>
                <w:lang w:val="zh-CN"/>
              </w:rPr>
            </w:pPr>
            <w:r>
              <w:rPr>
                <w:kern w:val="0"/>
                <w:szCs w:val="18"/>
              </w:rPr>
              <w:t>水土流失治理面积95km</w:t>
            </w:r>
            <w:r>
              <w:rPr>
                <w:kern w:val="0"/>
                <w:szCs w:val="18"/>
                <w:vertAlign w:val="superscript"/>
              </w:rPr>
              <w:t>2</w:t>
            </w:r>
            <w:r>
              <w:rPr>
                <w:rFonts w:hint="eastAsia"/>
                <w:kern w:val="0"/>
                <w:szCs w:val="18"/>
              </w:rPr>
              <w:t>。</w:t>
            </w:r>
          </w:p>
        </w:tc>
        <w:tc>
          <w:tcPr>
            <w:tcW w:w="4625" w:type="dxa"/>
            <w:vAlign w:val="center"/>
          </w:tcPr>
          <w:p>
            <w:pPr>
              <w:adjustRightInd w:val="0"/>
              <w:snapToGrid w:val="0"/>
              <w:rPr>
                <w:rFonts w:ascii="Times New Roman" w:hAnsi="Times New Roman" w:eastAsia="宋体" w:cs="Times New Roman"/>
                <w:szCs w:val="21"/>
              </w:rPr>
            </w:pPr>
            <w:r>
              <w:rPr>
                <w:rFonts w:hint="eastAsia"/>
                <w:kern w:val="0"/>
                <w:szCs w:val="18"/>
              </w:rPr>
              <w:t>建议重点治理水土流失率较高区域；</w:t>
            </w:r>
            <w:r>
              <w:rPr>
                <w:kern w:val="0"/>
                <w:szCs w:val="18"/>
              </w:rPr>
              <w:t>亲水节点、景观工程等与山水林田湖草相关度较低的子工程</w:t>
            </w:r>
            <w:r>
              <w:rPr>
                <w:rFonts w:hint="eastAsia"/>
                <w:kern w:val="0"/>
                <w:szCs w:val="18"/>
              </w:rPr>
              <w:t>建议不纳入</w:t>
            </w:r>
            <w:r>
              <w:rPr>
                <w:kern w:val="0"/>
                <w:szCs w:val="18"/>
              </w:rPr>
              <w:t>中央山水林田湖草奖补资金支持范围。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25" w:hRule="atLeast"/>
        </w:trPr>
        <w:tc>
          <w:tcPr>
            <w:tcW w:w="548" w:type="dxa"/>
            <w:shd w:val="clear" w:color="auto" w:fill="auto"/>
            <w:vAlign w:val="center"/>
          </w:tcPr>
          <w:p>
            <w:pPr>
              <w:adjustRightInd w:val="0"/>
              <w:snapToGrid w:val="0"/>
              <w:rPr>
                <w:rFonts w:ascii="Times New Roman" w:hAnsi="Times New Roman" w:eastAsia="宋体" w:cs="Times New Roman"/>
                <w:bCs/>
                <w:szCs w:val="21"/>
              </w:rPr>
            </w:pPr>
            <w:r>
              <w:rPr>
                <w:rFonts w:ascii="Times New Roman" w:hAnsi="Times New Roman" w:eastAsia="宋体" w:cs="Times New Roman"/>
                <w:bCs/>
                <w:szCs w:val="21"/>
              </w:rPr>
              <w:t>2</w:t>
            </w:r>
          </w:p>
        </w:tc>
        <w:tc>
          <w:tcPr>
            <w:tcW w:w="1783" w:type="dxa"/>
            <w:tcBorders>
              <w:top w:val="nil"/>
              <w:left w:val="single" w:color="auto" w:sz="4" w:space="0"/>
              <w:bottom w:val="single" w:color="auto" w:sz="4" w:space="0"/>
              <w:right w:val="single" w:color="auto" w:sz="4" w:space="0"/>
            </w:tcBorders>
            <w:shd w:val="clear" w:color="auto" w:fill="auto"/>
            <w:vAlign w:val="center"/>
          </w:tcPr>
          <w:p>
            <w:pPr>
              <w:adjustRightInd w:val="0"/>
              <w:snapToGrid w:val="0"/>
              <w:rPr>
                <w:rFonts w:ascii="Times New Roman" w:hAnsi="Times New Roman" w:eastAsia="宋体" w:cs="Times New Roman"/>
                <w:szCs w:val="21"/>
              </w:rPr>
            </w:pPr>
            <w:r>
              <w:rPr>
                <w:szCs w:val="21"/>
              </w:rPr>
              <w:t>宁化县地质灾害防治项目</w:t>
            </w:r>
          </w:p>
        </w:tc>
        <w:tc>
          <w:tcPr>
            <w:tcW w:w="2177" w:type="dxa"/>
            <w:vAlign w:val="center"/>
          </w:tcPr>
          <w:p>
            <w:pPr>
              <w:adjustRightInd w:val="0"/>
              <w:snapToGrid w:val="0"/>
              <w:rPr>
                <w:rFonts w:ascii="Times New Roman" w:hAnsi="Times New Roman" w:eastAsia="宋体" w:cs="Times New Roman"/>
                <w:szCs w:val="21"/>
              </w:rPr>
            </w:pPr>
            <w:r>
              <w:rPr>
                <w:szCs w:val="21"/>
              </w:rPr>
              <w:t>宁化县</w:t>
            </w:r>
          </w:p>
        </w:tc>
        <w:tc>
          <w:tcPr>
            <w:tcW w:w="7903" w:type="dxa"/>
            <w:tcBorders>
              <w:top w:val="nil"/>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szCs w:val="21"/>
              </w:rPr>
            </w:pPr>
            <w:r>
              <w:rPr>
                <w:szCs w:val="21"/>
              </w:rPr>
              <w:t>涉及地质灾害治理项目7个，采用重力挡墙、锚杆支付、截排水沟、植被绿化等工程措施对地灾点进行综合治理。</w:t>
            </w:r>
          </w:p>
        </w:tc>
        <w:tc>
          <w:tcPr>
            <w:tcW w:w="3737" w:type="dxa"/>
            <w:vAlign w:val="center"/>
          </w:tcPr>
          <w:p>
            <w:pPr>
              <w:adjustRightInd w:val="0"/>
              <w:snapToGrid w:val="0"/>
              <w:rPr>
                <w:rFonts w:ascii="Times New Roman" w:hAnsi="Times New Roman" w:eastAsia="宋体" w:cs="Times New Roman"/>
                <w:szCs w:val="21"/>
                <w:lang w:val="zh-CN"/>
              </w:rPr>
            </w:pPr>
            <w:r>
              <w:rPr>
                <w:szCs w:val="21"/>
              </w:rPr>
              <w:t>地质灾害治理项目7个</w:t>
            </w:r>
            <w:r>
              <w:rPr>
                <w:rFonts w:hint="eastAsia"/>
                <w:szCs w:val="21"/>
              </w:rPr>
              <w:t>。</w:t>
            </w:r>
          </w:p>
        </w:tc>
        <w:tc>
          <w:tcPr>
            <w:tcW w:w="4625" w:type="dxa"/>
            <w:vAlign w:val="center"/>
          </w:tcPr>
          <w:p>
            <w:pPr>
              <w:adjustRightInd w:val="0"/>
              <w:snapToGrid w:val="0"/>
              <w:rPr>
                <w:rFonts w:ascii="Times New Roman" w:hAnsi="Times New Roman" w:eastAsia="宋体"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5" w:hRule="atLeast"/>
        </w:trPr>
        <w:tc>
          <w:tcPr>
            <w:tcW w:w="548" w:type="dxa"/>
            <w:vAlign w:val="center"/>
          </w:tcPr>
          <w:p>
            <w:pPr>
              <w:adjustRightInd w:val="0"/>
              <w:snapToGrid w:val="0"/>
              <w:rPr>
                <w:rFonts w:ascii="Times New Roman" w:hAnsi="Times New Roman" w:eastAsia="宋体" w:cs="Times New Roman"/>
                <w:bCs/>
                <w:szCs w:val="21"/>
              </w:rPr>
            </w:pPr>
            <w:r>
              <w:rPr>
                <w:rFonts w:ascii="Times New Roman" w:hAnsi="Times New Roman" w:eastAsia="宋体" w:cs="Times New Roman"/>
                <w:bCs/>
                <w:szCs w:val="21"/>
              </w:rPr>
              <w:t>3</w:t>
            </w:r>
          </w:p>
        </w:tc>
        <w:tc>
          <w:tcPr>
            <w:tcW w:w="1783"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eastAsia="宋体" w:cs="Times New Roman"/>
                <w:kern w:val="0"/>
                <w:szCs w:val="21"/>
              </w:rPr>
            </w:pPr>
            <w:r>
              <w:rPr>
                <w:szCs w:val="21"/>
              </w:rPr>
              <w:t>宁化西溪小流域水环境综合整治</w:t>
            </w:r>
            <w:r>
              <w:rPr>
                <w:rFonts w:hint="eastAsia"/>
                <w:szCs w:val="21"/>
              </w:rPr>
              <w:t>工程</w:t>
            </w:r>
          </w:p>
        </w:tc>
        <w:tc>
          <w:tcPr>
            <w:tcW w:w="2177" w:type="dxa"/>
            <w:vAlign w:val="center"/>
          </w:tcPr>
          <w:p>
            <w:pPr>
              <w:adjustRightInd w:val="0"/>
              <w:snapToGrid w:val="0"/>
              <w:rPr>
                <w:rFonts w:ascii="Times New Roman" w:hAnsi="Times New Roman" w:eastAsia="宋体" w:cs="Times New Roman"/>
                <w:szCs w:val="21"/>
              </w:rPr>
            </w:pPr>
            <w:r>
              <w:rPr>
                <w:szCs w:val="21"/>
              </w:rPr>
              <w:t>济村乡、淮土镇、方田乡、翠江镇、石壁镇、城郊镇</w:t>
            </w:r>
          </w:p>
        </w:tc>
        <w:tc>
          <w:tcPr>
            <w:tcW w:w="7903" w:type="dxa"/>
            <w:vAlign w:val="center"/>
          </w:tcPr>
          <w:p>
            <w:pPr>
              <w:adjustRightInd w:val="0"/>
              <w:snapToGrid w:val="0"/>
              <w:rPr>
                <w:rFonts w:ascii="Times New Roman" w:hAnsi="Times New Roman" w:eastAsia="宋体" w:cs="Times New Roman"/>
                <w:szCs w:val="21"/>
              </w:rPr>
            </w:pPr>
            <w:r>
              <w:rPr>
                <w:rFonts w:hint="eastAsia"/>
                <w:szCs w:val="21"/>
              </w:rPr>
              <w:t>1.新建西溪流域辖区内济村乡济村溪油撩桥段生态护岸800米，河道清淤600米；西溪淮土镇罗坑段、青平段生态护岸和河道清淤295米；西溪方田段生态护岸修复600米。2.西溪橡皮坝至龙门桥段河道清淤工程；3.完成方田、淮土、济村、石壁、城郊等乡镇三格化粪池新改建任务3808户</w:t>
            </w:r>
            <w:r>
              <w:rPr>
                <w:szCs w:val="21"/>
              </w:rPr>
              <w:t>。</w:t>
            </w:r>
          </w:p>
        </w:tc>
        <w:tc>
          <w:tcPr>
            <w:tcW w:w="3737" w:type="dxa"/>
            <w:vAlign w:val="center"/>
          </w:tcPr>
          <w:p>
            <w:pPr>
              <w:adjustRightInd w:val="0"/>
              <w:snapToGrid w:val="0"/>
              <w:rPr>
                <w:rFonts w:ascii="Times New Roman" w:hAnsi="Times New Roman" w:eastAsia="宋体" w:cs="Times New Roman"/>
                <w:szCs w:val="21"/>
              </w:rPr>
            </w:pPr>
            <w:r>
              <w:rPr>
                <w:kern w:val="0"/>
                <w:szCs w:val="21"/>
              </w:rPr>
              <w:t>清理河道内源污染，强化水体生态修复功能，提升水体水环境容量。</w:t>
            </w:r>
          </w:p>
        </w:tc>
        <w:tc>
          <w:tcPr>
            <w:tcW w:w="4625" w:type="dxa"/>
            <w:vAlign w:val="center"/>
          </w:tcPr>
          <w:p>
            <w:pPr>
              <w:adjustRightInd w:val="0"/>
              <w:snapToGrid w:val="0"/>
              <w:rPr>
                <w:rFonts w:ascii="Times New Roman" w:hAnsi="Times New Roman" w:eastAsia="宋体"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5" w:hRule="atLeast"/>
        </w:trPr>
        <w:tc>
          <w:tcPr>
            <w:tcW w:w="548" w:type="dxa"/>
            <w:tcBorders>
              <w:bottom w:val="single" w:color="auto" w:sz="4" w:space="0"/>
            </w:tcBorders>
            <w:vAlign w:val="center"/>
          </w:tcPr>
          <w:p>
            <w:pPr>
              <w:adjustRightInd w:val="0"/>
              <w:snapToGrid w:val="0"/>
              <w:rPr>
                <w:rFonts w:ascii="Times New Roman" w:hAnsi="Times New Roman" w:eastAsia="宋体" w:cs="Times New Roman"/>
                <w:bCs/>
                <w:szCs w:val="21"/>
              </w:rPr>
            </w:pPr>
            <w:r>
              <w:rPr>
                <w:rFonts w:ascii="Times New Roman" w:hAnsi="Times New Roman" w:eastAsia="宋体" w:cs="Times New Roman"/>
                <w:bCs/>
                <w:szCs w:val="21"/>
              </w:rPr>
              <w:t>4</w:t>
            </w:r>
          </w:p>
        </w:tc>
        <w:tc>
          <w:tcPr>
            <w:tcW w:w="1783" w:type="dxa"/>
            <w:tcBorders>
              <w:top w:val="nil"/>
              <w:left w:val="single" w:color="auto" w:sz="4" w:space="0"/>
              <w:bottom w:val="single" w:color="auto" w:sz="4" w:space="0"/>
              <w:right w:val="single" w:color="auto" w:sz="4" w:space="0"/>
            </w:tcBorders>
            <w:vAlign w:val="center"/>
          </w:tcPr>
          <w:p>
            <w:pPr>
              <w:rPr>
                <w:rFonts w:ascii="Times New Roman" w:hAnsi="Times New Roman" w:eastAsia="宋体" w:cs="Times New Roman"/>
                <w:szCs w:val="21"/>
              </w:rPr>
            </w:pPr>
            <w:r>
              <w:rPr>
                <w:szCs w:val="21"/>
              </w:rPr>
              <w:t>宁化宁溪小流域水环境综合整治</w:t>
            </w:r>
            <w:r>
              <w:rPr>
                <w:rFonts w:hint="eastAsia"/>
                <w:szCs w:val="21"/>
              </w:rPr>
              <w:t>工程</w:t>
            </w:r>
          </w:p>
        </w:tc>
        <w:tc>
          <w:tcPr>
            <w:tcW w:w="2177" w:type="dxa"/>
            <w:tcBorders>
              <w:bottom w:val="single" w:color="auto" w:sz="4" w:space="0"/>
            </w:tcBorders>
            <w:vAlign w:val="center"/>
          </w:tcPr>
          <w:p>
            <w:pPr>
              <w:adjustRightInd w:val="0"/>
              <w:snapToGrid w:val="0"/>
              <w:rPr>
                <w:rFonts w:ascii="Times New Roman" w:hAnsi="Times New Roman" w:eastAsia="宋体" w:cs="Times New Roman"/>
                <w:szCs w:val="21"/>
              </w:rPr>
            </w:pPr>
            <w:r>
              <w:rPr>
                <w:szCs w:val="21"/>
              </w:rPr>
              <w:t>安远镇</w:t>
            </w:r>
          </w:p>
        </w:tc>
        <w:tc>
          <w:tcPr>
            <w:tcW w:w="7903" w:type="dxa"/>
            <w:vAlign w:val="center"/>
          </w:tcPr>
          <w:p>
            <w:pPr>
              <w:adjustRightInd w:val="0"/>
              <w:snapToGrid w:val="0"/>
              <w:rPr>
                <w:rFonts w:ascii="Times New Roman" w:hAnsi="Times New Roman" w:eastAsia="宋体" w:cs="Times New Roman"/>
                <w:szCs w:val="21"/>
              </w:rPr>
            </w:pPr>
            <w:r>
              <w:rPr>
                <w:rFonts w:hint="eastAsia"/>
                <w:szCs w:val="21"/>
              </w:rPr>
              <w:t>1.完成三格化粪池新建任务190户；2.完成安远镇永跃、东桥村水土流失封禁治理面积369公倾；3.购置集镇和沿河村庄垃圾处理设施。</w:t>
            </w:r>
          </w:p>
        </w:tc>
        <w:tc>
          <w:tcPr>
            <w:tcW w:w="3737" w:type="dxa"/>
            <w:vAlign w:val="center"/>
          </w:tcPr>
          <w:p>
            <w:pPr>
              <w:adjustRightInd w:val="0"/>
              <w:snapToGrid w:val="0"/>
              <w:rPr>
                <w:rFonts w:ascii="Times New Roman" w:hAnsi="Times New Roman" w:eastAsia="宋体" w:cs="Times New Roman"/>
                <w:szCs w:val="21"/>
              </w:rPr>
            </w:pPr>
            <w:r>
              <w:rPr>
                <w:kern w:val="0"/>
                <w:szCs w:val="21"/>
              </w:rPr>
              <w:t>清理河道内源污染，强化水体生态修复功能，提升水体水环境容量。</w:t>
            </w:r>
          </w:p>
        </w:tc>
        <w:tc>
          <w:tcPr>
            <w:tcW w:w="4625" w:type="dxa"/>
            <w:vAlign w:val="center"/>
          </w:tcPr>
          <w:p>
            <w:pPr>
              <w:adjustRightInd w:val="0"/>
              <w:snapToGrid w:val="0"/>
              <w:rPr>
                <w:rFonts w:ascii="Times New Roman" w:hAnsi="Times New Roman" w:eastAsia="宋体"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5" w:hRule="atLeast"/>
        </w:trPr>
        <w:tc>
          <w:tcPr>
            <w:tcW w:w="548" w:type="dxa"/>
            <w:tcBorders>
              <w:top w:val="single" w:color="auto" w:sz="4" w:space="0"/>
              <w:bottom w:val="single" w:color="auto" w:sz="4" w:space="0"/>
            </w:tcBorders>
            <w:vAlign w:val="center"/>
          </w:tcPr>
          <w:p>
            <w:pPr>
              <w:adjustRightInd w:val="0"/>
              <w:snapToGrid w:val="0"/>
              <w:rPr>
                <w:rFonts w:ascii="Times New Roman" w:hAnsi="Times New Roman" w:eastAsia="宋体" w:cs="Times New Roman"/>
                <w:bCs/>
                <w:szCs w:val="21"/>
              </w:rPr>
            </w:pPr>
            <w:r>
              <w:rPr>
                <w:rFonts w:ascii="Times New Roman" w:hAnsi="Times New Roman" w:eastAsia="宋体" w:cs="Times New Roman"/>
                <w:bCs/>
                <w:szCs w:val="21"/>
              </w:rPr>
              <w:t>5</w:t>
            </w:r>
          </w:p>
        </w:tc>
        <w:tc>
          <w:tcPr>
            <w:tcW w:w="1783"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eastAsia="宋体" w:cs="Times New Roman"/>
                <w:szCs w:val="21"/>
              </w:rPr>
            </w:pPr>
            <w:r>
              <w:rPr>
                <w:szCs w:val="21"/>
              </w:rPr>
              <w:t>宁化县水茜镇张坊村兴坑组饮用水水源地整治</w:t>
            </w:r>
            <w:r>
              <w:rPr>
                <w:rFonts w:hint="eastAsia"/>
                <w:szCs w:val="21"/>
              </w:rPr>
              <w:t>工程</w:t>
            </w:r>
          </w:p>
        </w:tc>
        <w:tc>
          <w:tcPr>
            <w:tcW w:w="2177" w:type="dxa"/>
            <w:tcBorders>
              <w:top w:val="single" w:color="auto" w:sz="4" w:space="0"/>
              <w:bottom w:val="single" w:color="auto" w:sz="4" w:space="0"/>
            </w:tcBorders>
            <w:vAlign w:val="center"/>
          </w:tcPr>
          <w:p>
            <w:pPr>
              <w:adjustRightInd w:val="0"/>
              <w:snapToGrid w:val="0"/>
              <w:rPr>
                <w:rFonts w:ascii="Times New Roman" w:hAnsi="Times New Roman" w:eastAsia="宋体" w:cs="Times New Roman"/>
                <w:szCs w:val="21"/>
              </w:rPr>
            </w:pPr>
            <w:r>
              <w:rPr>
                <w:szCs w:val="21"/>
              </w:rPr>
              <w:t>宁化县水茜镇张坊村兴坑组</w:t>
            </w:r>
          </w:p>
        </w:tc>
        <w:tc>
          <w:tcPr>
            <w:tcW w:w="7903" w:type="dxa"/>
            <w:vAlign w:val="center"/>
          </w:tcPr>
          <w:p>
            <w:pPr>
              <w:adjustRightInd w:val="0"/>
              <w:snapToGrid w:val="0"/>
              <w:rPr>
                <w:rFonts w:ascii="Times New Roman" w:hAnsi="Times New Roman" w:eastAsia="宋体" w:cs="Times New Roman"/>
                <w:szCs w:val="21"/>
              </w:rPr>
            </w:pPr>
            <w:r>
              <w:rPr>
                <w:rFonts w:hint="eastAsia"/>
                <w:szCs w:val="21"/>
              </w:rPr>
              <w:t>新建集镇水源地上游村庄污水收集处理设施和铺设污水管网，开展水源地清淤工程，建设饮用水源地警示标识牌和围网500米、饮用水源地监控设施。</w:t>
            </w:r>
          </w:p>
        </w:tc>
        <w:tc>
          <w:tcPr>
            <w:tcW w:w="3737" w:type="dxa"/>
            <w:vAlign w:val="center"/>
          </w:tcPr>
          <w:p>
            <w:pPr>
              <w:adjustRightInd w:val="0"/>
              <w:snapToGrid w:val="0"/>
              <w:rPr>
                <w:rFonts w:ascii="Times New Roman" w:hAnsi="Times New Roman" w:eastAsia="宋体" w:cs="Times New Roman"/>
                <w:szCs w:val="21"/>
              </w:rPr>
            </w:pPr>
            <w:r>
              <w:rPr>
                <w:szCs w:val="21"/>
              </w:rPr>
              <w:t>新建污水处理站1座</w:t>
            </w:r>
            <w:r>
              <w:rPr>
                <w:rFonts w:hint="eastAsia"/>
                <w:szCs w:val="21"/>
              </w:rPr>
              <w:t>。</w:t>
            </w:r>
          </w:p>
        </w:tc>
        <w:tc>
          <w:tcPr>
            <w:tcW w:w="4625" w:type="dxa"/>
            <w:vAlign w:val="center"/>
          </w:tcPr>
          <w:p>
            <w:pPr>
              <w:adjustRightInd w:val="0"/>
              <w:snapToGrid w:val="0"/>
              <w:rPr>
                <w:rFonts w:ascii="Times New Roman" w:hAnsi="Times New Roman" w:eastAsia="宋体"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5" w:hRule="atLeast"/>
        </w:trPr>
        <w:tc>
          <w:tcPr>
            <w:tcW w:w="548" w:type="dxa"/>
            <w:tcBorders>
              <w:top w:val="single" w:color="auto" w:sz="4" w:space="0"/>
              <w:bottom w:val="single" w:color="auto" w:sz="4" w:space="0"/>
            </w:tcBorders>
            <w:vAlign w:val="center"/>
          </w:tcPr>
          <w:p>
            <w:pPr>
              <w:adjustRightInd w:val="0"/>
              <w:snapToGrid w:val="0"/>
              <w:rPr>
                <w:rFonts w:ascii="Times New Roman" w:hAnsi="Times New Roman" w:eastAsia="宋体" w:cs="Times New Roman"/>
                <w:bCs/>
                <w:szCs w:val="21"/>
              </w:rPr>
            </w:pPr>
            <w:r>
              <w:rPr>
                <w:rFonts w:ascii="Times New Roman" w:hAnsi="Times New Roman" w:eastAsia="宋体" w:cs="Times New Roman"/>
                <w:bCs/>
                <w:szCs w:val="21"/>
              </w:rPr>
              <w:t>6</w:t>
            </w:r>
          </w:p>
        </w:tc>
        <w:tc>
          <w:tcPr>
            <w:tcW w:w="1783"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eastAsia="宋体" w:cs="Times New Roman"/>
                <w:szCs w:val="21"/>
              </w:rPr>
            </w:pPr>
            <w:r>
              <w:rPr>
                <w:szCs w:val="21"/>
              </w:rPr>
              <w:t>宁化县淮土镇石壁溪淮土段安全水系建设项目</w:t>
            </w:r>
          </w:p>
        </w:tc>
        <w:tc>
          <w:tcPr>
            <w:tcW w:w="2177"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szCs w:val="21"/>
              </w:rPr>
            </w:pPr>
            <w:r>
              <w:rPr>
                <w:szCs w:val="21"/>
              </w:rPr>
              <w:t>淮土镇</w:t>
            </w:r>
          </w:p>
        </w:tc>
        <w:tc>
          <w:tcPr>
            <w:tcW w:w="7903"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szCs w:val="21"/>
              </w:rPr>
            </w:pPr>
            <w:r>
              <w:rPr>
                <w:szCs w:val="21"/>
              </w:rPr>
              <w:t>按照“六大目标、八个有”的要求，综合治理河道长度10.069km。</w:t>
            </w:r>
          </w:p>
        </w:tc>
        <w:tc>
          <w:tcPr>
            <w:tcW w:w="3737"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szCs w:val="21"/>
              </w:rPr>
            </w:pPr>
            <w:r>
              <w:rPr>
                <w:szCs w:val="21"/>
              </w:rPr>
              <w:t>综合治理河道长度10.069km。</w:t>
            </w:r>
          </w:p>
        </w:tc>
        <w:tc>
          <w:tcPr>
            <w:tcW w:w="4625" w:type="dxa"/>
            <w:vAlign w:val="center"/>
          </w:tcPr>
          <w:p>
            <w:pPr>
              <w:adjustRightInd w:val="0"/>
              <w:snapToGrid w:val="0"/>
              <w:rPr>
                <w:rFonts w:ascii="Times New Roman" w:hAnsi="Times New Roman" w:eastAsia="宋体"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5" w:hRule="atLeast"/>
        </w:trPr>
        <w:tc>
          <w:tcPr>
            <w:tcW w:w="548" w:type="dxa"/>
            <w:tcBorders>
              <w:top w:val="single" w:color="auto" w:sz="4" w:space="0"/>
              <w:bottom w:val="single" w:color="auto" w:sz="4" w:space="0"/>
            </w:tcBorders>
            <w:vAlign w:val="center"/>
          </w:tcPr>
          <w:p>
            <w:pPr>
              <w:adjustRightInd w:val="0"/>
              <w:snapToGrid w:val="0"/>
              <w:rPr>
                <w:rFonts w:ascii="Times New Roman" w:hAnsi="Times New Roman" w:eastAsia="宋体" w:cs="Times New Roman"/>
                <w:bCs/>
                <w:szCs w:val="21"/>
              </w:rPr>
            </w:pPr>
            <w:r>
              <w:rPr>
                <w:rFonts w:ascii="Times New Roman" w:hAnsi="Times New Roman" w:eastAsia="宋体" w:cs="Times New Roman"/>
                <w:bCs/>
                <w:szCs w:val="21"/>
              </w:rPr>
              <w:t>7</w:t>
            </w:r>
          </w:p>
        </w:tc>
        <w:tc>
          <w:tcPr>
            <w:tcW w:w="1783"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eastAsia="宋体" w:cs="Times New Roman"/>
              </w:rPr>
            </w:pPr>
            <w:r>
              <w:rPr>
                <w:szCs w:val="21"/>
              </w:rPr>
              <w:t>宁化县中沙乡中沙溪安全生态水系</w:t>
            </w:r>
          </w:p>
        </w:tc>
        <w:tc>
          <w:tcPr>
            <w:tcW w:w="2177"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rPr>
            </w:pPr>
            <w:r>
              <w:rPr>
                <w:szCs w:val="21"/>
              </w:rPr>
              <w:t>中沙乡</w:t>
            </w:r>
          </w:p>
        </w:tc>
        <w:tc>
          <w:tcPr>
            <w:tcW w:w="7903"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rPr>
            </w:pPr>
            <w:r>
              <w:rPr>
                <w:szCs w:val="21"/>
              </w:rPr>
              <w:t>按照“六大目标、八个有”的要求，综合治理河道长度10km。</w:t>
            </w:r>
          </w:p>
        </w:tc>
        <w:tc>
          <w:tcPr>
            <w:tcW w:w="3737"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rPr>
            </w:pPr>
            <w:r>
              <w:rPr>
                <w:szCs w:val="21"/>
              </w:rPr>
              <w:t>综合治理河道长度10 km。</w:t>
            </w:r>
          </w:p>
        </w:tc>
        <w:tc>
          <w:tcPr>
            <w:tcW w:w="4625" w:type="dxa"/>
            <w:vAlign w:val="center"/>
          </w:tcPr>
          <w:p>
            <w:pPr>
              <w:adjustRightInd w:val="0"/>
              <w:snapToGrid w:val="0"/>
              <w:rPr>
                <w:rFonts w:ascii="Times New Roman" w:hAnsi="Times New Roman" w:eastAsia="宋体"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5" w:hRule="atLeast"/>
        </w:trPr>
        <w:tc>
          <w:tcPr>
            <w:tcW w:w="548" w:type="dxa"/>
            <w:tcBorders>
              <w:top w:val="single" w:color="auto" w:sz="4" w:space="0"/>
            </w:tcBorders>
            <w:vAlign w:val="center"/>
          </w:tcPr>
          <w:p>
            <w:pPr>
              <w:adjustRightInd w:val="0"/>
              <w:snapToGrid w:val="0"/>
              <w:rPr>
                <w:rFonts w:ascii="Times New Roman" w:hAnsi="Times New Roman" w:eastAsia="宋体" w:cs="Times New Roman"/>
                <w:bCs/>
                <w:szCs w:val="21"/>
              </w:rPr>
            </w:pPr>
            <w:r>
              <w:rPr>
                <w:rFonts w:hint="eastAsia" w:ascii="Times New Roman" w:hAnsi="Times New Roman" w:eastAsia="宋体" w:cs="Times New Roman"/>
                <w:bCs/>
                <w:szCs w:val="21"/>
              </w:rPr>
              <w:t>8</w:t>
            </w:r>
          </w:p>
        </w:tc>
        <w:tc>
          <w:tcPr>
            <w:tcW w:w="1783"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eastAsia="宋体" w:cs="Times New Roman"/>
              </w:rPr>
            </w:pPr>
            <w:r>
              <w:rPr>
                <w:rFonts w:hint="eastAsia" w:cs="宋体"/>
                <w:szCs w:val="21"/>
              </w:rPr>
              <w:t>宁化县重点生态区位商品林赎买等改革</w:t>
            </w:r>
          </w:p>
        </w:tc>
        <w:tc>
          <w:tcPr>
            <w:tcW w:w="2177"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rPr>
            </w:pPr>
            <w:r>
              <w:t>宁化县</w:t>
            </w:r>
          </w:p>
        </w:tc>
        <w:tc>
          <w:tcPr>
            <w:tcW w:w="7903"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rPr>
            </w:pPr>
            <w:r>
              <w:rPr>
                <w:szCs w:val="21"/>
              </w:rPr>
              <w:t>2018</w:t>
            </w:r>
            <w:r>
              <w:rPr>
                <w:rFonts w:hint="eastAsia" w:cs="宋体"/>
                <w:szCs w:val="21"/>
              </w:rPr>
              <w:t>年实施重点生态区位商品林赎买等改革</w:t>
            </w:r>
            <w:r>
              <w:rPr>
                <w:szCs w:val="21"/>
              </w:rPr>
              <w:t>0.38</w:t>
            </w:r>
            <w:r>
              <w:rPr>
                <w:rFonts w:hint="eastAsia" w:cs="宋体"/>
                <w:szCs w:val="21"/>
              </w:rPr>
              <w:t>万亩，</w:t>
            </w:r>
            <w:r>
              <w:rPr>
                <w:szCs w:val="21"/>
              </w:rPr>
              <w:t>2019</w:t>
            </w:r>
            <w:r>
              <w:rPr>
                <w:rFonts w:hint="eastAsia" w:cs="宋体"/>
                <w:szCs w:val="21"/>
              </w:rPr>
              <w:t>年实施重点生态区位商品林赎买等改革</w:t>
            </w:r>
            <w:r>
              <w:rPr>
                <w:szCs w:val="21"/>
              </w:rPr>
              <w:t>0.54</w:t>
            </w:r>
            <w:r>
              <w:rPr>
                <w:rFonts w:hint="eastAsia" w:cs="宋体"/>
                <w:szCs w:val="21"/>
              </w:rPr>
              <w:t>万亩。</w:t>
            </w:r>
          </w:p>
        </w:tc>
        <w:tc>
          <w:tcPr>
            <w:tcW w:w="3737"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rPr>
            </w:pPr>
            <w:r>
              <w:t>商品林赎买0.92万亩</w:t>
            </w:r>
          </w:p>
        </w:tc>
        <w:tc>
          <w:tcPr>
            <w:tcW w:w="4625" w:type="dxa"/>
            <w:vAlign w:val="center"/>
          </w:tcPr>
          <w:p>
            <w:pPr>
              <w:adjustRightInd w:val="0"/>
              <w:snapToGrid w:val="0"/>
              <w:rPr>
                <w:rFonts w:ascii="Times New Roman" w:hAnsi="Times New Roman" w:eastAsia="宋体" w:cs="Times New Roman"/>
                <w:szCs w:val="21"/>
              </w:rPr>
            </w:pPr>
            <w:r>
              <w:rPr>
                <w:szCs w:val="21"/>
              </w:rPr>
              <w:t>建议</w:t>
            </w:r>
            <w:r>
              <w:rPr>
                <w:rFonts w:hint="eastAsia"/>
                <w:szCs w:val="21"/>
              </w:rPr>
              <w:t>商品林</w:t>
            </w:r>
            <w:r>
              <w:rPr>
                <w:szCs w:val="21"/>
              </w:rPr>
              <w:t>赎买的区域进一步以生态保护为导向，进一步集中于饮用水源保护区、自然保护区、森林公园等重点生态功能区范围内。</w:t>
            </w:r>
          </w:p>
        </w:tc>
      </w:tr>
    </w:tbl>
    <w:p>
      <w:pPr>
        <w:spacing w:line="360" w:lineRule="auto"/>
        <w:ind w:firstLine="560" w:firstLineChars="200"/>
        <w:rPr>
          <w:rFonts w:ascii="Times New Roman" w:hAnsi="Times New Roman" w:eastAsia="宋体" w:cs="Times New Roman"/>
          <w:sz w:val="28"/>
        </w:rPr>
        <w:sectPr>
          <w:pgSz w:w="23814" w:h="16839" w:orient="landscape"/>
          <w:pgMar w:top="1800" w:right="1440" w:bottom="1800" w:left="1440" w:header="851" w:footer="992" w:gutter="0"/>
          <w:cols w:space="425" w:num="1"/>
          <w:docGrid w:type="lines" w:linePitch="312" w:charSpace="0"/>
        </w:sectPr>
      </w:pPr>
    </w:p>
    <w:p>
      <w:pPr>
        <w:rPr>
          <w:rFonts w:ascii="Times New Roman" w:hAnsi="Times New Roman" w:eastAsia="宋体" w:cs="Times New Roman"/>
        </w:rPr>
      </w:pPr>
      <w:bookmarkStart w:id="93" w:name="_Toc5266755"/>
    </w:p>
    <w:p>
      <w:pPr>
        <w:widowControl/>
        <w:jc w:val="left"/>
        <w:rPr>
          <w:rFonts w:ascii="Times New Roman" w:hAnsi="Times New Roman" w:eastAsia="宋体" w:cs="Times New Roman"/>
          <w:b/>
          <w:bCs/>
          <w:kern w:val="44"/>
          <w:sz w:val="32"/>
          <w:szCs w:val="44"/>
        </w:rPr>
      </w:pPr>
      <w:r>
        <w:rPr>
          <w:rFonts w:ascii="Times New Roman" w:hAnsi="Times New Roman" w:eastAsia="宋体" w:cs="Times New Roman"/>
        </w:rPr>
        <w:br w:type="page"/>
      </w:r>
    </w:p>
    <w:p>
      <w:pPr>
        <w:pStyle w:val="5"/>
        <w:jc w:val="both"/>
        <w:rPr>
          <w:rFonts w:ascii="Times New Roman" w:hAnsi="Times New Roman" w:eastAsia="宋体" w:cs="Times New Roman"/>
          <w:b w:val="0"/>
        </w:rPr>
      </w:pPr>
      <w:r>
        <w:rPr>
          <w:rFonts w:ascii="Times New Roman" w:hAnsi="Times New Roman" w:eastAsia="宋体" w:cs="Times New Roman"/>
        </w:rPr>
        <w:t>第十三章 沙溪流域永安市控制性详细规划</w:t>
      </w:r>
    </w:p>
    <w:p>
      <w:pPr>
        <w:outlineLvl w:val="1"/>
        <w:rPr>
          <w:rFonts w:ascii="Times New Roman" w:hAnsi="Times New Roman" w:eastAsia="宋体" w:cs="Times New Roman"/>
          <w:b/>
          <w:sz w:val="32"/>
        </w:rPr>
      </w:pPr>
      <w:r>
        <w:rPr>
          <w:rFonts w:ascii="Times New Roman" w:hAnsi="Times New Roman" w:eastAsia="宋体" w:cs="Times New Roman"/>
          <w:b/>
          <w:sz w:val="32"/>
        </w:rPr>
        <w:t>第四十二条 规划范围</w:t>
      </w:r>
    </w:p>
    <w:p>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规划范围为永安市全域范围。</w:t>
      </w:r>
    </w:p>
    <w:p>
      <w:pPr>
        <w:outlineLvl w:val="1"/>
        <w:rPr>
          <w:rFonts w:ascii="Times New Roman" w:hAnsi="Times New Roman" w:eastAsia="宋体" w:cs="Times New Roman"/>
          <w:b/>
          <w:sz w:val="32"/>
        </w:rPr>
      </w:pPr>
      <w:r>
        <w:rPr>
          <w:rFonts w:ascii="Times New Roman" w:hAnsi="Times New Roman" w:eastAsia="宋体" w:cs="Times New Roman"/>
          <w:b/>
          <w:sz w:val="32"/>
        </w:rPr>
        <w:t>第四十三条 控制单元划分</w:t>
      </w:r>
    </w:p>
    <w:p>
      <w:pPr>
        <w:spacing w:line="360" w:lineRule="auto"/>
        <w:ind w:firstLine="560" w:firstLineChars="200"/>
        <w:rPr>
          <w:rFonts w:ascii="Times New Roman" w:hAnsi="Times New Roman" w:eastAsia="宋体" w:cs="Times New Roman"/>
          <w:sz w:val="28"/>
          <w:szCs w:val="28"/>
        </w:rPr>
      </w:pPr>
      <w:r>
        <w:rPr>
          <w:rFonts w:ascii="Times New Roman" w:hAnsi="Times New Roman" w:eastAsia="宋体" w:cs="Times New Roman"/>
          <w:sz w:val="28"/>
        </w:rPr>
        <w:t>永安市共4个控制单元，分别为永安市苏坑溪控制单元（青水畲族乡、槐南乡），永安市文川溪控制单元（小陶镇、洪田镇、燕西街道），永安市九龙溪控制单元（罗坊乡、安砂镇、曹远镇），永安市沙溪控制单元（燕北街道、西洋镇、燕南街道、上坪乡、大湖镇、贡川镇、燕东街道）。</w:t>
      </w:r>
    </w:p>
    <w:p>
      <w:pPr>
        <w:outlineLvl w:val="1"/>
        <w:rPr>
          <w:rFonts w:ascii="Times New Roman" w:hAnsi="Times New Roman" w:eastAsia="宋体" w:cs="Times New Roman"/>
          <w:b/>
          <w:sz w:val="32"/>
        </w:rPr>
      </w:pPr>
      <w:r>
        <w:rPr>
          <w:rFonts w:ascii="Times New Roman" w:hAnsi="Times New Roman" w:eastAsia="宋体" w:cs="Times New Roman"/>
          <w:b/>
          <w:sz w:val="32"/>
        </w:rPr>
        <w:t>第四十四条 永安市项目控规</w:t>
      </w:r>
    </w:p>
    <w:p>
      <w:pPr>
        <w:spacing w:line="360" w:lineRule="auto"/>
        <w:ind w:firstLine="560" w:firstLineChars="200"/>
        <w:rPr>
          <w:rFonts w:ascii="Times New Roman" w:hAnsi="Times New Roman" w:eastAsia="宋体" w:cs="Times New Roman"/>
          <w:sz w:val="28"/>
        </w:rPr>
      </w:pPr>
      <w:r>
        <w:rPr>
          <w:rFonts w:ascii="Times New Roman" w:hAnsi="Times New Roman" w:eastAsia="宋体" w:cs="Times New Roman"/>
          <w:sz w:val="28"/>
        </w:rPr>
        <w:t>永安市共实施项目9项，</w:t>
      </w:r>
      <w:r>
        <w:rPr>
          <w:rFonts w:hint="eastAsia" w:ascii="Times New Roman" w:hAnsi="Times New Roman" w:eastAsia="宋体" w:cs="Times New Roman"/>
          <w:sz w:val="28"/>
        </w:rPr>
        <w:t>总投资约</w:t>
      </w:r>
      <w:r>
        <w:rPr>
          <w:rFonts w:ascii="Times New Roman" w:hAnsi="Times New Roman" w:eastAsia="宋体" w:cs="Times New Roman"/>
          <w:sz w:val="28"/>
        </w:rPr>
        <w:t>2.0725</w:t>
      </w:r>
      <w:r>
        <w:rPr>
          <w:rFonts w:hint="eastAsia" w:ascii="Times New Roman" w:hAnsi="Times New Roman" w:eastAsia="宋体" w:cs="Times New Roman"/>
          <w:sz w:val="28"/>
        </w:rPr>
        <w:t>亿元，项目涵括水环境治理与生态修复工程（5项）、生物多样性保护工程（1项）、废弃矿山生态修复和地质灾害防治工程（1项）、水土流失治理与农地生态功能提升</w:t>
      </w:r>
      <w:r>
        <w:rPr>
          <w:rFonts w:hint="eastAsia" w:ascii="Times New Roman" w:hAnsi="Times New Roman" w:eastAsia="宋体" w:cs="Times New Roman"/>
          <w:sz w:val="28"/>
          <w:lang w:val="en-US" w:eastAsia="zh-CN"/>
        </w:rPr>
        <w:t>项目</w:t>
      </w:r>
      <w:r>
        <w:rPr>
          <w:rFonts w:hint="eastAsia" w:ascii="Times New Roman" w:hAnsi="Times New Roman" w:eastAsia="宋体" w:cs="Times New Roman"/>
          <w:sz w:val="28"/>
        </w:rPr>
        <w:t>（1项）和机制创新与能力建设工程（1项）</w:t>
      </w:r>
      <w:r>
        <w:rPr>
          <w:rFonts w:ascii="Times New Roman" w:hAnsi="Times New Roman" w:eastAsia="宋体" w:cs="Times New Roman"/>
          <w:sz w:val="28"/>
        </w:rPr>
        <w:t>。</w:t>
      </w:r>
    </w:p>
    <w:p>
      <w:pPr>
        <w:spacing w:line="360" w:lineRule="auto"/>
        <w:ind w:firstLine="560" w:firstLineChars="200"/>
        <w:rPr>
          <w:rFonts w:ascii="Times New Roman" w:hAnsi="Times New Roman" w:eastAsia="宋体" w:cs="Times New Roman"/>
          <w:sz w:val="28"/>
        </w:rPr>
      </w:pPr>
    </w:p>
    <w:p>
      <w:pPr>
        <w:spacing w:line="360" w:lineRule="auto"/>
        <w:ind w:firstLine="560" w:firstLineChars="200"/>
        <w:rPr>
          <w:rFonts w:ascii="Times New Roman" w:hAnsi="Times New Roman" w:eastAsia="宋体" w:cs="Times New Roman"/>
          <w:sz w:val="28"/>
        </w:rPr>
        <w:sectPr>
          <w:type w:val="continuous"/>
          <w:pgSz w:w="23814" w:h="16839" w:orient="landscape"/>
          <w:pgMar w:top="1800" w:right="1440" w:bottom="1800" w:left="1440" w:header="851" w:footer="992" w:gutter="0"/>
          <w:cols w:space="425" w:num="1"/>
          <w:docGrid w:type="lines" w:linePitch="312" w:charSpace="0"/>
        </w:sectPr>
      </w:pPr>
    </w:p>
    <w:p>
      <w:pPr>
        <w:spacing w:line="360" w:lineRule="auto"/>
        <w:ind w:firstLine="200" w:firstLineChars="83"/>
        <w:jc w:val="center"/>
        <w:rPr>
          <w:rFonts w:ascii="Times New Roman" w:hAnsi="Times New Roman" w:eastAsia="宋体" w:cs="Times New Roman"/>
          <w:b/>
          <w:sz w:val="24"/>
        </w:rPr>
      </w:pPr>
      <w:r>
        <w:rPr>
          <w:rFonts w:ascii="Times New Roman" w:hAnsi="Times New Roman" w:eastAsia="宋体" w:cs="Times New Roman"/>
          <w:b/>
          <w:sz w:val="24"/>
        </w:rPr>
        <w:t>表 13-1 永安市山水林田湖草生态保护修复项目一览表</w:t>
      </w:r>
    </w:p>
    <w:tbl>
      <w:tblPr>
        <w:tblStyle w:val="41"/>
        <w:tblW w:w="20760" w:type="dxa"/>
        <w:tblInd w:w="2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1"/>
        <w:gridCol w:w="1783"/>
        <w:gridCol w:w="2177"/>
        <w:gridCol w:w="7920"/>
        <w:gridCol w:w="3720"/>
        <w:gridCol w:w="46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74" w:hRule="atLeast"/>
          <w:tblHeader/>
        </w:trPr>
        <w:tc>
          <w:tcPr>
            <w:tcW w:w="531" w:type="dxa"/>
            <w:vMerge w:val="restart"/>
            <w:vAlign w:val="center"/>
          </w:tcPr>
          <w:p>
            <w:pPr>
              <w:adjustRightInd w:val="0"/>
              <w:snapToGrid w:val="0"/>
              <w:rPr>
                <w:rFonts w:ascii="Times New Roman" w:hAnsi="Times New Roman" w:eastAsia="宋体" w:cs="Times New Roman"/>
                <w:b/>
                <w:bCs/>
                <w:szCs w:val="21"/>
              </w:rPr>
            </w:pPr>
            <w:r>
              <w:rPr>
                <w:rFonts w:ascii="Times New Roman" w:hAnsi="Times New Roman" w:eastAsia="宋体" w:cs="Times New Roman"/>
                <w:b/>
                <w:bCs/>
                <w:szCs w:val="21"/>
              </w:rPr>
              <w:t>序号</w:t>
            </w:r>
          </w:p>
        </w:tc>
        <w:tc>
          <w:tcPr>
            <w:tcW w:w="1783" w:type="dxa"/>
            <w:vMerge w:val="restart"/>
            <w:vAlign w:val="center"/>
          </w:tcPr>
          <w:p>
            <w:pPr>
              <w:adjustRightInd w:val="0"/>
              <w:snapToGrid w:val="0"/>
              <w:rPr>
                <w:rFonts w:ascii="Times New Roman" w:hAnsi="Times New Roman" w:eastAsia="宋体" w:cs="Times New Roman"/>
                <w:b/>
                <w:bCs/>
                <w:szCs w:val="21"/>
              </w:rPr>
            </w:pPr>
            <w:r>
              <w:rPr>
                <w:rFonts w:ascii="Times New Roman" w:hAnsi="Times New Roman" w:eastAsia="宋体" w:cs="Times New Roman"/>
                <w:b/>
                <w:bCs/>
                <w:szCs w:val="21"/>
              </w:rPr>
              <w:t>项目名称</w:t>
            </w:r>
          </w:p>
        </w:tc>
        <w:tc>
          <w:tcPr>
            <w:tcW w:w="2177" w:type="dxa"/>
            <w:vMerge w:val="restart"/>
            <w:vAlign w:val="center"/>
          </w:tcPr>
          <w:p>
            <w:pPr>
              <w:adjustRightInd w:val="0"/>
              <w:snapToGrid w:val="0"/>
              <w:rPr>
                <w:rFonts w:ascii="Times New Roman" w:hAnsi="Times New Roman" w:eastAsia="宋体" w:cs="Times New Roman"/>
                <w:b/>
                <w:bCs/>
                <w:szCs w:val="21"/>
              </w:rPr>
            </w:pPr>
            <w:r>
              <w:rPr>
                <w:rFonts w:ascii="Times New Roman" w:hAnsi="Times New Roman" w:eastAsia="宋体" w:cs="Times New Roman"/>
                <w:b/>
                <w:bCs/>
                <w:szCs w:val="21"/>
              </w:rPr>
              <w:t>建设地点</w:t>
            </w:r>
          </w:p>
        </w:tc>
        <w:tc>
          <w:tcPr>
            <w:tcW w:w="7920" w:type="dxa"/>
            <w:vMerge w:val="restart"/>
            <w:vAlign w:val="center"/>
          </w:tcPr>
          <w:p>
            <w:pPr>
              <w:adjustRightInd w:val="0"/>
              <w:snapToGrid w:val="0"/>
              <w:rPr>
                <w:rFonts w:ascii="Times New Roman" w:hAnsi="Times New Roman" w:eastAsia="宋体" w:cs="Times New Roman"/>
                <w:b/>
                <w:bCs/>
                <w:szCs w:val="21"/>
              </w:rPr>
            </w:pPr>
            <w:r>
              <w:rPr>
                <w:rFonts w:ascii="Times New Roman" w:hAnsi="Times New Roman" w:eastAsia="宋体" w:cs="Times New Roman"/>
                <w:b/>
                <w:bCs/>
                <w:szCs w:val="21"/>
              </w:rPr>
              <w:t>主要建设内容</w:t>
            </w:r>
          </w:p>
        </w:tc>
        <w:tc>
          <w:tcPr>
            <w:tcW w:w="3720" w:type="dxa"/>
            <w:vMerge w:val="restart"/>
            <w:vAlign w:val="center"/>
          </w:tcPr>
          <w:p>
            <w:pPr>
              <w:adjustRightInd w:val="0"/>
              <w:snapToGrid w:val="0"/>
              <w:rPr>
                <w:rFonts w:ascii="Times New Roman" w:hAnsi="Times New Roman" w:eastAsia="宋体" w:cs="Times New Roman"/>
                <w:b/>
                <w:bCs/>
                <w:szCs w:val="21"/>
              </w:rPr>
            </w:pPr>
            <w:r>
              <w:rPr>
                <w:rFonts w:ascii="Times New Roman" w:hAnsi="Times New Roman" w:eastAsia="宋体" w:cs="Times New Roman"/>
                <w:b/>
                <w:bCs/>
                <w:szCs w:val="21"/>
              </w:rPr>
              <w:t>对应绩效目标</w:t>
            </w:r>
          </w:p>
        </w:tc>
        <w:tc>
          <w:tcPr>
            <w:tcW w:w="4629" w:type="dxa"/>
            <w:vMerge w:val="restart"/>
            <w:vAlign w:val="center"/>
          </w:tcPr>
          <w:p>
            <w:pPr>
              <w:adjustRightInd w:val="0"/>
              <w:snapToGrid w:val="0"/>
              <w:rPr>
                <w:rFonts w:ascii="Times New Roman" w:hAnsi="Times New Roman" w:eastAsia="宋体" w:cs="Times New Roman"/>
                <w:b/>
                <w:bCs/>
                <w:szCs w:val="21"/>
              </w:rPr>
            </w:pPr>
            <w:r>
              <w:rPr>
                <w:rFonts w:ascii="Times New Roman" w:hAnsi="Times New Roman" w:eastAsia="宋体" w:cs="Times New Roman"/>
                <w:b/>
                <w:bCs/>
                <w:szCs w:val="21"/>
              </w:rPr>
              <w:t>优化调整建议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5" w:hRule="atLeast"/>
          <w:tblHeader/>
        </w:trPr>
        <w:tc>
          <w:tcPr>
            <w:tcW w:w="531" w:type="dxa"/>
            <w:vMerge w:val="continue"/>
            <w:tcBorders>
              <w:top w:val="single" w:color="auto" w:sz="4" w:space="0"/>
              <w:left w:val="single" w:color="auto" w:sz="4" w:space="0"/>
              <w:bottom w:val="single" w:color="auto" w:sz="4" w:space="0"/>
              <w:right w:val="single" w:color="auto" w:sz="4" w:space="0"/>
            </w:tcBorders>
            <w:vAlign w:val="center"/>
          </w:tcPr>
          <w:p>
            <w:pPr>
              <w:widowControl/>
              <w:rPr>
                <w:rFonts w:ascii="Times New Roman" w:hAnsi="Times New Roman" w:eastAsia="宋体" w:cs="Times New Roman"/>
                <w:b/>
                <w:bCs/>
                <w:szCs w:val="21"/>
              </w:rPr>
            </w:pPr>
          </w:p>
        </w:tc>
        <w:tc>
          <w:tcPr>
            <w:tcW w:w="1783" w:type="dxa"/>
            <w:vMerge w:val="continue"/>
            <w:tcBorders>
              <w:top w:val="single" w:color="auto" w:sz="4" w:space="0"/>
              <w:left w:val="single" w:color="auto" w:sz="4" w:space="0"/>
              <w:bottom w:val="single" w:color="auto" w:sz="4" w:space="0"/>
              <w:right w:val="single" w:color="auto" w:sz="4" w:space="0"/>
            </w:tcBorders>
            <w:vAlign w:val="center"/>
          </w:tcPr>
          <w:p>
            <w:pPr>
              <w:widowControl/>
              <w:rPr>
                <w:rFonts w:ascii="Times New Roman" w:hAnsi="Times New Roman" w:eastAsia="宋体" w:cs="Times New Roman"/>
                <w:b/>
                <w:bCs/>
                <w:szCs w:val="21"/>
              </w:rPr>
            </w:pPr>
          </w:p>
        </w:tc>
        <w:tc>
          <w:tcPr>
            <w:tcW w:w="2177" w:type="dxa"/>
            <w:vMerge w:val="continue"/>
            <w:tcBorders>
              <w:top w:val="single" w:color="auto" w:sz="4" w:space="0"/>
              <w:left w:val="single" w:color="auto" w:sz="4" w:space="0"/>
              <w:bottom w:val="single" w:color="auto" w:sz="4" w:space="0"/>
              <w:right w:val="single" w:color="auto" w:sz="4" w:space="0"/>
            </w:tcBorders>
            <w:vAlign w:val="center"/>
          </w:tcPr>
          <w:p>
            <w:pPr>
              <w:widowControl/>
              <w:rPr>
                <w:rFonts w:ascii="Times New Roman" w:hAnsi="Times New Roman" w:eastAsia="宋体" w:cs="Times New Roman"/>
                <w:b/>
                <w:bCs/>
                <w:szCs w:val="21"/>
              </w:rPr>
            </w:pPr>
          </w:p>
        </w:tc>
        <w:tc>
          <w:tcPr>
            <w:tcW w:w="7920" w:type="dxa"/>
            <w:vMerge w:val="continue"/>
            <w:tcBorders>
              <w:top w:val="single" w:color="auto" w:sz="4" w:space="0"/>
              <w:left w:val="single" w:color="auto" w:sz="4" w:space="0"/>
              <w:bottom w:val="single" w:color="auto" w:sz="4" w:space="0"/>
              <w:right w:val="single" w:color="auto" w:sz="4" w:space="0"/>
            </w:tcBorders>
            <w:vAlign w:val="center"/>
          </w:tcPr>
          <w:p>
            <w:pPr>
              <w:widowControl/>
              <w:rPr>
                <w:rFonts w:ascii="Times New Roman" w:hAnsi="Times New Roman" w:eastAsia="宋体" w:cs="Times New Roman"/>
                <w:b/>
                <w:bCs/>
                <w:szCs w:val="21"/>
              </w:rPr>
            </w:pPr>
          </w:p>
        </w:tc>
        <w:tc>
          <w:tcPr>
            <w:tcW w:w="3720" w:type="dxa"/>
            <w:vMerge w:val="continue"/>
            <w:tcBorders>
              <w:top w:val="single" w:color="auto" w:sz="4" w:space="0"/>
              <w:left w:val="single" w:color="auto" w:sz="4" w:space="0"/>
              <w:bottom w:val="single" w:color="auto" w:sz="4" w:space="0"/>
              <w:right w:val="single" w:color="auto" w:sz="4" w:space="0"/>
            </w:tcBorders>
            <w:vAlign w:val="center"/>
          </w:tcPr>
          <w:p>
            <w:pPr>
              <w:widowControl/>
              <w:rPr>
                <w:rFonts w:ascii="Times New Roman" w:hAnsi="Times New Roman" w:eastAsia="宋体" w:cs="Times New Roman"/>
                <w:b/>
                <w:bCs/>
                <w:szCs w:val="21"/>
              </w:rPr>
            </w:pPr>
          </w:p>
        </w:tc>
        <w:tc>
          <w:tcPr>
            <w:tcW w:w="4629" w:type="dxa"/>
            <w:vMerge w:val="continue"/>
            <w:tcBorders>
              <w:top w:val="single" w:color="auto" w:sz="4" w:space="0"/>
              <w:left w:val="single" w:color="auto" w:sz="4" w:space="0"/>
              <w:bottom w:val="single" w:color="auto" w:sz="4" w:space="0"/>
              <w:right w:val="single" w:color="auto" w:sz="4" w:space="0"/>
            </w:tcBorders>
            <w:vAlign w:val="center"/>
          </w:tcPr>
          <w:p>
            <w:pPr>
              <w:widowControl/>
              <w:rPr>
                <w:rFonts w:ascii="Times New Roman" w:hAnsi="Times New Roman" w:eastAsia="宋体" w:cs="Times New Roman"/>
                <w:b/>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49" w:hRule="atLeast"/>
        </w:trPr>
        <w:tc>
          <w:tcPr>
            <w:tcW w:w="531"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bCs/>
                <w:szCs w:val="21"/>
              </w:rPr>
            </w:pPr>
            <w:r>
              <w:rPr>
                <w:rFonts w:ascii="Times New Roman" w:hAnsi="Times New Roman" w:eastAsia="宋体" w:cs="Times New Roman"/>
                <w:bCs/>
                <w:szCs w:val="21"/>
              </w:rPr>
              <w:t>1</w:t>
            </w:r>
          </w:p>
        </w:tc>
        <w:tc>
          <w:tcPr>
            <w:tcW w:w="1783" w:type="dxa"/>
            <w:vAlign w:val="center"/>
          </w:tcPr>
          <w:p>
            <w:pPr>
              <w:textAlignment w:val="center"/>
              <w:rPr>
                <w:rFonts w:ascii="Times New Roman" w:hAnsi="Times New Roman" w:eastAsia="宋体" w:cs="Times New Roman"/>
                <w:color w:val="000000"/>
                <w:kern w:val="0"/>
                <w:szCs w:val="21"/>
              </w:rPr>
            </w:pPr>
            <w:r>
              <w:rPr>
                <w:rFonts w:hint="eastAsia"/>
                <w:color w:val="000000"/>
                <w:kern w:val="0"/>
                <w:szCs w:val="21"/>
              </w:rPr>
              <w:t>永安龙头国家湿地公园水环境综合整治项目</w:t>
            </w:r>
          </w:p>
        </w:tc>
        <w:tc>
          <w:tcPr>
            <w:tcW w:w="2177" w:type="dxa"/>
            <w:vAlign w:val="center"/>
          </w:tcPr>
          <w:p>
            <w:pPr>
              <w:textAlignment w:val="center"/>
              <w:rPr>
                <w:rFonts w:ascii="Times New Roman" w:hAnsi="Times New Roman" w:eastAsia="宋体" w:cs="Times New Roman"/>
                <w:color w:val="000000"/>
                <w:kern w:val="0"/>
                <w:szCs w:val="21"/>
              </w:rPr>
            </w:pPr>
            <w:r>
              <w:rPr>
                <w:color w:val="000000"/>
                <w:kern w:val="0"/>
                <w:szCs w:val="21"/>
              </w:rPr>
              <w:t>永安市安砂镇</w:t>
            </w:r>
          </w:p>
        </w:tc>
        <w:tc>
          <w:tcPr>
            <w:tcW w:w="7920" w:type="dxa"/>
            <w:vAlign w:val="center"/>
          </w:tcPr>
          <w:p>
            <w:pPr>
              <w:textAlignment w:val="center"/>
              <w:rPr>
                <w:rFonts w:ascii="Times New Roman" w:hAnsi="Times New Roman" w:eastAsia="宋体" w:cs="Times New Roman"/>
                <w:color w:val="000000"/>
                <w:kern w:val="0"/>
                <w:szCs w:val="21"/>
              </w:rPr>
            </w:pPr>
            <w:r>
              <w:rPr>
                <w:rFonts w:hint="eastAsia"/>
                <w:color w:val="000000"/>
                <w:kern w:val="0"/>
                <w:szCs w:val="21"/>
              </w:rPr>
              <w:t>1、在龙头国家湿地公园开展库区、河道外来物种清理及水面垃圾整治1.5万亩。2、养殖网箱整治等水环境整治工程面积7500平方米。3、组织实施2.7公里边坡的“青山挂白”治理工作。</w:t>
            </w:r>
          </w:p>
        </w:tc>
        <w:tc>
          <w:tcPr>
            <w:tcW w:w="3720" w:type="dxa"/>
            <w:vAlign w:val="center"/>
          </w:tcPr>
          <w:p>
            <w:pPr>
              <w:textAlignment w:val="center"/>
              <w:rPr>
                <w:rFonts w:ascii="Times New Roman" w:hAnsi="Times New Roman" w:eastAsia="宋体" w:cs="Times New Roman"/>
                <w:color w:val="000000"/>
                <w:kern w:val="0"/>
                <w:szCs w:val="21"/>
              </w:rPr>
            </w:pPr>
            <w:r>
              <w:rPr>
                <w:color w:val="000000"/>
                <w:kern w:val="0"/>
                <w:szCs w:val="21"/>
              </w:rPr>
              <w:t>1.5万亩河道外来物种清理及水面垃圾整治、2.7公里岸坡整治、</w:t>
            </w:r>
            <w:r>
              <w:rPr>
                <w:rFonts w:hint="eastAsia"/>
                <w:color w:val="000000"/>
                <w:kern w:val="0"/>
                <w:szCs w:val="21"/>
              </w:rPr>
              <w:t>养殖网箱整治等水环境整治工程面积7500平方米。</w:t>
            </w:r>
          </w:p>
        </w:tc>
        <w:tc>
          <w:tcPr>
            <w:tcW w:w="4629" w:type="dxa"/>
          </w:tcPr>
          <w:p>
            <w:pPr>
              <w:textAlignment w:val="center"/>
              <w:rPr>
                <w:rFonts w:ascii="Times New Roman" w:hAnsi="Times New Roman" w:eastAsia="宋体" w:cs="Times New Roman"/>
                <w:color w:val="000000"/>
                <w:kern w:val="0"/>
                <w:szCs w:val="21"/>
              </w:rPr>
            </w:pPr>
            <w:r>
              <w:rPr>
                <w:kern w:val="0"/>
                <w:szCs w:val="21"/>
              </w:rPr>
              <w:t>无</w:t>
            </w:r>
            <w:r>
              <w:rPr>
                <w:rFonts w:hint="eastAsia"/>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49" w:hRule="atLeast"/>
        </w:trPr>
        <w:tc>
          <w:tcPr>
            <w:tcW w:w="531"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bCs/>
                <w:szCs w:val="21"/>
              </w:rPr>
            </w:pPr>
            <w:r>
              <w:rPr>
                <w:bCs/>
                <w:sz w:val="20"/>
                <w:szCs w:val="20"/>
              </w:rPr>
              <w:t>2</w:t>
            </w:r>
          </w:p>
        </w:tc>
        <w:tc>
          <w:tcPr>
            <w:tcW w:w="1783" w:type="dxa"/>
            <w:vAlign w:val="center"/>
          </w:tcPr>
          <w:p>
            <w:pPr>
              <w:textAlignment w:val="center"/>
              <w:rPr>
                <w:rFonts w:ascii="Times New Roman" w:hAnsi="Times New Roman" w:eastAsia="宋体" w:cs="Times New Roman"/>
                <w:color w:val="000000"/>
                <w:kern w:val="0"/>
                <w:szCs w:val="21"/>
              </w:rPr>
            </w:pPr>
            <w:r>
              <w:rPr>
                <w:kern w:val="0"/>
                <w:szCs w:val="21"/>
              </w:rPr>
              <w:t>永安市畜禽养殖污染整治</w:t>
            </w:r>
          </w:p>
        </w:tc>
        <w:tc>
          <w:tcPr>
            <w:tcW w:w="2177" w:type="dxa"/>
            <w:vAlign w:val="center"/>
          </w:tcPr>
          <w:p>
            <w:pPr>
              <w:textAlignment w:val="center"/>
              <w:rPr>
                <w:rFonts w:ascii="Times New Roman" w:hAnsi="Times New Roman" w:eastAsia="宋体" w:cs="Times New Roman"/>
                <w:color w:val="000000"/>
                <w:kern w:val="0"/>
                <w:szCs w:val="21"/>
              </w:rPr>
            </w:pPr>
            <w:r>
              <w:rPr>
                <w:kern w:val="0"/>
                <w:szCs w:val="21"/>
              </w:rPr>
              <w:t>永安市15个乡镇、街道畜禽养殖区域。</w:t>
            </w:r>
          </w:p>
        </w:tc>
        <w:tc>
          <w:tcPr>
            <w:tcW w:w="7920" w:type="dxa"/>
            <w:vAlign w:val="center"/>
          </w:tcPr>
          <w:p>
            <w:pPr>
              <w:textAlignment w:val="center"/>
              <w:rPr>
                <w:rFonts w:ascii="Times New Roman" w:hAnsi="Times New Roman" w:eastAsia="宋体" w:cs="Times New Roman"/>
                <w:color w:val="000000"/>
                <w:kern w:val="0"/>
                <w:szCs w:val="21"/>
              </w:rPr>
            </w:pPr>
            <w:r>
              <w:rPr>
                <w:rFonts w:hint="eastAsia"/>
                <w:kern w:val="0"/>
                <w:szCs w:val="21"/>
              </w:rPr>
              <w:t>实施永安市巴溪、后溪、胡贡溪、文川溪整治，对</w:t>
            </w:r>
            <w:r>
              <w:rPr>
                <w:kern w:val="0"/>
                <w:szCs w:val="21"/>
              </w:rPr>
              <w:t>2017</w:t>
            </w:r>
            <w:r>
              <w:rPr>
                <w:rFonts w:hint="eastAsia"/>
                <w:kern w:val="0"/>
                <w:szCs w:val="21"/>
              </w:rPr>
              <w:t>年拆除养殖场进行补偿，</w:t>
            </w:r>
            <w:r>
              <w:rPr>
                <w:kern w:val="0"/>
                <w:szCs w:val="21"/>
              </w:rPr>
              <w:t>2018</w:t>
            </w:r>
            <w:r>
              <w:rPr>
                <w:rFonts w:hint="eastAsia"/>
                <w:kern w:val="0"/>
                <w:szCs w:val="21"/>
              </w:rPr>
              <w:t>年拆除未达标养殖场，拆除大型畜禽养殖场</w:t>
            </w:r>
            <w:r>
              <w:rPr>
                <w:kern w:val="0"/>
                <w:szCs w:val="21"/>
              </w:rPr>
              <w:t>8</w:t>
            </w:r>
            <w:r>
              <w:rPr>
                <w:rFonts w:hint="eastAsia"/>
                <w:kern w:val="0"/>
                <w:szCs w:val="21"/>
              </w:rPr>
              <w:t>家。</w:t>
            </w:r>
          </w:p>
        </w:tc>
        <w:tc>
          <w:tcPr>
            <w:tcW w:w="3720" w:type="dxa"/>
            <w:vAlign w:val="center"/>
          </w:tcPr>
          <w:p>
            <w:pPr>
              <w:textAlignment w:val="center"/>
              <w:rPr>
                <w:rFonts w:ascii="Times New Roman" w:hAnsi="Times New Roman" w:eastAsia="宋体" w:cs="Times New Roman"/>
                <w:color w:val="000000"/>
                <w:kern w:val="0"/>
                <w:szCs w:val="21"/>
              </w:rPr>
            </w:pPr>
            <w:r>
              <w:rPr>
                <w:kern w:val="0"/>
                <w:szCs w:val="21"/>
              </w:rPr>
              <w:t>本项目实施后能削减COD1078.40吨/年，氨氮103.18吨/年，总磷65.12吨/年。</w:t>
            </w:r>
          </w:p>
        </w:tc>
        <w:tc>
          <w:tcPr>
            <w:tcW w:w="4629" w:type="dxa"/>
          </w:tcPr>
          <w:p>
            <w:pPr>
              <w:textAlignment w:val="center"/>
              <w:rPr>
                <w:rFonts w:ascii="Times New Roman" w:hAnsi="Times New Roman" w:eastAsia="宋体" w:cs="Times New Roman"/>
                <w:color w:val="000000"/>
                <w:kern w:val="0"/>
                <w:szCs w:val="21"/>
              </w:rPr>
            </w:pPr>
            <w:r>
              <w:rPr>
                <w:rFonts w:hint="eastAsia"/>
                <w:color w:val="000000"/>
                <w:kern w:val="0"/>
                <w:szCs w:val="21"/>
              </w:rPr>
              <w:t>建议对项目工程内容进行细化，明确经费使用科目。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49" w:hRule="atLeast"/>
        </w:trPr>
        <w:tc>
          <w:tcPr>
            <w:tcW w:w="531"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bCs/>
                <w:szCs w:val="21"/>
              </w:rPr>
            </w:pPr>
            <w:r>
              <w:rPr>
                <w:rFonts w:ascii="Times New Roman" w:hAnsi="Times New Roman" w:eastAsia="宋体" w:cs="Times New Roman"/>
                <w:bCs/>
                <w:szCs w:val="21"/>
              </w:rPr>
              <w:t>3</w:t>
            </w:r>
          </w:p>
        </w:tc>
        <w:tc>
          <w:tcPr>
            <w:tcW w:w="1783" w:type="dxa"/>
            <w:vAlign w:val="center"/>
          </w:tcPr>
          <w:p>
            <w:pPr>
              <w:textAlignment w:val="center"/>
              <w:rPr>
                <w:rFonts w:ascii="Times New Roman" w:hAnsi="Times New Roman" w:eastAsia="宋体" w:cs="Times New Roman"/>
                <w:color w:val="000000"/>
                <w:kern w:val="0"/>
                <w:szCs w:val="21"/>
              </w:rPr>
            </w:pPr>
            <w:r>
              <w:rPr>
                <w:rFonts w:hint="eastAsia"/>
                <w:kern w:val="0"/>
                <w:szCs w:val="21"/>
              </w:rPr>
              <w:t>闽江上游沙溪流域永安段水土流失综合治理项目</w:t>
            </w:r>
          </w:p>
        </w:tc>
        <w:tc>
          <w:tcPr>
            <w:tcW w:w="2177" w:type="dxa"/>
            <w:vAlign w:val="center"/>
          </w:tcPr>
          <w:p>
            <w:pPr>
              <w:textAlignment w:val="center"/>
              <w:rPr>
                <w:rFonts w:ascii="Times New Roman" w:hAnsi="Times New Roman" w:eastAsia="宋体" w:cs="Times New Roman"/>
                <w:color w:val="000000"/>
                <w:kern w:val="0"/>
                <w:szCs w:val="21"/>
              </w:rPr>
            </w:pPr>
            <w:r>
              <w:rPr>
                <w:kern w:val="0"/>
                <w:szCs w:val="21"/>
              </w:rPr>
              <w:t>永安市各乡镇</w:t>
            </w:r>
          </w:p>
        </w:tc>
        <w:tc>
          <w:tcPr>
            <w:tcW w:w="7920" w:type="dxa"/>
            <w:vAlign w:val="center"/>
          </w:tcPr>
          <w:p>
            <w:pPr>
              <w:textAlignment w:val="center"/>
              <w:rPr>
                <w:rFonts w:ascii="Times New Roman" w:hAnsi="Times New Roman" w:eastAsia="宋体" w:cs="Times New Roman"/>
                <w:color w:val="000000"/>
                <w:kern w:val="0"/>
                <w:szCs w:val="21"/>
              </w:rPr>
            </w:pPr>
            <w:r>
              <w:rPr>
                <w:rFonts w:hint="eastAsia"/>
                <w:sz w:val="22"/>
                <w:szCs w:val="20"/>
              </w:rPr>
              <w:t>1）实施2018年槐南镇省重点治理项目治理水土流失面积2km²，2）实施2019年燕东街道办省重点水土流失治理项目治理水土流失面积2km²，3）实施2020年度永安市小陶镇省重点乡镇项目治理水土流失面积2km²。闽江上游永安段综合治理水土流失面积共6km²</w:t>
            </w:r>
          </w:p>
        </w:tc>
        <w:tc>
          <w:tcPr>
            <w:tcW w:w="3720" w:type="dxa"/>
            <w:vAlign w:val="center"/>
          </w:tcPr>
          <w:p>
            <w:pPr>
              <w:textAlignment w:val="center"/>
              <w:rPr>
                <w:rFonts w:ascii="Times New Roman" w:hAnsi="Times New Roman" w:eastAsia="宋体" w:cs="Times New Roman"/>
                <w:color w:val="000000"/>
                <w:kern w:val="0"/>
                <w:szCs w:val="21"/>
              </w:rPr>
            </w:pPr>
            <w:r>
              <w:rPr>
                <w:kern w:val="0"/>
                <w:szCs w:val="21"/>
              </w:rPr>
              <w:t>水土流失治理面积6km²</w:t>
            </w:r>
            <w:r>
              <w:rPr>
                <w:rFonts w:hint="eastAsia"/>
                <w:kern w:val="0"/>
                <w:szCs w:val="21"/>
              </w:rPr>
              <w:t>。</w:t>
            </w:r>
          </w:p>
        </w:tc>
        <w:tc>
          <w:tcPr>
            <w:tcW w:w="4629" w:type="dxa"/>
          </w:tcPr>
          <w:p>
            <w:pPr>
              <w:textAlignment w:val="center"/>
              <w:rPr>
                <w:rFonts w:ascii="Times New Roman" w:hAnsi="Times New Roman" w:eastAsia="宋体" w:cs="Times New Roman"/>
                <w:color w:val="000000"/>
                <w:kern w:val="0"/>
                <w:szCs w:val="21"/>
              </w:rPr>
            </w:pPr>
            <w:r>
              <w:rPr>
                <w:kern w:val="0"/>
                <w:szCs w:val="21"/>
              </w:rPr>
              <w:t>建议对</w:t>
            </w:r>
            <w:r>
              <w:rPr>
                <w:rFonts w:hint="eastAsia"/>
                <w:kern w:val="0"/>
                <w:szCs w:val="21"/>
              </w:rPr>
              <w:t>水土流失率较高</w:t>
            </w:r>
            <w:r>
              <w:rPr>
                <w:kern w:val="0"/>
                <w:szCs w:val="21"/>
              </w:rPr>
              <w:t>等级区域优先进行治理，对亲水节点、景观工程等与山水林田湖草相关度较低的子工程</w:t>
            </w:r>
            <w:r>
              <w:rPr>
                <w:rFonts w:hint="eastAsia"/>
                <w:kern w:val="0"/>
                <w:szCs w:val="21"/>
              </w:rPr>
              <w:t>建议不纳入</w:t>
            </w:r>
            <w:r>
              <w:rPr>
                <w:kern w:val="0"/>
                <w:szCs w:val="21"/>
              </w:rPr>
              <w:t>中央山水林田湖草项目奖补资金支持范围。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49" w:hRule="atLeast"/>
        </w:trPr>
        <w:tc>
          <w:tcPr>
            <w:tcW w:w="531"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bCs/>
                <w:szCs w:val="21"/>
              </w:rPr>
            </w:pPr>
            <w:r>
              <w:rPr>
                <w:rFonts w:ascii="Times New Roman" w:hAnsi="Times New Roman" w:eastAsia="宋体" w:cs="Times New Roman"/>
                <w:bCs/>
                <w:szCs w:val="21"/>
              </w:rPr>
              <w:t>4</w:t>
            </w:r>
          </w:p>
        </w:tc>
        <w:tc>
          <w:tcPr>
            <w:tcW w:w="1783" w:type="dxa"/>
            <w:vAlign w:val="center"/>
          </w:tcPr>
          <w:p>
            <w:pPr>
              <w:textAlignment w:val="center"/>
              <w:rPr>
                <w:rFonts w:ascii="Times New Roman" w:hAnsi="Times New Roman" w:eastAsia="宋体" w:cs="Times New Roman"/>
                <w:color w:val="000000"/>
                <w:kern w:val="0"/>
                <w:szCs w:val="21"/>
              </w:rPr>
            </w:pPr>
            <w:r>
              <w:rPr>
                <w:kern w:val="0"/>
                <w:szCs w:val="21"/>
              </w:rPr>
              <w:t>永安市北部工业新城一期污水处理(10000m</w:t>
            </w:r>
            <w:r>
              <w:rPr>
                <w:kern w:val="0"/>
                <w:szCs w:val="21"/>
                <w:vertAlign w:val="superscript"/>
              </w:rPr>
              <w:t>3</w:t>
            </w:r>
            <w:r>
              <w:rPr>
                <w:kern w:val="0"/>
                <w:szCs w:val="21"/>
              </w:rPr>
              <w:t>/d)建设项目</w:t>
            </w:r>
          </w:p>
        </w:tc>
        <w:tc>
          <w:tcPr>
            <w:tcW w:w="2177" w:type="dxa"/>
            <w:vAlign w:val="center"/>
          </w:tcPr>
          <w:p>
            <w:pPr>
              <w:textAlignment w:val="center"/>
              <w:rPr>
                <w:rFonts w:ascii="Times New Roman" w:hAnsi="Times New Roman" w:eastAsia="宋体" w:cs="Times New Roman"/>
                <w:color w:val="000000"/>
                <w:kern w:val="0"/>
                <w:szCs w:val="21"/>
              </w:rPr>
            </w:pPr>
            <w:r>
              <w:rPr>
                <w:kern w:val="0"/>
                <w:szCs w:val="21"/>
              </w:rPr>
              <w:t>永安市尼葛区飞鹰塑胶地块北侧</w:t>
            </w:r>
          </w:p>
        </w:tc>
        <w:tc>
          <w:tcPr>
            <w:tcW w:w="7920" w:type="dxa"/>
            <w:vAlign w:val="center"/>
          </w:tcPr>
          <w:p>
            <w:pPr>
              <w:textAlignment w:val="center"/>
              <w:rPr>
                <w:rFonts w:ascii="Times New Roman" w:hAnsi="Times New Roman" w:eastAsia="宋体" w:cs="Times New Roman"/>
                <w:color w:val="000000"/>
                <w:kern w:val="0"/>
                <w:szCs w:val="21"/>
              </w:rPr>
            </w:pPr>
            <w:r>
              <w:rPr>
                <w:kern w:val="0"/>
                <w:szCs w:val="21"/>
              </w:rPr>
              <w:t>新建各类污水处理池（CASS生化池、过滤池、水解酸化池、调节池等）、配套附属用房（鼓风机房、柴油发电机房及配电室，污泥脱水间及堆棚等）、厂区内道路工程，北部工业新城污水管网。该工程为永安市北部工业新城污水处理（25000t/d）建设项目的一期项目，规划服务人口2.5万人，本项目规划面积6.16km</w:t>
            </w:r>
            <w:r>
              <w:rPr>
                <w:kern w:val="0"/>
                <w:szCs w:val="21"/>
                <w:vertAlign w:val="superscript"/>
              </w:rPr>
              <w:t>2</w:t>
            </w:r>
            <w:r>
              <w:rPr>
                <w:kern w:val="0"/>
                <w:szCs w:val="21"/>
              </w:rPr>
              <w:t>，尼葛开发区规划总用地9.2km</w:t>
            </w:r>
            <w:r>
              <w:rPr>
                <w:kern w:val="0"/>
                <w:szCs w:val="21"/>
                <w:vertAlign w:val="superscript"/>
              </w:rPr>
              <w:t>2</w:t>
            </w:r>
            <w:r>
              <w:rPr>
                <w:kern w:val="0"/>
                <w:szCs w:val="21"/>
              </w:rPr>
              <w:t>，工程服务面积15.36km</w:t>
            </w:r>
            <w:r>
              <w:rPr>
                <w:kern w:val="0"/>
                <w:szCs w:val="21"/>
                <w:vertAlign w:val="superscript"/>
              </w:rPr>
              <w:t>2</w:t>
            </w:r>
            <w:r>
              <w:rPr>
                <w:kern w:val="0"/>
                <w:szCs w:val="21"/>
              </w:rPr>
              <w:t>。</w:t>
            </w:r>
          </w:p>
        </w:tc>
        <w:tc>
          <w:tcPr>
            <w:tcW w:w="3720" w:type="dxa"/>
            <w:vAlign w:val="center"/>
          </w:tcPr>
          <w:p>
            <w:pPr>
              <w:textAlignment w:val="center"/>
              <w:rPr>
                <w:rFonts w:ascii="Times New Roman" w:hAnsi="Times New Roman" w:eastAsia="宋体" w:cs="Times New Roman"/>
                <w:color w:val="000000"/>
                <w:kern w:val="0"/>
                <w:szCs w:val="21"/>
              </w:rPr>
            </w:pPr>
            <w:r>
              <w:rPr>
                <w:kern w:val="0"/>
                <w:szCs w:val="21"/>
              </w:rPr>
              <w:t>一期工程建成投入运行后，能削减COD2336.00吨/年，氨氮62.05吨/年，总磷9.13吨/年。</w:t>
            </w:r>
          </w:p>
        </w:tc>
        <w:tc>
          <w:tcPr>
            <w:tcW w:w="4629" w:type="dxa"/>
          </w:tcPr>
          <w:p>
            <w:pPr>
              <w:textAlignment w:val="center"/>
              <w:rPr>
                <w:rFonts w:ascii="Times New Roman" w:hAnsi="Times New Roman" w:eastAsia="宋体" w:cs="Times New Roman"/>
                <w:color w:val="000000"/>
                <w:kern w:val="0"/>
                <w:szCs w:val="21"/>
              </w:rPr>
            </w:pPr>
            <w:r>
              <w:rPr>
                <w:kern w:val="0"/>
                <w:szCs w:val="21"/>
              </w:rPr>
              <w:t>该污水处理厂解决生活污水占29%，工业污水占71%，中央资金支持不超过总投资的29%。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5" w:hRule="atLeast"/>
        </w:trPr>
        <w:tc>
          <w:tcPr>
            <w:tcW w:w="531"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bCs/>
                <w:szCs w:val="21"/>
              </w:rPr>
            </w:pPr>
            <w:r>
              <w:rPr>
                <w:rFonts w:ascii="Times New Roman" w:hAnsi="Times New Roman" w:eastAsia="宋体" w:cs="Times New Roman"/>
                <w:bCs/>
                <w:szCs w:val="21"/>
              </w:rPr>
              <w:t>5</w:t>
            </w:r>
          </w:p>
        </w:tc>
        <w:tc>
          <w:tcPr>
            <w:tcW w:w="1783" w:type="dxa"/>
            <w:vAlign w:val="center"/>
          </w:tcPr>
          <w:p>
            <w:pPr>
              <w:textAlignment w:val="center"/>
              <w:rPr>
                <w:rFonts w:ascii="Times New Roman" w:hAnsi="Times New Roman" w:eastAsia="宋体" w:cs="Times New Roman"/>
                <w:color w:val="000000"/>
                <w:kern w:val="0"/>
                <w:szCs w:val="21"/>
              </w:rPr>
            </w:pPr>
            <w:r>
              <w:rPr>
                <w:rFonts w:hint="eastAsia"/>
                <w:kern w:val="0"/>
                <w:szCs w:val="21"/>
              </w:rPr>
              <w:t>永安市重点生态区位商品林赎买等改革</w:t>
            </w:r>
          </w:p>
        </w:tc>
        <w:tc>
          <w:tcPr>
            <w:tcW w:w="2177" w:type="dxa"/>
            <w:vAlign w:val="center"/>
          </w:tcPr>
          <w:p>
            <w:pPr>
              <w:textAlignment w:val="center"/>
              <w:rPr>
                <w:rFonts w:ascii="Times New Roman" w:hAnsi="Times New Roman" w:eastAsia="宋体" w:cs="Times New Roman"/>
                <w:color w:val="000000"/>
                <w:kern w:val="0"/>
                <w:szCs w:val="21"/>
              </w:rPr>
            </w:pPr>
            <w:r>
              <w:rPr>
                <w:kern w:val="0"/>
                <w:szCs w:val="21"/>
              </w:rPr>
              <w:t>永安市各乡镇</w:t>
            </w:r>
          </w:p>
        </w:tc>
        <w:tc>
          <w:tcPr>
            <w:tcW w:w="7920" w:type="dxa"/>
            <w:vAlign w:val="center"/>
          </w:tcPr>
          <w:p>
            <w:pPr>
              <w:textAlignment w:val="center"/>
              <w:rPr>
                <w:rFonts w:ascii="Times New Roman" w:hAnsi="Times New Roman" w:eastAsia="宋体" w:cs="Times New Roman"/>
                <w:color w:val="000000"/>
                <w:kern w:val="0"/>
                <w:szCs w:val="21"/>
              </w:rPr>
            </w:pPr>
            <w:r>
              <w:rPr>
                <w:rFonts w:hint="eastAsia"/>
                <w:kern w:val="0"/>
                <w:szCs w:val="21"/>
              </w:rPr>
              <w:t>2017年4月至2020年计划实施重点生态区位商品林赎买等改革1万亩</w:t>
            </w:r>
          </w:p>
        </w:tc>
        <w:tc>
          <w:tcPr>
            <w:tcW w:w="3720" w:type="dxa"/>
            <w:vAlign w:val="center"/>
          </w:tcPr>
          <w:p>
            <w:pPr>
              <w:textAlignment w:val="center"/>
              <w:rPr>
                <w:rFonts w:ascii="Times New Roman" w:hAnsi="Times New Roman" w:eastAsia="宋体" w:cs="Times New Roman"/>
                <w:color w:val="000000"/>
                <w:kern w:val="0"/>
                <w:szCs w:val="21"/>
              </w:rPr>
            </w:pPr>
            <w:r>
              <w:rPr>
                <w:rFonts w:hint="eastAsia"/>
                <w:kern w:val="0"/>
                <w:szCs w:val="21"/>
              </w:rPr>
              <w:t>商品林赎买等改革1万亩</w:t>
            </w:r>
          </w:p>
        </w:tc>
        <w:tc>
          <w:tcPr>
            <w:tcW w:w="4629" w:type="dxa"/>
          </w:tcPr>
          <w:p>
            <w:pPr>
              <w:textAlignment w:val="center"/>
              <w:rPr>
                <w:rFonts w:ascii="Times New Roman" w:hAnsi="Times New Roman" w:eastAsia="宋体" w:cs="Times New Roman"/>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49" w:hRule="atLeast"/>
        </w:trPr>
        <w:tc>
          <w:tcPr>
            <w:tcW w:w="531"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bCs/>
                <w:szCs w:val="21"/>
              </w:rPr>
            </w:pPr>
            <w:r>
              <w:rPr>
                <w:rFonts w:ascii="Times New Roman" w:hAnsi="Times New Roman" w:eastAsia="宋体" w:cs="Times New Roman"/>
                <w:bCs/>
                <w:szCs w:val="21"/>
              </w:rPr>
              <w:t>6</w:t>
            </w:r>
          </w:p>
        </w:tc>
        <w:tc>
          <w:tcPr>
            <w:tcW w:w="1783" w:type="dxa"/>
            <w:vAlign w:val="center"/>
          </w:tcPr>
          <w:p>
            <w:pPr>
              <w:textAlignment w:val="center"/>
              <w:rPr>
                <w:rFonts w:ascii="Times New Roman" w:hAnsi="Times New Roman" w:eastAsia="宋体" w:cs="Times New Roman"/>
                <w:color w:val="000000"/>
                <w:kern w:val="0"/>
                <w:szCs w:val="21"/>
              </w:rPr>
            </w:pPr>
            <w:r>
              <w:rPr>
                <w:kern w:val="0"/>
                <w:szCs w:val="21"/>
              </w:rPr>
              <w:t>永安市龟山公园景观改造提升（生态修复工程）项目</w:t>
            </w:r>
          </w:p>
        </w:tc>
        <w:tc>
          <w:tcPr>
            <w:tcW w:w="2177" w:type="dxa"/>
            <w:vAlign w:val="center"/>
          </w:tcPr>
          <w:p>
            <w:pPr>
              <w:textAlignment w:val="center"/>
              <w:rPr>
                <w:rFonts w:ascii="Times New Roman" w:hAnsi="Times New Roman" w:eastAsia="宋体" w:cs="Times New Roman"/>
                <w:color w:val="000000"/>
                <w:kern w:val="0"/>
                <w:szCs w:val="21"/>
              </w:rPr>
            </w:pPr>
            <w:r>
              <w:rPr>
                <w:kern w:val="0"/>
                <w:szCs w:val="21"/>
              </w:rPr>
              <w:t>永安市城北龟山公园</w:t>
            </w:r>
          </w:p>
        </w:tc>
        <w:tc>
          <w:tcPr>
            <w:tcW w:w="7920" w:type="dxa"/>
            <w:vAlign w:val="center"/>
          </w:tcPr>
          <w:p>
            <w:pPr>
              <w:textAlignment w:val="center"/>
              <w:rPr>
                <w:rFonts w:ascii="Times New Roman" w:hAnsi="Times New Roman" w:eastAsia="宋体" w:cs="Times New Roman"/>
                <w:color w:val="000000"/>
                <w:kern w:val="0"/>
                <w:szCs w:val="21"/>
              </w:rPr>
            </w:pPr>
            <w:r>
              <w:rPr>
                <w:rFonts w:hint="eastAsia"/>
                <w:kern w:val="0"/>
                <w:szCs w:val="21"/>
              </w:rPr>
              <w:t>项目总用地面积325150平方米（487.7亩）。项目分三期建设，主要建设内容如下：建设生态驳岸约3000米，生态岛4850平方米，清淤60000立方米，建设绿化工程约148605平方米，同时配套改造给排水、燕江引水线等市政基础设施。梳理项目周边居民区直排污水，并将直排污水接入污水管网。</w:t>
            </w:r>
          </w:p>
        </w:tc>
        <w:tc>
          <w:tcPr>
            <w:tcW w:w="3720" w:type="dxa"/>
            <w:vAlign w:val="center"/>
          </w:tcPr>
          <w:p>
            <w:pPr>
              <w:textAlignment w:val="center"/>
              <w:rPr>
                <w:rFonts w:ascii="Times New Roman" w:hAnsi="Times New Roman" w:eastAsia="宋体" w:cs="Times New Roman"/>
                <w:color w:val="000000"/>
                <w:kern w:val="0"/>
                <w:szCs w:val="21"/>
              </w:rPr>
            </w:pPr>
            <w:r>
              <w:rPr>
                <w:rFonts w:hint="eastAsia"/>
                <w:kern w:val="0"/>
                <w:szCs w:val="21"/>
              </w:rPr>
              <w:t>公园周边水质提升，水环境改善，丰富地区生物多样性，加强了生态系统稳定性。</w:t>
            </w:r>
          </w:p>
        </w:tc>
        <w:tc>
          <w:tcPr>
            <w:tcW w:w="4629" w:type="dxa"/>
          </w:tcPr>
          <w:p>
            <w:pPr>
              <w:rPr>
                <w:rFonts w:ascii="Times New Roman" w:hAnsi="Times New Roman" w:eastAsia="宋体" w:cs="Times New Roman"/>
                <w:color w:val="000000"/>
                <w:kern w:val="0"/>
                <w:szCs w:val="21"/>
              </w:rPr>
            </w:pPr>
            <w:r>
              <w:rPr>
                <w:rFonts w:hint="eastAsia"/>
                <w:color w:val="000000"/>
                <w:kern w:val="0"/>
                <w:szCs w:val="21"/>
              </w:rPr>
              <w:t>建议对项目工程内容进行细化，明确经费使用科目。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49" w:hRule="atLeast"/>
        </w:trPr>
        <w:tc>
          <w:tcPr>
            <w:tcW w:w="531"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bCs/>
                <w:szCs w:val="21"/>
              </w:rPr>
            </w:pPr>
            <w:r>
              <w:rPr>
                <w:rFonts w:ascii="Times New Roman" w:hAnsi="Times New Roman" w:eastAsia="宋体" w:cs="Times New Roman"/>
                <w:bCs/>
                <w:szCs w:val="21"/>
              </w:rPr>
              <w:t>7</w:t>
            </w:r>
          </w:p>
        </w:tc>
        <w:tc>
          <w:tcPr>
            <w:tcW w:w="1783" w:type="dxa"/>
            <w:vAlign w:val="center"/>
          </w:tcPr>
          <w:p>
            <w:pPr>
              <w:textAlignment w:val="center"/>
              <w:rPr>
                <w:rFonts w:ascii="Times New Roman" w:hAnsi="Times New Roman" w:eastAsia="宋体" w:cs="Times New Roman"/>
                <w:color w:val="000000"/>
                <w:kern w:val="0"/>
                <w:szCs w:val="21"/>
              </w:rPr>
            </w:pPr>
            <w:r>
              <w:rPr>
                <w:kern w:val="0"/>
                <w:szCs w:val="21"/>
              </w:rPr>
              <w:t>永安市巴溪两岸景观改造提升（生态修复工程）项目（巴溪西岸一中桥至新安桥段）</w:t>
            </w:r>
          </w:p>
        </w:tc>
        <w:tc>
          <w:tcPr>
            <w:tcW w:w="2177" w:type="dxa"/>
            <w:vAlign w:val="center"/>
          </w:tcPr>
          <w:p>
            <w:pPr>
              <w:textAlignment w:val="center"/>
              <w:rPr>
                <w:rFonts w:ascii="Times New Roman" w:hAnsi="Times New Roman" w:eastAsia="宋体" w:cs="Times New Roman"/>
                <w:color w:val="000000"/>
                <w:kern w:val="0"/>
                <w:szCs w:val="21"/>
              </w:rPr>
            </w:pPr>
            <w:r>
              <w:rPr>
                <w:kern w:val="0"/>
                <w:szCs w:val="21"/>
              </w:rPr>
              <w:t>永安市巴溪西岸(一中桥至新安桥段)</w:t>
            </w:r>
          </w:p>
        </w:tc>
        <w:tc>
          <w:tcPr>
            <w:tcW w:w="7920" w:type="dxa"/>
            <w:vAlign w:val="center"/>
          </w:tcPr>
          <w:p>
            <w:pPr>
              <w:textAlignment w:val="center"/>
              <w:rPr>
                <w:rFonts w:ascii="Times New Roman" w:hAnsi="Times New Roman" w:eastAsia="宋体" w:cs="Times New Roman"/>
                <w:color w:val="000000"/>
                <w:kern w:val="0"/>
                <w:szCs w:val="21"/>
              </w:rPr>
            </w:pPr>
            <w:r>
              <w:rPr>
                <w:rFonts w:hint="eastAsia"/>
                <w:kern w:val="0"/>
                <w:szCs w:val="21"/>
              </w:rPr>
              <w:t>项目长度约为2.9千米，用地面积约45874平方米。主要建设生态驳岸、绿化（树、水生植物等），梳理项目周边居民区直排污水，并将直排污水引入截污管。具体建设内容如下：（1）驳岸修复2900米。（2）修复驳岸绿植、水生植物17822平方米，种植土、营养土9000立方米。</w:t>
            </w:r>
          </w:p>
        </w:tc>
        <w:tc>
          <w:tcPr>
            <w:tcW w:w="3720" w:type="dxa"/>
            <w:vAlign w:val="center"/>
          </w:tcPr>
          <w:p>
            <w:pPr>
              <w:textAlignment w:val="center"/>
              <w:rPr>
                <w:rFonts w:ascii="Times New Roman" w:hAnsi="Times New Roman" w:eastAsia="宋体" w:cs="Times New Roman"/>
                <w:color w:val="000000"/>
                <w:kern w:val="0"/>
                <w:szCs w:val="21"/>
              </w:rPr>
            </w:pPr>
            <w:r>
              <w:rPr>
                <w:rFonts w:hint="eastAsia"/>
                <w:kern w:val="0"/>
                <w:szCs w:val="21"/>
              </w:rPr>
              <w:t>（1）</w:t>
            </w:r>
            <w:r>
              <w:rPr>
                <w:kern w:val="0"/>
                <w:szCs w:val="21"/>
              </w:rPr>
              <w:t>驳岸修复2900米。（2）修复驳岸绿植、水生植物17822平方米，种植土、营养土9000立方米。</w:t>
            </w:r>
          </w:p>
        </w:tc>
        <w:tc>
          <w:tcPr>
            <w:tcW w:w="4629" w:type="dxa"/>
          </w:tcPr>
          <w:p>
            <w:pPr>
              <w:rPr>
                <w:rFonts w:ascii="Times New Roman" w:hAnsi="Times New Roman" w:eastAsia="宋体" w:cs="Times New Roman"/>
                <w:color w:val="000000"/>
                <w:kern w:val="0"/>
                <w:szCs w:val="21"/>
              </w:rPr>
            </w:pPr>
            <w:r>
              <w:rPr>
                <w:kern w:val="0"/>
                <w:szCs w:val="21"/>
              </w:rPr>
              <w:t>亲水节点、景观工程、引水工程等与山水林田湖草相关度较低的子工程</w:t>
            </w:r>
            <w:r>
              <w:rPr>
                <w:rFonts w:hint="eastAsia"/>
                <w:kern w:val="0"/>
                <w:szCs w:val="21"/>
              </w:rPr>
              <w:t>建议不纳入</w:t>
            </w:r>
            <w:r>
              <w:rPr>
                <w:kern w:val="0"/>
                <w:szCs w:val="21"/>
              </w:rPr>
              <w:t>中央山水林田湖草项目奖补资金支持范围。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49" w:hRule="atLeast"/>
        </w:trPr>
        <w:tc>
          <w:tcPr>
            <w:tcW w:w="531"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bCs/>
                <w:szCs w:val="21"/>
              </w:rPr>
            </w:pPr>
            <w:r>
              <w:rPr>
                <w:rFonts w:ascii="Times New Roman" w:hAnsi="Times New Roman" w:eastAsia="宋体" w:cs="Times New Roman"/>
                <w:bCs/>
                <w:szCs w:val="21"/>
              </w:rPr>
              <w:t>8</w:t>
            </w:r>
          </w:p>
        </w:tc>
        <w:tc>
          <w:tcPr>
            <w:tcW w:w="1783" w:type="dxa"/>
            <w:vAlign w:val="center"/>
          </w:tcPr>
          <w:p>
            <w:pPr>
              <w:textAlignment w:val="center"/>
              <w:rPr>
                <w:rFonts w:ascii="Times New Roman" w:hAnsi="Times New Roman" w:eastAsia="宋体" w:cs="Times New Roman"/>
                <w:color w:val="000000"/>
                <w:kern w:val="0"/>
                <w:szCs w:val="21"/>
              </w:rPr>
            </w:pPr>
            <w:r>
              <w:rPr>
                <w:kern w:val="0"/>
                <w:szCs w:val="21"/>
              </w:rPr>
              <w:t>永安天宝岩国家级自然保护区水电退出项目</w:t>
            </w:r>
          </w:p>
        </w:tc>
        <w:tc>
          <w:tcPr>
            <w:tcW w:w="2177" w:type="dxa"/>
            <w:vAlign w:val="center"/>
          </w:tcPr>
          <w:p>
            <w:pPr>
              <w:textAlignment w:val="center"/>
              <w:rPr>
                <w:rFonts w:ascii="Times New Roman" w:hAnsi="Times New Roman" w:eastAsia="宋体" w:cs="Times New Roman"/>
                <w:color w:val="000000"/>
                <w:kern w:val="0"/>
                <w:szCs w:val="21"/>
              </w:rPr>
            </w:pPr>
            <w:r>
              <w:rPr>
                <w:kern w:val="0"/>
                <w:szCs w:val="21"/>
              </w:rPr>
              <w:t>永安市西洋镇桂溪村</w:t>
            </w:r>
          </w:p>
        </w:tc>
        <w:tc>
          <w:tcPr>
            <w:tcW w:w="7920" w:type="dxa"/>
            <w:vAlign w:val="center"/>
          </w:tcPr>
          <w:p>
            <w:pPr>
              <w:textAlignment w:val="center"/>
              <w:rPr>
                <w:rFonts w:ascii="Times New Roman" w:hAnsi="Times New Roman" w:eastAsia="宋体" w:cs="Times New Roman"/>
                <w:color w:val="000000"/>
                <w:kern w:val="0"/>
                <w:szCs w:val="21"/>
              </w:rPr>
            </w:pPr>
            <w:r>
              <w:rPr>
                <w:rFonts w:hint="eastAsia"/>
                <w:kern w:val="0"/>
                <w:szCs w:val="21"/>
              </w:rPr>
              <w:t>西洋镇大溪电站拆除与生态修复。</w:t>
            </w:r>
          </w:p>
        </w:tc>
        <w:tc>
          <w:tcPr>
            <w:tcW w:w="3720" w:type="dxa"/>
            <w:vAlign w:val="center"/>
          </w:tcPr>
          <w:p>
            <w:pPr>
              <w:textAlignment w:val="center"/>
              <w:rPr>
                <w:rFonts w:ascii="Times New Roman" w:hAnsi="Times New Roman" w:eastAsia="宋体" w:cs="Times New Roman"/>
                <w:color w:val="000000"/>
                <w:kern w:val="0"/>
                <w:szCs w:val="21"/>
              </w:rPr>
            </w:pPr>
            <w:r>
              <w:rPr>
                <w:kern w:val="0"/>
                <w:szCs w:val="21"/>
              </w:rPr>
              <w:t>项目的实施将有利于永安市天宝岩自然保护区生态环境和生物多样性的保护，使保护区的生态功能更加有效发挥。</w:t>
            </w:r>
          </w:p>
        </w:tc>
        <w:tc>
          <w:tcPr>
            <w:tcW w:w="4629" w:type="dxa"/>
          </w:tcPr>
          <w:p>
            <w:pPr>
              <w:rPr>
                <w:rFonts w:ascii="Times New Roman" w:hAnsi="Times New Roman" w:eastAsia="宋体" w:cs="Times New Roman"/>
                <w:color w:val="000000"/>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272" w:hRule="atLeast"/>
        </w:trPr>
        <w:tc>
          <w:tcPr>
            <w:tcW w:w="531"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bCs/>
                <w:szCs w:val="21"/>
              </w:rPr>
            </w:pPr>
            <w:r>
              <w:rPr>
                <w:rFonts w:ascii="Times New Roman" w:hAnsi="Times New Roman" w:eastAsia="宋体" w:cs="Times New Roman"/>
                <w:bCs/>
                <w:szCs w:val="21"/>
              </w:rPr>
              <w:t>9</w:t>
            </w:r>
          </w:p>
        </w:tc>
        <w:tc>
          <w:tcPr>
            <w:tcW w:w="1783" w:type="dxa"/>
            <w:vAlign w:val="center"/>
          </w:tcPr>
          <w:p>
            <w:pPr>
              <w:textAlignment w:val="center"/>
              <w:rPr>
                <w:rFonts w:ascii="Times New Roman" w:hAnsi="Times New Roman" w:eastAsia="宋体" w:cs="Times New Roman"/>
                <w:color w:val="000000"/>
                <w:kern w:val="0"/>
                <w:szCs w:val="21"/>
              </w:rPr>
            </w:pPr>
            <w:r>
              <w:rPr>
                <w:kern w:val="0"/>
                <w:szCs w:val="21"/>
              </w:rPr>
              <w:t>永安市地质灾害防治项目</w:t>
            </w:r>
          </w:p>
        </w:tc>
        <w:tc>
          <w:tcPr>
            <w:tcW w:w="2177" w:type="dxa"/>
            <w:vAlign w:val="center"/>
          </w:tcPr>
          <w:p>
            <w:pPr>
              <w:textAlignment w:val="center"/>
              <w:rPr>
                <w:rFonts w:ascii="Times New Roman" w:hAnsi="Times New Roman" w:eastAsia="宋体" w:cs="Times New Roman"/>
                <w:color w:val="000000"/>
                <w:kern w:val="0"/>
                <w:szCs w:val="21"/>
              </w:rPr>
            </w:pPr>
            <w:r>
              <w:rPr>
                <w:kern w:val="0"/>
                <w:szCs w:val="21"/>
              </w:rPr>
              <w:t>永安市洪田镇洪东新村</w:t>
            </w:r>
          </w:p>
        </w:tc>
        <w:tc>
          <w:tcPr>
            <w:tcW w:w="7920" w:type="dxa"/>
            <w:vAlign w:val="center"/>
          </w:tcPr>
          <w:p>
            <w:pPr>
              <w:textAlignment w:val="center"/>
              <w:rPr>
                <w:rFonts w:ascii="Times New Roman" w:hAnsi="Times New Roman" w:eastAsia="宋体" w:cs="Times New Roman"/>
                <w:color w:val="000000"/>
                <w:kern w:val="0"/>
                <w:szCs w:val="21"/>
              </w:rPr>
            </w:pPr>
            <w:r>
              <w:rPr>
                <w:rFonts w:hint="eastAsia"/>
                <w:kern w:val="0"/>
                <w:szCs w:val="21"/>
              </w:rPr>
              <w:t>工程以土方卸载和边坡支护及综合排水为主，涉及土石方16.7万立方、挡土墙6534立方、锚杆11452米、预应力锚索8946米、框架梁2250立方、截排水沟2402米760立方、喷草面积2.55万平方、搭设脚手架3.73万平方、支护模板9905平方、不锈钢栏杆1423米、盲沟471米、急流槽283米、开设临时通道8.6公里、村道修复6530平方，入口道路、台阶和步道等。</w:t>
            </w:r>
          </w:p>
        </w:tc>
        <w:tc>
          <w:tcPr>
            <w:tcW w:w="3720" w:type="dxa"/>
            <w:vAlign w:val="center"/>
          </w:tcPr>
          <w:p>
            <w:pPr>
              <w:textAlignment w:val="center"/>
              <w:rPr>
                <w:rFonts w:ascii="Times New Roman" w:hAnsi="Times New Roman" w:eastAsia="宋体" w:cs="Times New Roman"/>
                <w:color w:val="000000"/>
                <w:kern w:val="0"/>
                <w:szCs w:val="21"/>
              </w:rPr>
            </w:pPr>
            <w:r>
              <w:rPr>
                <w:kern w:val="0"/>
                <w:szCs w:val="21"/>
              </w:rPr>
              <w:t>地质灾害点防治1处</w:t>
            </w:r>
            <w:r>
              <w:rPr>
                <w:rFonts w:hint="eastAsia"/>
                <w:kern w:val="0"/>
                <w:szCs w:val="21"/>
              </w:rPr>
              <w:t>。</w:t>
            </w:r>
          </w:p>
        </w:tc>
        <w:tc>
          <w:tcPr>
            <w:tcW w:w="4629" w:type="dxa"/>
          </w:tcPr>
          <w:p>
            <w:pPr>
              <w:rPr>
                <w:rFonts w:ascii="Times New Roman" w:hAnsi="Times New Roman" w:eastAsia="宋体" w:cs="Times New Roman"/>
                <w:color w:val="000000"/>
                <w:kern w:val="0"/>
                <w:szCs w:val="21"/>
              </w:rPr>
            </w:pPr>
            <w:r>
              <w:rPr>
                <w:kern w:val="0"/>
                <w:szCs w:val="21"/>
              </w:rPr>
              <w:t>亲水节点、景观工程、引水工程等与山水林田湖草相关度较低的子工程</w:t>
            </w:r>
            <w:r>
              <w:rPr>
                <w:rFonts w:hint="eastAsia"/>
                <w:kern w:val="0"/>
                <w:szCs w:val="21"/>
              </w:rPr>
              <w:t>建议不纳入</w:t>
            </w:r>
            <w:r>
              <w:rPr>
                <w:kern w:val="0"/>
                <w:szCs w:val="21"/>
              </w:rPr>
              <w:t>中央山水林田湖草项目奖补资金支持范围。</w:t>
            </w:r>
          </w:p>
        </w:tc>
      </w:tr>
    </w:tbl>
    <w:p>
      <w:pPr>
        <w:spacing w:line="360" w:lineRule="auto"/>
        <w:ind w:firstLine="560" w:firstLineChars="200"/>
        <w:rPr>
          <w:rFonts w:ascii="Times New Roman" w:hAnsi="Times New Roman" w:eastAsia="宋体" w:cs="Times New Roman"/>
          <w:sz w:val="28"/>
        </w:rPr>
      </w:pPr>
    </w:p>
    <w:p>
      <w:pPr>
        <w:spacing w:line="360" w:lineRule="auto"/>
        <w:ind w:firstLine="560" w:firstLineChars="200"/>
        <w:rPr>
          <w:rFonts w:ascii="Times New Roman" w:hAnsi="Times New Roman" w:eastAsia="宋体" w:cs="Times New Roman"/>
          <w:sz w:val="28"/>
        </w:rPr>
      </w:pPr>
    </w:p>
    <w:p>
      <w:pPr>
        <w:spacing w:line="360" w:lineRule="auto"/>
        <w:ind w:firstLine="560" w:firstLineChars="200"/>
        <w:rPr>
          <w:rFonts w:ascii="Times New Roman" w:hAnsi="Times New Roman" w:eastAsia="宋体" w:cs="Times New Roman"/>
          <w:sz w:val="28"/>
        </w:rPr>
      </w:pPr>
    </w:p>
    <w:p>
      <w:pPr>
        <w:widowControl/>
        <w:spacing w:line="360" w:lineRule="auto"/>
        <w:rPr>
          <w:rFonts w:ascii="Times New Roman" w:hAnsi="Times New Roman" w:eastAsia="宋体" w:cs="Times New Roman"/>
          <w:kern w:val="0"/>
          <w:sz w:val="28"/>
        </w:rPr>
        <w:sectPr>
          <w:type w:val="continuous"/>
          <w:pgSz w:w="23814" w:h="16839" w:orient="landscape"/>
          <w:pgMar w:top="1800" w:right="1440" w:bottom="1800" w:left="1440" w:header="851" w:footer="992" w:gutter="0"/>
          <w:cols w:space="720" w:num="1"/>
          <w:docGrid w:type="lines" w:linePitch="381" w:charSpace="0"/>
        </w:sectPr>
      </w:pPr>
    </w:p>
    <w:p>
      <w:pPr>
        <w:pStyle w:val="5"/>
        <w:jc w:val="both"/>
        <w:rPr>
          <w:rFonts w:ascii="Times New Roman" w:hAnsi="Times New Roman" w:eastAsia="宋体" w:cs="Times New Roman"/>
          <w:b w:val="0"/>
        </w:rPr>
      </w:pPr>
      <w:r>
        <w:rPr>
          <w:rFonts w:ascii="Times New Roman" w:hAnsi="Times New Roman" w:eastAsia="宋体" w:cs="Times New Roman"/>
        </w:rPr>
        <w:t>第十四章 沙溪流域清流县控制性详细规划</w:t>
      </w:r>
    </w:p>
    <w:p>
      <w:pPr>
        <w:outlineLvl w:val="1"/>
        <w:rPr>
          <w:rFonts w:ascii="Times New Roman" w:hAnsi="Times New Roman" w:eastAsia="宋体" w:cs="Times New Roman"/>
          <w:b/>
          <w:sz w:val="32"/>
        </w:rPr>
      </w:pPr>
      <w:r>
        <w:rPr>
          <w:rFonts w:ascii="Times New Roman" w:hAnsi="Times New Roman" w:eastAsia="宋体" w:cs="Times New Roman"/>
          <w:b/>
          <w:sz w:val="32"/>
        </w:rPr>
        <w:t>第四十五条 规划范围</w:t>
      </w:r>
    </w:p>
    <w:p>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规划范围为清流县全域范围。</w:t>
      </w:r>
    </w:p>
    <w:p>
      <w:pPr>
        <w:outlineLvl w:val="1"/>
        <w:rPr>
          <w:rFonts w:ascii="Times New Roman" w:hAnsi="Times New Roman" w:eastAsia="宋体" w:cs="Times New Roman"/>
          <w:b/>
          <w:sz w:val="32"/>
        </w:rPr>
      </w:pPr>
      <w:r>
        <w:rPr>
          <w:rFonts w:ascii="Times New Roman" w:hAnsi="Times New Roman" w:eastAsia="宋体" w:cs="Times New Roman"/>
          <w:b/>
          <w:sz w:val="32"/>
        </w:rPr>
        <w:t>第四十六条 控制单元划分</w:t>
      </w:r>
    </w:p>
    <w:p>
      <w:pPr>
        <w:spacing w:line="360" w:lineRule="auto"/>
        <w:ind w:firstLine="560" w:firstLineChars="200"/>
        <w:rPr>
          <w:rFonts w:ascii="Times New Roman" w:hAnsi="Times New Roman" w:eastAsia="宋体" w:cs="Times New Roman"/>
          <w:sz w:val="28"/>
        </w:rPr>
      </w:pPr>
      <w:r>
        <w:rPr>
          <w:rFonts w:ascii="Times New Roman" w:hAnsi="Times New Roman" w:eastAsia="宋体" w:cs="Times New Roman"/>
          <w:sz w:val="28"/>
        </w:rPr>
        <w:t>清流县共3个控制单元，分别清流县安砂电站水库控制单元（沙芜乡、余朋乡、赖坊镇、温郊乡），清流县罗口溪控制单元（灵地镇、李家乡、长校镇、田源乡、里田乡），清流县九龙溪控制单元（嵩溪镇、林畲镇、嵩口镇、龙津镇）。</w:t>
      </w:r>
    </w:p>
    <w:p>
      <w:pPr>
        <w:outlineLvl w:val="1"/>
        <w:rPr>
          <w:rFonts w:ascii="Times New Roman" w:hAnsi="Times New Roman" w:eastAsia="宋体" w:cs="Times New Roman"/>
          <w:b/>
          <w:sz w:val="32"/>
        </w:rPr>
      </w:pPr>
      <w:r>
        <w:rPr>
          <w:rFonts w:ascii="Times New Roman" w:hAnsi="Times New Roman" w:eastAsia="宋体" w:cs="Times New Roman"/>
          <w:b/>
          <w:sz w:val="32"/>
        </w:rPr>
        <w:t>第四十七条 清流县项目控规</w:t>
      </w:r>
    </w:p>
    <w:p>
      <w:pPr>
        <w:spacing w:line="360" w:lineRule="auto"/>
        <w:ind w:firstLine="560" w:firstLineChars="200"/>
        <w:rPr>
          <w:rFonts w:ascii="Times New Roman" w:hAnsi="Times New Roman" w:eastAsia="宋体" w:cs="Times New Roman"/>
          <w:color w:val="000000"/>
          <w:sz w:val="28"/>
        </w:rPr>
        <w:sectPr>
          <w:type w:val="continuous"/>
          <w:pgSz w:w="23814" w:h="16839" w:orient="landscape"/>
          <w:pgMar w:top="1800" w:right="1440" w:bottom="1800" w:left="1440" w:header="851" w:footer="992" w:gutter="0"/>
          <w:cols w:space="720" w:num="1"/>
          <w:docGrid w:type="lines" w:linePitch="312" w:charSpace="0"/>
        </w:sectPr>
      </w:pPr>
      <w:r>
        <w:rPr>
          <w:rFonts w:ascii="Times New Roman" w:hAnsi="Times New Roman" w:eastAsia="宋体" w:cs="Times New Roman"/>
          <w:color w:val="000000"/>
          <w:sz w:val="28"/>
        </w:rPr>
        <w:t>清流县共实施项目</w:t>
      </w:r>
      <w:r>
        <w:rPr>
          <w:rFonts w:hint="eastAsia" w:ascii="Times New Roman" w:hAnsi="Times New Roman" w:eastAsia="宋体" w:cs="Times New Roman"/>
          <w:color w:val="000000"/>
          <w:sz w:val="28"/>
        </w:rPr>
        <w:t>6</w:t>
      </w:r>
      <w:r>
        <w:rPr>
          <w:rFonts w:ascii="Times New Roman" w:hAnsi="Times New Roman" w:eastAsia="宋体" w:cs="Times New Roman"/>
          <w:color w:val="000000"/>
          <w:sz w:val="28"/>
        </w:rPr>
        <w:t>项，</w:t>
      </w:r>
      <w:r>
        <w:rPr>
          <w:rFonts w:hint="eastAsia" w:ascii="Times New Roman" w:hAnsi="Times New Roman" w:eastAsia="宋体" w:cs="Times New Roman"/>
          <w:color w:val="000000"/>
          <w:sz w:val="28"/>
        </w:rPr>
        <w:t>总投资约1.</w:t>
      </w:r>
      <w:r>
        <w:rPr>
          <w:rFonts w:ascii="Times New Roman" w:hAnsi="Times New Roman" w:eastAsia="宋体" w:cs="Times New Roman"/>
          <w:color w:val="000000"/>
          <w:sz w:val="28"/>
        </w:rPr>
        <w:t>7767</w:t>
      </w:r>
      <w:r>
        <w:rPr>
          <w:rFonts w:hint="eastAsia" w:ascii="Times New Roman" w:hAnsi="Times New Roman" w:eastAsia="宋体" w:cs="Times New Roman"/>
          <w:color w:val="000000"/>
          <w:sz w:val="28"/>
        </w:rPr>
        <w:t>亿元，项目涵括水环境治理与生态修复工程（3项）、水土流失治理与农地生态功能提升</w:t>
      </w:r>
      <w:r>
        <w:rPr>
          <w:rFonts w:hint="eastAsia" w:ascii="Times New Roman" w:hAnsi="Times New Roman" w:eastAsia="宋体" w:cs="Times New Roman"/>
          <w:color w:val="000000"/>
          <w:sz w:val="28"/>
          <w:lang w:val="en-US" w:eastAsia="zh-CN"/>
        </w:rPr>
        <w:t>项目</w:t>
      </w:r>
      <w:r>
        <w:rPr>
          <w:rFonts w:hint="eastAsia" w:ascii="Times New Roman" w:hAnsi="Times New Roman" w:eastAsia="宋体" w:cs="Times New Roman"/>
          <w:color w:val="000000"/>
          <w:sz w:val="28"/>
        </w:rPr>
        <w:t>（1项）、废弃矿山生态修复和地质灾害防治工程（2项）</w:t>
      </w:r>
      <w:r>
        <w:rPr>
          <w:rFonts w:ascii="Times New Roman" w:hAnsi="Times New Roman" w:eastAsia="宋体" w:cs="Times New Roman"/>
          <w:color w:val="000000"/>
          <w:sz w:val="28"/>
        </w:rPr>
        <w:t>。</w:t>
      </w:r>
    </w:p>
    <w:p>
      <w:pPr>
        <w:spacing w:line="360" w:lineRule="auto"/>
        <w:ind w:firstLine="200" w:firstLineChars="83"/>
        <w:jc w:val="center"/>
        <w:rPr>
          <w:rFonts w:ascii="Times New Roman" w:hAnsi="Times New Roman" w:eastAsia="宋体" w:cs="Times New Roman"/>
          <w:color w:val="000000"/>
          <w:kern w:val="0"/>
          <w:sz w:val="28"/>
        </w:rPr>
      </w:pPr>
      <w:r>
        <w:rPr>
          <w:rFonts w:ascii="Times New Roman" w:hAnsi="Times New Roman" w:eastAsia="宋体" w:cs="Times New Roman"/>
          <w:b/>
          <w:sz w:val="24"/>
        </w:rPr>
        <w:t>表 14-1 清流县山水林田湖草生态保护修复项目一览表</w:t>
      </w:r>
    </w:p>
    <w:tbl>
      <w:tblPr>
        <w:tblStyle w:val="41"/>
        <w:tblW w:w="20760" w:type="dxa"/>
        <w:tblInd w:w="2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8"/>
        <w:gridCol w:w="1783"/>
        <w:gridCol w:w="2177"/>
        <w:gridCol w:w="7920"/>
        <w:gridCol w:w="3720"/>
        <w:gridCol w:w="46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2" w:hRule="atLeast"/>
          <w:tblHeader/>
        </w:trPr>
        <w:tc>
          <w:tcPr>
            <w:tcW w:w="548" w:type="dxa"/>
            <w:vMerge w:val="restart"/>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b/>
                <w:bCs/>
                <w:szCs w:val="21"/>
              </w:rPr>
            </w:pPr>
            <w:r>
              <w:rPr>
                <w:rFonts w:ascii="Times New Roman" w:hAnsi="Times New Roman" w:eastAsia="宋体" w:cs="Times New Roman"/>
                <w:b/>
                <w:bCs/>
                <w:szCs w:val="21"/>
              </w:rPr>
              <w:t>序号</w:t>
            </w:r>
          </w:p>
        </w:tc>
        <w:tc>
          <w:tcPr>
            <w:tcW w:w="1783" w:type="dxa"/>
            <w:vMerge w:val="restart"/>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b/>
                <w:bCs/>
                <w:szCs w:val="21"/>
              </w:rPr>
            </w:pPr>
            <w:r>
              <w:rPr>
                <w:rFonts w:ascii="Times New Roman" w:hAnsi="Times New Roman" w:eastAsia="宋体" w:cs="Times New Roman"/>
                <w:b/>
                <w:bCs/>
                <w:szCs w:val="21"/>
              </w:rPr>
              <w:t>项目名称</w:t>
            </w:r>
          </w:p>
        </w:tc>
        <w:tc>
          <w:tcPr>
            <w:tcW w:w="2177" w:type="dxa"/>
            <w:vMerge w:val="restart"/>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b/>
                <w:bCs/>
                <w:szCs w:val="21"/>
              </w:rPr>
            </w:pPr>
            <w:r>
              <w:rPr>
                <w:rFonts w:ascii="Times New Roman" w:hAnsi="Times New Roman" w:eastAsia="宋体" w:cs="Times New Roman"/>
                <w:b/>
                <w:bCs/>
                <w:szCs w:val="21"/>
              </w:rPr>
              <w:t>建设地点</w:t>
            </w:r>
          </w:p>
        </w:tc>
        <w:tc>
          <w:tcPr>
            <w:tcW w:w="7920" w:type="dxa"/>
            <w:vMerge w:val="restart"/>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b/>
                <w:bCs/>
                <w:szCs w:val="21"/>
              </w:rPr>
            </w:pPr>
            <w:r>
              <w:rPr>
                <w:rFonts w:ascii="Times New Roman" w:hAnsi="Times New Roman" w:eastAsia="宋体" w:cs="Times New Roman"/>
                <w:b/>
                <w:bCs/>
                <w:szCs w:val="21"/>
              </w:rPr>
              <w:t>主要建设内容</w:t>
            </w:r>
          </w:p>
        </w:tc>
        <w:tc>
          <w:tcPr>
            <w:tcW w:w="3720" w:type="dxa"/>
            <w:vMerge w:val="restart"/>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b/>
                <w:bCs/>
                <w:szCs w:val="21"/>
              </w:rPr>
            </w:pPr>
            <w:r>
              <w:rPr>
                <w:rFonts w:ascii="Times New Roman" w:hAnsi="Times New Roman" w:eastAsia="宋体" w:cs="Times New Roman"/>
                <w:b/>
                <w:bCs/>
                <w:szCs w:val="21"/>
              </w:rPr>
              <w:t>对应绩效目标</w:t>
            </w:r>
          </w:p>
        </w:tc>
        <w:tc>
          <w:tcPr>
            <w:tcW w:w="4612" w:type="dxa"/>
            <w:vMerge w:val="restart"/>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b/>
                <w:bCs/>
                <w:szCs w:val="21"/>
              </w:rPr>
            </w:pPr>
            <w:r>
              <w:rPr>
                <w:rFonts w:ascii="Times New Roman" w:hAnsi="Times New Roman" w:eastAsia="宋体" w:cs="Times New Roman"/>
                <w:b/>
                <w:bCs/>
                <w:szCs w:val="21"/>
              </w:rPr>
              <w:t>优化调整建议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2" w:hRule="atLeast"/>
          <w:tblHeader/>
        </w:trPr>
        <w:tc>
          <w:tcPr>
            <w:tcW w:w="548" w:type="dxa"/>
            <w:vMerge w:val="continue"/>
            <w:tcBorders>
              <w:top w:val="single" w:color="auto" w:sz="4" w:space="0"/>
              <w:left w:val="single" w:color="auto" w:sz="4" w:space="0"/>
              <w:bottom w:val="single" w:color="auto" w:sz="4" w:space="0"/>
              <w:right w:val="single" w:color="auto" w:sz="4" w:space="0"/>
            </w:tcBorders>
            <w:vAlign w:val="center"/>
          </w:tcPr>
          <w:p>
            <w:pPr>
              <w:widowControl/>
              <w:rPr>
                <w:rFonts w:ascii="Times New Roman" w:hAnsi="Times New Roman" w:eastAsia="宋体" w:cs="Times New Roman"/>
                <w:b/>
                <w:bCs/>
                <w:szCs w:val="21"/>
              </w:rPr>
            </w:pPr>
          </w:p>
        </w:tc>
        <w:tc>
          <w:tcPr>
            <w:tcW w:w="1783" w:type="dxa"/>
            <w:vMerge w:val="continue"/>
            <w:tcBorders>
              <w:top w:val="single" w:color="auto" w:sz="4" w:space="0"/>
              <w:left w:val="single" w:color="auto" w:sz="4" w:space="0"/>
              <w:bottom w:val="single" w:color="auto" w:sz="4" w:space="0"/>
              <w:right w:val="single" w:color="auto" w:sz="4" w:space="0"/>
            </w:tcBorders>
            <w:vAlign w:val="center"/>
          </w:tcPr>
          <w:p>
            <w:pPr>
              <w:widowControl/>
              <w:rPr>
                <w:rFonts w:ascii="Times New Roman" w:hAnsi="Times New Roman" w:eastAsia="宋体" w:cs="Times New Roman"/>
                <w:b/>
                <w:bCs/>
                <w:szCs w:val="21"/>
              </w:rPr>
            </w:pPr>
          </w:p>
        </w:tc>
        <w:tc>
          <w:tcPr>
            <w:tcW w:w="2177" w:type="dxa"/>
            <w:vMerge w:val="continue"/>
            <w:tcBorders>
              <w:top w:val="single" w:color="auto" w:sz="4" w:space="0"/>
              <w:left w:val="single" w:color="auto" w:sz="4" w:space="0"/>
              <w:bottom w:val="single" w:color="auto" w:sz="4" w:space="0"/>
              <w:right w:val="single" w:color="auto" w:sz="4" w:space="0"/>
            </w:tcBorders>
            <w:vAlign w:val="center"/>
          </w:tcPr>
          <w:p>
            <w:pPr>
              <w:widowControl/>
              <w:rPr>
                <w:rFonts w:ascii="Times New Roman" w:hAnsi="Times New Roman" w:eastAsia="宋体" w:cs="Times New Roman"/>
                <w:b/>
                <w:bCs/>
                <w:szCs w:val="21"/>
              </w:rPr>
            </w:pPr>
          </w:p>
        </w:tc>
        <w:tc>
          <w:tcPr>
            <w:tcW w:w="7920" w:type="dxa"/>
            <w:vMerge w:val="continue"/>
            <w:tcBorders>
              <w:top w:val="single" w:color="auto" w:sz="4" w:space="0"/>
              <w:left w:val="single" w:color="auto" w:sz="4" w:space="0"/>
              <w:bottom w:val="single" w:color="auto" w:sz="4" w:space="0"/>
              <w:right w:val="single" w:color="auto" w:sz="4" w:space="0"/>
            </w:tcBorders>
            <w:vAlign w:val="center"/>
          </w:tcPr>
          <w:p>
            <w:pPr>
              <w:widowControl/>
              <w:rPr>
                <w:rFonts w:ascii="Times New Roman" w:hAnsi="Times New Roman" w:eastAsia="宋体" w:cs="Times New Roman"/>
                <w:b/>
                <w:bCs/>
                <w:szCs w:val="21"/>
              </w:rPr>
            </w:pPr>
          </w:p>
        </w:tc>
        <w:tc>
          <w:tcPr>
            <w:tcW w:w="3720" w:type="dxa"/>
            <w:vMerge w:val="continue"/>
            <w:tcBorders>
              <w:top w:val="single" w:color="auto" w:sz="4" w:space="0"/>
              <w:left w:val="single" w:color="auto" w:sz="4" w:space="0"/>
              <w:bottom w:val="single" w:color="auto" w:sz="4" w:space="0"/>
              <w:right w:val="single" w:color="auto" w:sz="4" w:space="0"/>
            </w:tcBorders>
            <w:vAlign w:val="center"/>
          </w:tcPr>
          <w:p>
            <w:pPr>
              <w:widowControl/>
              <w:rPr>
                <w:rFonts w:ascii="Times New Roman" w:hAnsi="Times New Roman" w:eastAsia="宋体" w:cs="Times New Roman"/>
                <w:b/>
                <w:bCs/>
                <w:szCs w:val="21"/>
              </w:rPr>
            </w:pPr>
          </w:p>
        </w:tc>
        <w:tc>
          <w:tcPr>
            <w:tcW w:w="4612" w:type="dxa"/>
            <w:vMerge w:val="continue"/>
            <w:tcBorders>
              <w:top w:val="single" w:color="auto" w:sz="4" w:space="0"/>
              <w:left w:val="single" w:color="auto" w:sz="4" w:space="0"/>
              <w:bottom w:val="single" w:color="auto" w:sz="4" w:space="0"/>
              <w:right w:val="single" w:color="auto" w:sz="4" w:space="0"/>
            </w:tcBorders>
            <w:vAlign w:val="center"/>
          </w:tcPr>
          <w:p>
            <w:pPr>
              <w:widowControl/>
              <w:rPr>
                <w:rFonts w:ascii="Times New Roman" w:hAnsi="Times New Roman" w:eastAsia="宋体" w:cs="Times New Roman"/>
                <w:b/>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48"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bCs/>
                <w:szCs w:val="21"/>
              </w:rPr>
            </w:pPr>
            <w:r>
              <w:rPr>
                <w:rFonts w:ascii="Times New Roman" w:hAnsi="Times New Roman" w:eastAsia="宋体" w:cs="Times New Roman"/>
                <w:bCs/>
                <w:szCs w:val="21"/>
              </w:rPr>
              <w:t>1</w:t>
            </w:r>
          </w:p>
        </w:tc>
        <w:tc>
          <w:tcPr>
            <w:tcW w:w="1783" w:type="dxa"/>
            <w:vAlign w:val="center"/>
          </w:tcPr>
          <w:p>
            <w:pPr>
              <w:adjustRightInd w:val="0"/>
              <w:textAlignment w:val="center"/>
              <w:rPr>
                <w:rFonts w:ascii="Times New Roman" w:hAnsi="Times New Roman" w:eastAsia="宋体" w:cs="Times New Roman"/>
                <w:color w:val="000000"/>
                <w:kern w:val="0"/>
                <w:szCs w:val="21"/>
              </w:rPr>
            </w:pPr>
            <w:r>
              <w:rPr>
                <w:kern w:val="0"/>
                <w:szCs w:val="21"/>
              </w:rPr>
              <w:t>九龙湖</w:t>
            </w:r>
            <w:r>
              <w:rPr>
                <w:rFonts w:hint="eastAsia"/>
                <w:kern w:val="0"/>
                <w:szCs w:val="21"/>
              </w:rPr>
              <w:t>生态</w:t>
            </w:r>
            <w:r>
              <w:rPr>
                <w:kern w:val="0"/>
                <w:szCs w:val="21"/>
              </w:rPr>
              <w:t>保护与修复项目</w:t>
            </w:r>
          </w:p>
        </w:tc>
        <w:tc>
          <w:tcPr>
            <w:tcW w:w="2177" w:type="dxa"/>
            <w:vAlign w:val="center"/>
          </w:tcPr>
          <w:p>
            <w:pPr>
              <w:adjustRightInd w:val="0"/>
              <w:textAlignment w:val="center"/>
              <w:rPr>
                <w:rFonts w:ascii="Times New Roman" w:hAnsi="Times New Roman" w:eastAsia="宋体" w:cs="Times New Roman"/>
                <w:color w:val="000000"/>
                <w:kern w:val="0"/>
                <w:szCs w:val="21"/>
              </w:rPr>
            </w:pPr>
            <w:r>
              <w:rPr>
                <w:kern w:val="0"/>
                <w:szCs w:val="21"/>
              </w:rPr>
              <w:t>清流县安砂水库</w:t>
            </w:r>
          </w:p>
        </w:tc>
        <w:tc>
          <w:tcPr>
            <w:tcW w:w="7920" w:type="dxa"/>
            <w:vAlign w:val="center"/>
          </w:tcPr>
          <w:p>
            <w:pPr>
              <w:adjustRightInd w:val="0"/>
              <w:textAlignment w:val="center"/>
              <w:rPr>
                <w:rFonts w:ascii="Times New Roman" w:hAnsi="Times New Roman" w:eastAsia="宋体" w:cs="Times New Roman"/>
                <w:color w:val="000000"/>
                <w:kern w:val="0"/>
                <w:szCs w:val="21"/>
              </w:rPr>
            </w:pPr>
            <w:r>
              <w:rPr>
                <w:kern w:val="0"/>
                <w:szCs w:val="21"/>
              </w:rPr>
              <w:t>1.</w:t>
            </w:r>
            <w:r>
              <w:rPr>
                <w:rFonts w:hint="eastAsia"/>
                <w:kern w:val="0"/>
                <w:szCs w:val="21"/>
              </w:rPr>
              <w:t>保护河湖生态系统：加强安砂水库水污染防治，清理库面垃圾</w:t>
            </w:r>
            <w:r>
              <w:rPr>
                <w:kern w:val="0"/>
                <w:szCs w:val="21"/>
              </w:rPr>
              <w:t>1.5</w:t>
            </w:r>
            <w:r>
              <w:rPr>
                <w:rFonts w:hint="eastAsia"/>
                <w:kern w:val="0"/>
                <w:szCs w:val="21"/>
              </w:rPr>
              <w:t>万亩。</w:t>
            </w:r>
            <w:r>
              <w:rPr>
                <w:kern w:val="0"/>
                <w:szCs w:val="21"/>
              </w:rPr>
              <w:t>2.</w:t>
            </w:r>
            <w:r>
              <w:rPr>
                <w:rFonts w:hint="eastAsia"/>
                <w:kern w:val="0"/>
                <w:szCs w:val="21"/>
              </w:rPr>
              <w:t>清理库区网箱养殖。</w:t>
            </w:r>
            <w:r>
              <w:rPr>
                <w:kern w:val="0"/>
                <w:szCs w:val="21"/>
              </w:rPr>
              <w:t>3.</w:t>
            </w:r>
            <w:r>
              <w:rPr>
                <w:rFonts w:hint="eastAsia"/>
                <w:kern w:val="0"/>
                <w:szCs w:val="21"/>
              </w:rPr>
              <w:t>种质资源保护区资源调查与管理。</w:t>
            </w:r>
            <w:r>
              <w:rPr>
                <w:kern w:val="0"/>
                <w:szCs w:val="21"/>
              </w:rPr>
              <w:t>4.</w:t>
            </w:r>
            <w:r>
              <w:rPr>
                <w:rFonts w:hint="eastAsia"/>
                <w:kern w:val="0"/>
                <w:szCs w:val="21"/>
              </w:rPr>
              <w:t>渔业增殖放流。</w:t>
            </w:r>
            <w:r>
              <w:rPr>
                <w:kern w:val="0"/>
                <w:szCs w:val="21"/>
              </w:rPr>
              <w:t>5.</w:t>
            </w:r>
            <w:r>
              <w:rPr>
                <w:rFonts w:hint="eastAsia"/>
                <w:kern w:val="0"/>
                <w:szCs w:val="21"/>
              </w:rPr>
              <w:t>水域整治与修复。</w:t>
            </w:r>
            <w:r>
              <w:rPr>
                <w:kern w:val="0"/>
                <w:szCs w:val="21"/>
              </w:rPr>
              <w:t>6.</w:t>
            </w:r>
            <w:r>
              <w:rPr>
                <w:rFonts w:hint="eastAsia"/>
                <w:kern w:val="0"/>
                <w:szCs w:val="21"/>
              </w:rPr>
              <w:t>生态护岸</w:t>
            </w:r>
            <w:r>
              <w:rPr>
                <w:kern w:val="0"/>
                <w:szCs w:val="21"/>
              </w:rPr>
              <w:t>1.2</w:t>
            </w:r>
            <w:r>
              <w:rPr>
                <w:rFonts w:hint="eastAsia"/>
                <w:kern w:val="0"/>
                <w:szCs w:val="21"/>
              </w:rPr>
              <w:t>公里。</w:t>
            </w:r>
          </w:p>
        </w:tc>
        <w:tc>
          <w:tcPr>
            <w:tcW w:w="3720" w:type="dxa"/>
            <w:vAlign w:val="center"/>
          </w:tcPr>
          <w:p>
            <w:pPr>
              <w:adjustRightInd w:val="0"/>
              <w:textAlignment w:val="center"/>
              <w:rPr>
                <w:rFonts w:ascii="Times New Roman" w:hAnsi="Times New Roman" w:eastAsia="宋体" w:cs="Times New Roman"/>
                <w:color w:val="000000"/>
                <w:kern w:val="0"/>
                <w:szCs w:val="21"/>
              </w:rPr>
            </w:pPr>
            <w:r>
              <w:rPr>
                <w:kern w:val="0"/>
                <w:szCs w:val="21"/>
              </w:rPr>
              <w:t>清理1.5万亩库面垃圾；拆除库区养殖网箱定置网等网具5000个，增殖放流鱼苗37.5万斤</w:t>
            </w:r>
            <w:r>
              <w:rPr>
                <w:rFonts w:hint="eastAsia"/>
                <w:kern w:val="0"/>
                <w:szCs w:val="21"/>
              </w:rPr>
              <w:t>。</w:t>
            </w:r>
          </w:p>
        </w:tc>
        <w:tc>
          <w:tcPr>
            <w:tcW w:w="4612" w:type="dxa"/>
            <w:vAlign w:val="center"/>
          </w:tcPr>
          <w:p>
            <w:pPr>
              <w:adjustRightInd w:val="0"/>
              <w:textAlignment w:val="center"/>
              <w:rPr>
                <w:rFonts w:ascii="Times New Roman" w:hAnsi="Times New Roman" w:eastAsia="宋体" w:cs="Times New Roman"/>
                <w:color w:val="000000"/>
                <w:kern w:val="0"/>
                <w:szCs w:val="21"/>
              </w:rPr>
            </w:pPr>
            <w:r>
              <w:rPr>
                <w:rFonts w:hint="eastAsia"/>
                <w:kern w:val="0"/>
                <w:szCs w:val="21"/>
              </w:rPr>
              <w:t>无</w:t>
            </w:r>
            <w:r>
              <w:rPr>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77" w:hRule="atLeast"/>
        </w:trPr>
        <w:tc>
          <w:tcPr>
            <w:tcW w:w="548"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bCs/>
                <w:szCs w:val="21"/>
              </w:rPr>
            </w:pPr>
            <w:r>
              <w:rPr>
                <w:rFonts w:ascii="Times New Roman" w:hAnsi="Times New Roman" w:eastAsia="宋体" w:cs="Times New Roman"/>
                <w:bCs/>
                <w:szCs w:val="21"/>
              </w:rPr>
              <w:t>2</w:t>
            </w:r>
          </w:p>
        </w:tc>
        <w:tc>
          <w:tcPr>
            <w:tcW w:w="1783" w:type="dxa"/>
            <w:vAlign w:val="center"/>
          </w:tcPr>
          <w:p>
            <w:pPr>
              <w:adjustRightInd w:val="0"/>
              <w:textAlignment w:val="center"/>
              <w:rPr>
                <w:rFonts w:ascii="Times New Roman" w:hAnsi="Times New Roman" w:eastAsia="宋体" w:cs="Times New Roman"/>
                <w:color w:val="000000"/>
                <w:kern w:val="0"/>
                <w:szCs w:val="21"/>
              </w:rPr>
            </w:pPr>
            <w:r>
              <w:rPr>
                <w:rFonts w:hint="eastAsia"/>
                <w:kern w:val="0"/>
                <w:szCs w:val="21"/>
              </w:rPr>
              <w:t>闽江上游沙溪流域清流段水土流失综合治理项目</w:t>
            </w:r>
          </w:p>
        </w:tc>
        <w:tc>
          <w:tcPr>
            <w:tcW w:w="2177" w:type="dxa"/>
            <w:vAlign w:val="center"/>
          </w:tcPr>
          <w:p>
            <w:pPr>
              <w:adjustRightInd w:val="0"/>
              <w:textAlignment w:val="center"/>
              <w:rPr>
                <w:rFonts w:ascii="Times New Roman" w:hAnsi="Times New Roman" w:eastAsia="宋体" w:cs="Times New Roman"/>
                <w:color w:val="000000"/>
                <w:kern w:val="0"/>
                <w:szCs w:val="21"/>
              </w:rPr>
            </w:pPr>
            <w:r>
              <w:rPr>
                <w:kern w:val="0"/>
                <w:szCs w:val="21"/>
              </w:rPr>
              <w:t>清流县各乡镇</w:t>
            </w:r>
          </w:p>
        </w:tc>
        <w:tc>
          <w:tcPr>
            <w:tcW w:w="7920" w:type="dxa"/>
            <w:vAlign w:val="center"/>
          </w:tcPr>
          <w:p>
            <w:pPr>
              <w:adjustRightInd w:val="0"/>
              <w:textAlignment w:val="center"/>
              <w:rPr>
                <w:kern w:val="0"/>
                <w:szCs w:val="21"/>
              </w:rPr>
            </w:pPr>
            <w:r>
              <w:rPr>
                <w:rFonts w:hint="eastAsia"/>
                <w:kern w:val="0"/>
                <w:szCs w:val="21"/>
              </w:rPr>
              <w:t>1）实施2018年度清流县省重点县项目（桐坑溪、半溪、村头溪小流域）、2018年度清流县余朋乡省重点乡镇项目（芹溪小流域）、2017年度清流县嵩口镇省重点乡镇项目（邱寨小流域）、闽江上游沙溪流域清流段水土流失综合治理项目（嵩口镇）、闽江上游沙溪流域清流段水土流失综合治理项目(余朋乡余朋村)、2018年万里安全生态水系建设工程（嵩溪溪小流域）、闽江上游沙溪流域清流段水土流失综合治理项目（里田乡三子甲）、2017年度清流县嵩溪镇省重点县项目（青山溪小流域），共计治理水土流失面积47.5km²。 2）实施2017年度清流县嵩溪镇省重点县续建工程（塘背溪小流域）、2019年度清流县里田乡省重点乡镇项目（李坊溪小流域）、2019年万里安全生态水系建设工程（罗口溪溪小流域）、2018年度清流县李家乡省重点乡镇建设工程（鲜水溪小流域）、2019年度清流县林畬镇省重点乡镇建设工程（舒曹村小流域），共计治理水土流失面积7.5km²。 3.实施闽江上游沙溪流域清流段2020年水土流失综合治理项目（赖坊镇官坊村）、闽江上游沙溪流域清流段2020年水土流失综合治理项目（沙芜乡白塔溪）、2020年度清流县龙津镇省重点乡镇项目，共计治理水土流失面积10km²。</w:t>
            </w:r>
          </w:p>
          <w:p>
            <w:pPr>
              <w:adjustRightInd w:val="0"/>
              <w:textAlignment w:val="center"/>
              <w:rPr>
                <w:rFonts w:ascii="Times New Roman" w:hAnsi="Times New Roman" w:eastAsia="宋体" w:cs="Times New Roman"/>
                <w:color w:val="000000"/>
                <w:kern w:val="0"/>
                <w:szCs w:val="21"/>
              </w:rPr>
            </w:pPr>
            <w:r>
              <w:rPr>
                <w:rFonts w:hint="eastAsia"/>
                <w:kern w:val="0"/>
                <w:szCs w:val="21"/>
              </w:rPr>
              <w:t>闽江上游沙溪流域清流段综合治理水土流失面积共计65km²</w:t>
            </w:r>
          </w:p>
        </w:tc>
        <w:tc>
          <w:tcPr>
            <w:tcW w:w="3720" w:type="dxa"/>
            <w:vAlign w:val="center"/>
          </w:tcPr>
          <w:p>
            <w:pPr>
              <w:adjustRightInd w:val="0"/>
              <w:textAlignment w:val="center"/>
              <w:rPr>
                <w:rFonts w:ascii="Times New Roman" w:hAnsi="Times New Roman" w:eastAsia="宋体" w:cs="Times New Roman"/>
                <w:color w:val="000000"/>
                <w:kern w:val="0"/>
                <w:szCs w:val="21"/>
              </w:rPr>
            </w:pPr>
            <w:r>
              <w:rPr>
                <w:kern w:val="0"/>
                <w:szCs w:val="21"/>
              </w:rPr>
              <w:t>水土流失治理面积65km²</w:t>
            </w:r>
            <w:r>
              <w:rPr>
                <w:rFonts w:hint="eastAsia"/>
                <w:kern w:val="0"/>
                <w:szCs w:val="21"/>
              </w:rPr>
              <w:t>。</w:t>
            </w:r>
          </w:p>
        </w:tc>
        <w:tc>
          <w:tcPr>
            <w:tcW w:w="4612" w:type="dxa"/>
            <w:vAlign w:val="center"/>
          </w:tcPr>
          <w:p>
            <w:pPr>
              <w:adjustRightInd w:val="0"/>
              <w:textAlignment w:val="center"/>
              <w:rPr>
                <w:rFonts w:ascii="Times New Roman" w:hAnsi="Times New Roman" w:eastAsia="宋体" w:cs="Times New Roman"/>
                <w:color w:val="000000"/>
                <w:kern w:val="0"/>
                <w:szCs w:val="21"/>
              </w:rPr>
            </w:pPr>
            <w:r>
              <w:rPr>
                <w:kern w:val="0"/>
                <w:szCs w:val="21"/>
              </w:rPr>
              <w:t>建议对</w:t>
            </w:r>
            <w:r>
              <w:rPr>
                <w:rFonts w:hint="eastAsia"/>
                <w:kern w:val="0"/>
                <w:szCs w:val="21"/>
              </w:rPr>
              <w:t>水土流失率较高</w:t>
            </w:r>
            <w:r>
              <w:rPr>
                <w:kern w:val="0"/>
                <w:szCs w:val="21"/>
              </w:rPr>
              <w:t>等级区域优先进行治理，对亲水节点、景观工程等与山水林田湖草相关度较低的子工程</w:t>
            </w:r>
            <w:r>
              <w:rPr>
                <w:rFonts w:hint="eastAsia"/>
                <w:kern w:val="0"/>
                <w:szCs w:val="21"/>
              </w:rPr>
              <w:t>建议不纳入</w:t>
            </w:r>
            <w:r>
              <w:rPr>
                <w:kern w:val="0"/>
                <w:szCs w:val="21"/>
              </w:rPr>
              <w:t>中央山水林田湖草项目奖补资金支持范围。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12" w:hRule="atLeast"/>
        </w:trPr>
        <w:tc>
          <w:tcPr>
            <w:tcW w:w="548"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bCs/>
                <w:szCs w:val="21"/>
              </w:rPr>
            </w:pPr>
            <w:r>
              <w:rPr>
                <w:rFonts w:ascii="Times New Roman" w:hAnsi="Times New Roman" w:eastAsia="宋体" w:cs="Times New Roman"/>
                <w:bCs/>
                <w:szCs w:val="21"/>
              </w:rPr>
              <w:t>3</w:t>
            </w:r>
          </w:p>
        </w:tc>
        <w:tc>
          <w:tcPr>
            <w:tcW w:w="1783" w:type="dxa"/>
            <w:vAlign w:val="center"/>
          </w:tcPr>
          <w:p>
            <w:pPr>
              <w:adjustRightInd w:val="0"/>
              <w:textAlignment w:val="center"/>
              <w:rPr>
                <w:rFonts w:ascii="Times New Roman" w:hAnsi="Times New Roman" w:eastAsia="宋体" w:cs="Times New Roman"/>
                <w:color w:val="000000"/>
                <w:kern w:val="0"/>
                <w:szCs w:val="21"/>
              </w:rPr>
            </w:pPr>
            <w:r>
              <w:rPr>
                <w:kern w:val="0"/>
                <w:szCs w:val="21"/>
              </w:rPr>
              <w:t>清流县地质灾害防治项目</w:t>
            </w:r>
          </w:p>
        </w:tc>
        <w:tc>
          <w:tcPr>
            <w:tcW w:w="2177" w:type="dxa"/>
            <w:vAlign w:val="center"/>
          </w:tcPr>
          <w:p>
            <w:pPr>
              <w:adjustRightInd w:val="0"/>
              <w:textAlignment w:val="center"/>
              <w:rPr>
                <w:rFonts w:ascii="Times New Roman" w:hAnsi="Times New Roman" w:eastAsia="宋体" w:cs="Times New Roman"/>
                <w:color w:val="000000"/>
                <w:kern w:val="0"/>
                <w:szCs w:val="21"/>
              </w:rPr>
            </w:pPr>
            <w:r>
              <w:rPr>
                <w:kern w:val="0"/>
                <w:szCs w:val="21"/>
              </w:rPr>
              <w:t>温郊乡、龙津镇、田源乡、长校镇</w:t>
            </w:r>
          </w:p>
        </w:tc>
        <w:tc>
          <w:tcPr>
            <w:tcW w:w="7920" w:type="dxa"/>
            <w:vAlign w:val="center"/>
          </w:tcPr>
          <w:p>
            <w:pPr>
              <w:adjustRightInd w:val="0"/>
              <w:textAlignment w:val="center"/>
              <w:rPr>
                <w:rFonts w:ascii="Times New Roman" w:hAnsi="Times New Roman" w:eastAsia="宋体" w:cs="Times New Roman"/>
                <w:color w:val="000000"/>
                <w:kern w:val="0"/>
                <w:szCs w:val="21"/>
              </w:rPr>
            </w:pPr>
            <w:r>
              <w:rPr>
                <w:kern w:val="0"/>
                <w:szCs w:val="21"/>
              </w:rPr>
              <w:t>涉及地质灾害治理项目5个，采用重力挡墙、锚杆支付、截排水沟、植被绿化等工程措施对地灾点进行综合治理。</w:t>
            </w:r>
          </w:p>
        </w:tc>
        <w:tc>
          <w:tcPr>
            <w:tcW w:w="3720" w:type="dxa"/>
            <w:vAlign w:val="center"/>
          </w:tcPr>
          <w:p>
            <w:pPr>
              <w:adjustRightInd w:val="0"/>
              <w:textAlignment w:val="center"/>
              <w:rPr>
                <w:rFonts w:ascii="Times New Roman" w:hAnsi="Times New Roman" w:eastAsia="宋体" w:cs="Times New Roman"/>
                <w:color w:val="000000"/>
                <w:kern w:val="0"/>
                <w:szCs w:val="21"/>
              </w:rPr>
            </w:pPr>
            <w:r>
              <w:rPr>
                <w:kern w:val="0"/>
                <w:szCs w:val="21"/>
              </w:rPr>
              <w:t>治理地质灾害点5处</w:t>
            </w:r>
            <w:r>
              <w:rPr>
                <w:rFonts w:hint="eastAsia"/>
                <w:kern w:val="0"/>
                <w:szCs w:val="21"/>
              </w:rPr>
              <w:t>。</w:t>
            </w:r>
          </w:p>
        </w:tc>
        <w:tc>
          <w:tcPr>
            <w:tcW w:w="4612" w:type="dxa"/>
            <w:vAlign w:val="center"/>
          </w:tcPr>
          <w:p>
            <w:pPr>
              <w:adjustRightInd w:val="0"/>
              <w:textAlignment w:val="center"/>
              <w:rPr>
                <w:rFonts w:ascii="Times New Roman" w:hAnsi="Times New Roman" w:eastAsia="宋体" w:cs="Times New Roman"/>
                <w:color w:val="000000"/>
                <w:kern w:val="0"/>
                <w:szCs w:val="21"/>
              </w:rPr>
            </w:pPr>
            <w:r>
              <w:rPr>
                <w:rFonts w:hint="eastAsia"/>
                <w:kern w:val="0"/>
                <w:szCs w:val="21"/>
              </w:rPr>
              <w:t>在工程治理的同时，保护好坡表的绿化林带，严禁乱砍乱伐，做好滑坡体的水土保持，以确保滑坡稳定。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203" w:hRule="atLeast"/>
        </w:trPr>
        <w:tc>
          <w:tcPr>
            <w:tcW w:w="548"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bCs/>
                <w:szCs w:val="21"/>
              </w:rPr>
            </w:pPr>
            <w:r>
              <w:rPr>
                <w:rFonts w:ascii="Times New Roman" w:hAnsi="Times New Roman" w:eastAsia="宋体" w:cs="Times New Roman"/>
                <w:bCs/>
                <w:szCs w:val="21"/>
              </w:rPr>
              <w:t>4</w:t>
            </w:r>
          </w:p>
        </w:tc>
        <w:tc>
          <w:tcPr>
            <w:tcW w:w="1783" w:type="dxa"/>
            <w:vAlign w:val="center"/>
          </w:tcPr>
          <w:p>
            <w:pPr>
              <w:adjustRightInd w:val="0"/>
              <w:textAlignment w:val="center"/>
              <w:rPr>
                <w:rFonts w:ascii="Times New Roman" w:hAnsi="Times New Roman" w:eastAsia="宋体" w:cs="Times New Roman"/>
                <w:color w:val="000000"/>
                <w:kern w:val="0"/>
                <w:szCs w:val="21"/>
              </w:rPr>
            </w:pPr>
            <w:r>
              <w:rPr>
                <w:kern w:val="0"/>
                <w:szCs w:val="21"/>
              </w:rPr>
              <w:t>清流县废弃关闭矿山生态恢复治理</w:t>
            </w:r>
          </w:p>
        </w:tc>
        <w:tc>
          <w:tcPr>
            <w:tcW w:w="2177" w:type="dxa"/>
            <w:vAlign w:val="center"/>
          </w:tcPr>
          <w:p>
            <w:pPr>
              <w:adjustRightInd w:val="0"/>
              <w:textAlignment w:val="center"/>
              <w:rPr>
                <w:rFonts w:ascii="Times New Roman" w:hAnsi="Times New Roman" w:eastAsia="宋体" w:cs="Times New Roman"/>
                <w:color w:val="000000"/>
                <w:kern w:val="0"/>
                <w:szCs w:val="21"/>
              </w:rPr>
            </w:pPr>
            <w:r>
              <w:rPr>
                <w:kern w:val="0"/>
                <w:szCs w:val="21"/>
              </w:rPr>
              <w:t>田源乡、林畲镇、嵩溪镇、李家乡</w:t>
            </w:r>
          </w:p>
        </w:tc>
        <w:tc>
          <w:tcPr>
            <w:tcW w:w="7920" w:type="dxa"/>
            <w:vAlign w:val="center"/>
          </w:tcPr>
          <w:p>
            <w:pPr>
              <w:adjustRightInd w:val="0"/>
              <w:textAlignment w:val="center"/>
              <w:rPr>
                <w:rFonts w:ascii="Times New Roman" w:hAnsi="Times New Roman" w:eastAsia="宋体" w:cs="Times New Roman"/>
                <w:color w:val="000000"/>
                <w:kern w:val="0"/>
                <w:szCs w:val="21"/>
              </w:rPr>
            </w:pPr>
            <w:r>
              <w:rPr>
                <w:rFonts w:hint="eastAsia"/>
                <w:kern w:val="0"/>
                <w:szCs w:val="21"/>
              </w:rPr>
              <w:t>涉及6个矿区13处矿山，治理面积45.5854公顷，采取工程措施和植物措施治理矿山。</w:t>
            </w:r>
          </w:p>
        </w:tc>
        <w:tc>
          <w:tcPr>
            <w:tcW w:w="3720" w:type="dxa"/>
            <w:vAlign w:val="center"/>
          </w:tcPr>
          <w:p>
            <w:pPr>
              <w:adjustRightInd w:val="0"/>
              <w:textAlignment w:val="center"/>
              <w:rPr>
                <w:rFonts w:ascii="Times New Roman" w:hAnsi="Times New Roman" w:eastAsia="宋体" w:cs="Times New Roman"/>
                <w:color w:val="000000"/>
                <w:kern w:val="0"/>
                <w:szCs w:val="21"/>
              </w:rPr>
            </w:pPr>
            <w:r>
              <w:rPr>
                <w:kern w:val="0"/>
                <w:szCs w:val="21"/>
              </w:rPr>
              <w:t>治理废弃矿山13处</w:t>
            </w:r>
            <w:r>
              <w:rPr>
                <w:rFonts w:hint="eastAsia"/>
                <w:kern w:val="0"/>
                <w:szCs w:val="21"/>
              </w:rPr>
              <w:t>。</w:t>
            </w:r>
          </w:p>
        </w:tc>
        <w:tc>
          <w:tcPr>
            <w:tcW w:w="4612" w:type="dxa"/>
            <w:vAlign w:val="center"/>
          </w:tcPr>
          <w:p>
            <w:pPr>
              <w:adjustRightInd w:val="0"/>
              <w:textAlignment w:val="center"/>
              <w:rPr>
                <w:rFonts w:ascii="Times New Roman" w:hAnsi="Times New Roman" w:eastAsia="宋体" w:cs="Times New Roman"/>
                <w:color w:val="000000"/>
                <w:kern w:val="0"/>
                <w:szCs w:val="21"/>
              </w:rPr>
            </w:pPr>
            <w:r>
              <w:rPr>
                <w:kern w:val="0"/>
                <w:szCs w:val="21"/>
              </w:rPr>
              <w:t>亲水节点、景观工程等与山水林田湖草相关度较低的子工程</w:t>
            </w:r>
            <w:r>
              <w:rPr>
                <w:rFonts w:hint="eastAsia"/>
                <w:kern w:val="0"/>
                <w:szCs w:val="21"/>
              </w:rPr>
              <w:t>建议不纳入</w:t>
            </w:r>
            <w:r>
              <w:rPr>
                <w:kern w:val="0"/>
                <w:szCs w:val="21"/>
              </w:rPr>
              <w:t>中央山水林田湖草项目奖补资金支持范围。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22" w:hRule="atLeast"/>
        </w:trPr>
        <w:tc>
          <w:tcPr>
            <w:tcW w:w="548"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bCs/>
                <w:szCs w:val="21"/>
              </w:rPr>
            </w:pPr>
            <w:r>
              <w:rPr>
                <w:rFonts w:ascii="Times New Roman" w:hAnsi="Times New Roman" w:eastAsia="宋体" w:cs="Times New Roman"/>
                <w:bCs/>
                <w:szCs w:val="21"/>
              </w:rPr>
              <w:t>5</w:t>
            </w:r>
          </w:p>
        </w:tc>
        <w:tc>
          <w:tcPr>
            <w:tcW w:w="1783" w:type="dxa"/>
            <w:vAlign w:val="center"/>
          </w:tcPr>
          <w:p>
            <w:pPr>
              <w:adjustRightInd w:val="0"/>
              <w:textAlignment w:val="center"/>
              <w:rPr>
                <w:rFonts w:ascii="Times New Roman" w:hAnsi="Times New Roman" w:eastAsia="宋体" w:cs="Times New Roman"/>
                <w:color w:val="000000"/>
                <w:kern w:val="0"/>
                <w:szCs w:val="21"/>
              </w:rPr>
            </w:pPr>
            <w:r>
              <w:rPr>
                <w:kern w:val="0"/>
                <w:szCs w:val="21"/>
              </w:rPr>
              <w:t>清流嵩溪溪小流域水环境综合整治工程</w:t>
            </w:r>
          </w:p>
        </w:tc>
        <w:tc>
          <w:tcPr>
            <w:tcW w:w="2177" w:type="dxa"/>
            <w:vAlign w:val="center"/>
          </w:tcPr>
          <w:p>
            <w:pPr>
              <w:adjustRightInd w:val="0"/>
              <w:textAlignment w:val="center"/>
              <w:rPr>
                <w:rFonts w:ascii="Times New Roman" w:hAnsi="Times New Roman" w:eastAsia="宋体" w:cs="Times New Roman"/>
                <w:color w:val="000000"/>
                <w:kern w:val="0"/>
                <w:szCs w:val="21"/>
              </w:rPr>
            </w:pPr>
            <w:r>
              <w:rPr>
                <w:kern w:val="0"/>
                <w:szCs w:val="21"/>
              </w:rPr>
              <w:t>清流嵩溪溪</w:t>
            </w:r>
          </w:p>
        </w:tc>
        <w:tc>
          <w:tcPr>
            <w:tcW w:w="7920" w:type="dxa"/>
            <w:vAlign w:val="center"/>
          </w:tcPr>
          <w:p>
            <w:pPr>
              <w:adjustRightInd w:val="0"/>
              <w:textAlignment w:val="center"/>
              <w:rPr>
                <w:rFonts w:ascii="Times New Roman" w:hAnsi="Times New Roman" w:eastAsia="宋体" w:cs="Times New Roman"/>
                <w:color w:val="000000"/>
                <w:kern w:val="0"/>
                <w:szCs w:val="21"/>
              </w:rPr>
            </w:pPr>
            <w:r>
              <w:rPr>
                <w:kern w:val="0"/>
                <w:szCs w:val="21"/>
              </w:rPr>
              <w:t>华顺、闽新、宏成3家生猪养殖场标准化升级改造；嵩溪镇镇区污水管网24公里建设及污水处理厂管理房、中控室重建、设备检修、污水处理设施建设。</w:t>
            </w:r>
          </w:p>
        </w:tc>
        <w:tc>
          <w:tcPr>
            <w:tcW w:w="3720" w:type="dxa"/>
            <w:vAlign w:val="center"/>
          </w:tcPr>
          <w:p>
            <w:pPr>
              <w:adjustRightInd w:val="0"/>
              <w:textAlignment w:val="center"/>
              <w:rPr>
                <w:rFonts w:ascii="Times New Roman" w:hAnsi="Times New Roman" w:eastAsia="宋体" w:cs="Times New Roman"/>
                <w:color w:val="000000"/>
                <w:kern w:val="0"/>
                <w:szCs w:val="21"/>
              </w:rPr>
            </w:pPr>
            <w:r>
              <w:rPr>
                <w:kern w:val="0"/>
                <w:szCs w:val="21"/>
              </w:rPr>
              <w:t>提高嵩溪溪水体水质，改善人居环境，减少水质超标对于流域生态的破坏。</w:t>
            </w:r>
          </w:p>
        </w:tc>
        <w:tc>
          <w:tcPr>
            <w:tcW w:w="4612" w:type="dxa"/>
            <w:vAlign w:val="center"/>
          </w:tcPr>
          <w:p>
            <w:pPr>
              <w:adjustRightInd w:val="0"/>
              <w:textAlignment w:val="center"/>
              <w:rPr>
                <w:rFonts w:ascii="Times New Roman" w:hAnsi="Times New Roman" w:eastAsia="宋体" w:cs="Times New Roman"/>
                <w:color w:val="000000"/>
                <w:kern w:val="0"/>
                <w:szCs w:val="21"/>
              </w:rPr>
            </w:pPr>
            <w:r>
              <w:rPr>
                <w:rFonts w:hint="eastAsia"/>
                <w:kern w:val="0"/>
                <w:szCs w:val="21"/>
              </w:rPr>
              <w:t>无</w:t>
            </w:r>
            <w:r>
              <w:rPr>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22" w:hRule="atLeast"/>
        </w:trPr>
        <w:tc>
          <w:tcPr>
            <w:tcW w:w="548"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bCs/>
                <w:szCs w:val="21"/>
              </w:rPr>
            </w:pPr>
            <w:r>
              <w:rPr>
                <w:rFonts w:hint="eastAsia" w:ascii="Times New Roman" w:hAnsi="Times New Roman" w:eastAsia="宋体" w:cs="Times New Roman"/>
                <w:bCs/>
                <w:szCs w:val="21"/>
              </w:rPr>
              <w:t>6</w:t>
            </w:r>
          </w:p>
        </w:tc>
        <w:tc>
          <w:tcPr>
            <w:tcW w:w="1783" w:type="dxa"/>
            <w:vAlign w:val="center"/>
          </w:tcPr>
          <w:p>
            <w:pPr>
              <w:adjustRightInd w:val="0"/>
              <w:textAlignment w:val="center"/>
              <w:rPr>
                <w:kern w:val="0"/>
                <w:szCs w:val="21"/>
              </w:rPr>
            </w:pPr>
            <w:r>
              <w:rPr>
                <w:rFonts w:hint="eastAsia"/>
                <w:kern w:val="0"/>
                <w:szCs w:val="21"/>
              </w:rPr>
              <w:t>闽江上游沙溪流域（清流段）生态修复保护工程</w:t>
            </w:r>
          </w:p>
        </w:tc>
        <w:tc>
          <w:tcPr>
            <w:tcW w:w="2177" w:type="dxa"/>
            <w:vAlign w:val="center"/>
          </w:tcPr>
          <w:p>
            <w:pPr>
              <w:adjustRightInd w:val="0"/>
              <w:textAlignment w:val="center"/>
              <w:rPr>
                <w:kern w:val="0"/>
                <w:szCs w:val="21"/>
              </w:rPr>
            </w:pPr>
            <w:r>
              <w:rPr>
                <w:rFonts w:hint="eastAsia"/>
                <w:kern w:val="0"/>
                <w:szCs w:val="21"/>
              </w:rPr>
              <w:t>俞坊水库上游</w:t>
            </w:r>
          </w:p>
        </w:tc>
        <w:tc>
          <w:tcPr>
            <w:tcW w:w="7920" w:type="dxa"/>
            <w:vAlign w:val="center"/>
          </w:tcPr>
          <w:p>
            <w:pPr>
              <w:adjustRightInd w:val="0"/>
              <w:textAlignment w:val="center"/>
              <w:rPr>
                <w:kern w:val="0"/>
                <w:szCs w:val="21"/>
              </w:rPr>
            </w:pPr>
            <w:r>
              <w:rPr>
                <w:rFonts w:hint="eastAsia"/>
                <w:kern w:val="0"/>
                <w:szCs w:val="21"/>
              </w:rPr>
              <w:t>实施俞坊水库上游商品林赎买2065亩</w:t>
            </w:r>
          </w:p>
        </w:tc>
        <w:tc>
          <w:tcPr>
            <w:tcW w:w="3720" w:type="dxa"/>
            <w:vAlign w:val="center"/>
          </w:tcPr>
          <w:p>
            <w:pPr>
              <w:textAlignment w:val="center"/>
              <w:rPr>
                <w:kern w:val="0"/>
                <w:szCs w:val="21"/>
              </w:rPr>
            </w:pPr>
            <w:r>
              <w:rPr>
                <w:rFonts w:hint="eastAsia"/>
                <w:kern w:val="0"/>
                <w:szCs w:val="21"/>
              </w:rPr>
              <w:t>商品林赎买等改革0.2065万亩</w:t>
            </w:r>
          </w:p>
        </w:tc>
        <w:tc>
          <w:tcPr>
            <w:tcW w:w="4612" w:type="dxa"/>
          </w:tcPr>
          <w:p>
            <w:pPr>
              <w:textAlignment w:val="center"/>
              <w:rPr>
                <w:kern w:val="0"/>
                <w:szCs w:val="21"/>
              </w:rPr>
            </w:pPr>
            <w:r>
              <w:rPr>
                <w:rFonts w:hint="eastAsia"/>
                <w:kern w:val="0"/>
                <w:szCs w:val="21"/>
              </w:rPr>
              <w:t>建议商品林赎买的区域进一步以生态保护为导向，进一步集中于饮用水源保护区、自然保护区、森林公园等重点生态功能区范围内。</w:t>
            </w:r>
          </w:p>
        </w:tc>
      </w:tr>
    </w:tbl>
    <w:p>
      <w:pPr>
        <w:spacing w:line="360" w:lineRule="auto"/>
        <w:ind w:firstLine="560" w:firstLineChars="200"/>
        <w:rPr>
          <w:rFonts w:ascii="Times New Roman" w:hAnsi="Times New Roman" w:eastAsia="宋体" w:cs="Times New Roman"/>
          <w:color w:val="000000"/>
          <w:kern w:val="0"/>
          <w:sz w:val="28"/>
        </w:rPr>
        <w:sectPr>
          <w:headerReference r:id="rId26" w:type="first"/>
          <w:footerReference r:id="rId28" w:type="first"/>
          <w:headerReference r:id="rId24" w:type="default"/>
          <w:headerReference r:id="rId25" w:type="even"/>
          <w:footerReference r:id="rId27" w:type="even"/>
          <w:type w:val="continuous"/>
          <w:pgSz w:w="23814" w:h="16839" w:orient="landscape"/>
          <w:pgMar w:top="1800" w:right="1440" w:bottom="1800" w:left="1440" w:header="851" w:footer="992" w:gutter="0"/>
          <w:cols w:space="720" w:num="1"/>
          <w:docGrid w:type="lines" w:linePitch="312" w:charSpace="0"/>
        </w:sectPr>
      </w:pPr>
    </w:p>
    <w:p>
      <w:pPr>
        <w:widowControl/>
        <w:jc w:val="left"/>
        <w:rPr>
          <w:rFonts w:ascii="Times New Roman" w:hAnsi="Times New Roman" w:eastAsia="宋体" w:cs="Times New Roman"/>
          <w:b/>
          <w:bCs/>
          <w:kern w:val="44"/>
          <w:sz w:val="32"/>
          <w:szCs w:val="44"/>
        </w:rPr>
      </w:pPr>
      <w:r>
        <w:rPr>
          <w:rFonts w:ascii="Times New Roman" w:hAnsi="Times New Roman" w:eastAsia="宋体" w:cs="Times New Roman"/>
        </w:rPr>
        <w:br w:type="page"/>
      </w:r>
    </w:p>
    <w:p>
      <w:pPr>
        <w:pStyle w:val="5"/>
        <w:jc w:val="both"/>
        <w:rPr>
          <w:rFonts w:ascii="Times New Roman" w:hAnsi="Times New Roman" w:eastAsia="宋体" w:cs="Times New Roman"/>
          <w:b w:val="0"/>
        </w:rPr>
      </w:pPr>
      <w:r>
        <w:rPr>
          <w:rFonts w:ascii="Times New Roman" w:hAnsi="Times New Roman" w:eastAsia="宋体" w:cs="Times New Roman"/>
        </w:rPr>
        <w:t>第十五章 尤溪流域尤溪县控制性详细规划</w:t>
      </w:r>
    </w:p>
    <w:p>
      <w:pPr>
        <w:outlineLvl w:val="1"/>
        <w:rPr>
          <w:rFonts w:ascii="Times New Roman" w:hAnsi="Times New Roman" w:eastAsia="宋体" w:cs="Times New Roman"/>
          <w:b/>
          <w:sz w:val="32"/>
        </w:rPr>
      </w:pPr>
      <w:r>
        <w:rPr>
          <w:rFonts w:ascii="Times New Roman" w:hAnsi="Times New Roman" w:eastAsia="宋体" w:cs="Times New Roman"/>
          <w:b/>
          <w:sz w:val="32"/>
        </w:rPr>
        <w:t>第四十八条 规划范围</w:t>
      </w:r>
    </w:p>
    <w:p>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规划范围为尤溪县全域范围。</w:t>
      </w:r>
    </w:p>
    <w:p>
      <w:pPr>
        <w:outlineLvl w:val="1"/>
        <w:rPr>
          <w:rFonts w:ascii="Times New Roman" w:hAnsi="Times New Roman" w:eastAsia="宋体" w:cs="Times New Roman"/>
          <w:b/>
          <w:sz w:val="32"/>
        </w:rPr>
      </w:pPr>
      <w:r>
        <w:rPr>
          <w:rFonts w:ascii="Times New Roman" w:hAnsi="Times New Roman" w:eastAsia="宋体" w:cs="Times New Roman"/>
          <w:b/>
          <w:sz w:val="32"/>
        </w:rPr>
        <w:t>第四十九条 控制单元划分</w:t>
      </w:r>
    </w:p>
    <w:p>
      <w:pPr>
        <w:spacing w:line="360" w:lineRule="auto"/>
        <w:ind w:firstLine="560" w:firstLineChars="200"/>
        <w:rPr>
          <w:rFonts w:ascii="Times New Roman" w:hAnsi="Times New Roman" w:eastAsia="宋体" w:cs="Times New Roman"/>
          <w:color w:val="000000"/>
          <w:sz w:val="28"/>
        </w:rPr>
      </w:pPr>
      <w:r>
        <w:rPr>
          <w:rFonts w:ascii="Times New Roman" w:hAnsi="Times New Roman" w:eastAsia="宋体" w:cs="Times New Roman"/>
          <w:color w:val="000000"/>
          <w:sz w:val="28"/>
        </w:rPr>
        <w:t>尤溪县共4个控制单元，分别为尤溪县街面水库控制单元（坂面乡、新阳镇、中仙乡、台溪乡），尤溪县青印溪控制单元（八字桥乡、西城镇、管前镇），尤溪县新岭溪-高洲溪控制单元（汤川乡、洋中镇），尤溪县尤溪干流控制单元（城关镇、尤溪口镇、西滨镇、溪尾乡、联合乡、梅仙镇）。</w:t>
      </w:r>
    </w:p>
    <w:p>
      <w:pPr>
        <w:outlineLvl w:val="1"/>
        <w:rPr>
          <w:rFonts w:ascii="Times New Roman" w:hAnsi="Times New Roman" w:eastAsia="宋体" w:cs="Times New Roman"/>
          <w:b/>
          <w:sz w:val="32"/>
        </w:rPr>
      </w:pPr>
      <w:r>
        <w:rPr>
          <w:rFonts w:ascii="Times New Roman" w:hAnsi="Times New Roman" w:eastAsia="宋体" w:cs="Times New Roman"/>
          <w:b/>
          <w:sz w:val="32"/>
        </w:rPr>
        <w:t>第五十条 尤溪县项目控规</w:t>
      </w:r>
    </w:p>
    <w:p>
      <w:pPr>
        <w:spacing w:line="360" w:lineRule="auto"/>
        <w:ind w:firstLine="565" w:firstLineChars="202"/>
        <w:rPr>
          <w:rFonts w:ascii="Times New Roman" w:hAnsi="Times New Roman" w:eastAsia="宋体" w:cs="Times New Roman"/>
          <w:color w:val="000000"/>
          <w:sz w:val="28"/>
        </w:rPr>
      </w:pPr>
      <w:r>
        <w:rPr>
          <w:rFonts w:ascii="Times New Roman" w:hAnsi="Times New Roman" w:eastAsia="宋体" w:cs="Times New Roman"/>
          <w:sz w:val="28"/>
        </w:rPr>
        <w:t>尤溪县共实施项目</w:t>
      </w:r>
      <w:r>
        <w:rPr>
          <w:rFonts w:ascii="Times New Roman" w:hAnsi="Times New Roman" w:eastAsia="宋体" w:cs="Times New Roman"/>
          <w:color w:val="000000"/>
          <w:sz w:val="28"/>
        </w:rPr>
        <w:t>10项，总投资约3.8338</w:t>
      </w:r>
      <w:r>
        <w:rPr>
          <w:rFonts w:hint="eastAsia" w:ascii="Times New Roman" w:hAnsi="Times New Roman" w:eastAsia="宋体" w:cs="Times New Roman"/>
          <w:color w:val="000000"/>
          <w:sz w:val="28"/>
        </w:rPr>
        <w:t>亿</w:t>
      </w:r>
      <w:r>
        <w:rPr>
          <w:rFonts w:ascii="Times New Roman" w:hAnsi="Times New Roman" w:eastAsia="宋体" w:cs="Times New Roman"/>
          <w:color w:val="000000"/>
          <w:sz w:val="28"/>
        </w:rPr>
        <w:t>元，项目涵括水环境治理与生态修复工程（9项）、废弃矿山生态修复和地质灾害防治工程（1项）。</w:t>
      </w:r>
    </w:p>
    <w:p>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表15-1 尤溪县控规项目汇总表（单位：万元）</w:t>
      </w:r>
    </w:p>
    <w:tbl>
      <w:tblPr>
        <w:tblStyle w:val="41"/>
        <w:tblW w:w="20810" w:type="dxa"/>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540"/>
        <w:gridCol w:w="1800"/>
        <w:gridCol w:w="2180"/>
        <w:gridCol w:w="7920"/>
        <w:gridCol w:w="3720"/>
        <w:gridCol w:w="46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340" w:hRule="atLeast"/>
          <w:tblHeader/>
        </w:trPr>
        <w:tc>
          <w:tcPr>
            <w:tcW w:w="540" w:type="dxa"/>
            <w:vMerge w:val="restart"/>
            <w:tcBorders>
              <w:top w:val="single" w:color="auto" w:sz="4" w:space="0"/>
              <w:left w:val="single" w:color="auto" w:sz="4" w:space="0"/>
              <w:bottom w:val="single" w:color="auto" w:sz="4" w:space="0"/>
              <w:right w:val="single" w:color="auto" w:sz="4" w:space="0"/>
            </w:tcBorders>
            <w:tcMar>
              <w:top w:w="12" w:type="dxa"/>
              <w:left w:w="12" w:type="dxa"/>
              <w:right w:w="12" w:type="dxa"/>
            </w:tcMar>
            <w:vAlign w:val="center"/>
          </w:tcPr>
          <w:p>
            <w:pPr>
              <w:adjustRightInd w:val="0"/>
              <w:snapToGrid w:val="0"/>
              <w:rPr>
                <w:rFonts w:ascii="Times New Roman" w:hAnsi="Times New Roman" w:eastAsia="宋体" w:cs="Times New Roman"/>
                <w:b/>
                <w:bCs/>
                <w:szCs w:val="21"/>
              </w:rPr>
            </w:pPr>
            <w:r>
              <w:rPr>
                <w:rFonts w:ascii="Times New Roman" w:hAnsi="Times New Roman" w:eastAsia="宋体" w:cs="Times New Roman"/>
                <w:b/>
                <w:bCs/>
                <w:szCs w:val="21"/>
              </w:rPr>
              <w:t>序号</w:t>
            </w:r>
          </w:p>
        </w:tc>
        <w:tc>
          <w:tcPr>
            <w:tcW w:w="1800" w:type="dxa"/>
            <w:vMerge w:val="restart"/>
            <w:tcBorders>
              <w:top w:val="single" w:color="auto" w:sz="4" w:space="0"/>
              <w:left w:val="single" w:color="auto" w:sz="4" w:space="0"/>
              <w:bottom w:val="single" w:color="auto" w:sz="4" w:space="0"/>
              <w:right w:val="single" w:color="auto" w:sz="4" w:space="0"/>
            </w:tcBorders>
            <w:tcMar>
              <w:top w:w="12" w:type="dxa"/>
              <w:left w:w="12" w:type="dxa"/>
              <w:right w:w="12" w:type="dxa"/>
            </w:tcMar>
            <w:vAlign w:val="center"/>
          </w:tcPr>
          <w:p>
            <w:pPr>
              <w:adjustRightInd w:val="0"/>
              <w:snapToGrid w:val="0"/>
              <w:rPr>
                <w:rFonts w:ascii="Times New Roman" w:hAnsi="Times New Roman" w:eastAsia="宋体" w:cs="Times New Roman"/>
                <w:b/>
                <w:bCs/>
                <w:szCs w:val="21"/>
              </w:rPr>
            </w:pPr>
            <w:r>
              <w:rPr>
                <w:rFonts w:ascii="Times New Roman" w:hAnsi="Times New Roman" w:eastAsia="宋体" w:cs="Times New Roman"/>
                <w:b/>
                <w:bCs/>
                <w:szCs w:val="21"/>
              </w:rPr>
              <w:t>项目名称</w:t>
            </w:r>
          </w:p>
        </w:tc>
        <w:tc>
          <w:tcPr>
            <w:tcW w:w="2180" w:type="dxa"/>
            <w:vMerge w:val="restart"/>
            <w:tcBorders>
              <w:top w:val="single" w:color="auto" w:sz="4" w:space="0"/>
              <w:left w:val="single" w:color="auto" w:sz="4" w:space="0"/>
              <w:bottom w:val="single" w:color="auto" w:sz="4" w:space="0"/>
              <w:right w:val="single" w:color="auto" w:sz="4" w:space="0"/>
            </w:tcBorders>
            <w:tcMar>
              <w:top w:w="12" w:type="dxa"/>
              <w:left w:w="12" w:type="dxa"/>
              <w:right w:w="12" w:type="dxa"/>
            </w:tcMar>
            <w:vAlign w:val="center"/>
          </w:tcPr>
          <w:p>
            <w:pPr>
              <w:adjustRightInd w:val="0"/>
              <w:snapToGrid w:val="0"/>
              <w:rPr>
                <w:rFonts w:ascii="Times New Roman" w:hAnsi="Times New Roman" w:eastAsia="宋体" w:cs="Times New Roman"/>
                <w:b/>
                <w:bCs/>
                <w:szCs w:val="21"/>
              </w:rPr>
            </w:pPr>
            <w:r>
              <w:rPr>
                <w:rFonts w:ascii="Times New Roman" w:hAnsi="Times New Roman" w:eastAsia="宋体" w:cs="Times New Roman"/>
                <w:b/>
                <w:bCs/>
                <w:szCs w:val="21"/>
              </w:rPr>
              <w:t>建设地点</w:t>
            </w:r>
          </w:p>
        </w:tc>
        <w:tc>
          <w:tcPr>
            <w:tcW w:w="7920" w:type="dxa"/>
            <w:vMerge w:val="restart"/>
            <w:tcBorders>
              <w:top w:val="single" w:color="auto" w:sz="4" w:space="0"/>
              <w:left w:val="single" w:color="auto" w:sz="4" w:space="0"/>
              <w:bottom w:val="single" w:color="auto" w:sz="4" w:space="0"/>
              <w:right w:val="single" w:color="auto" w:sz="4" w:space="0"/>
            </w:tcBorders>
            <w:tcMar>
              <w:top w:w="12" w:type="dxa"/>
              <w:left w:w="12" w:type="dxa"/>
              <w:right w:w="12" w:type="dxa"/>
            </w:tcMar>
            <w:vAlign w:val="center"/>
          </w:tcPr>
          <w:p>
            <w:pPr>
              <w:adjustRightInd w:val="0"/>
              <w:snapToGrid w:val="0"/>
              <w:rPr>
                <w:rFonts w:ascii="Times New Roman" w:hAnsi="Times New Roman" w:eastAsia="宋体" w:cs="Times New Roman"/>
                <w:b/>
                <w:bCs/>
                <w:szCs w:val="21"/>
              </w:rPr>
            </w:pPr>
            <w:r>
              <w:rPr>
                <w:rFonts w:ascii="Times New Roman" w:hAnsi="Times New Roman" w:eastAsia="宋体" w:cs="Times New Roman"/>
                <w:b/>
                <w:bCs/>
                <w:szCs w:val="21"/>
              </w:rPr>
              <w:t>主要建设内容</w:t>
            </w:r>
          </w:p>
        </w:tc>
        <w:tc>
          <w:tcPr>
            <w:tcW w:w="3720" w:type="dxa"/>
            <w:vMerge w:val="restart"/>
            <w:tcBorders>
              <w:top w:val="single" w:color="auto" w:sz="4" w:space="0"/>
              <w:left w:val="single" w:color="auto" w:sz="4" w:space="0"/>
              <w:bottom w:val="single" w:color="auto" w:sz="4" w:space="0"/>
              <w:right w:val="single" w:color="auto" w:sz="4" w:space="0"/>
            </w:tcBorders>
            <w:tcMar>
              <w:top w:w="12" w:type="dxa"/>
              <w:left w:w="12" w:type="dxa"/>
              <w:right w:w="12" w:type="dxa"/>
            </w:tcMar>
            <w:vAlign w:val="center"/>
          </w:tcPr>
          <w:p>
            <w:pPr>
              <w:adjustRightInd w:val="0"/>
              <w:snapToGrid w:val="0"/>
              <w:rPr>
                <w:rFonts w:ascii="Times New Roman" w:hAnsi="Times New Roman" w:eastAsia="宋体" w:cs="Times New Roman"/>
                <w:b/>
                <w:bCs/>
                <w:szCs w:val="21"/>
              </w:rPr>
            </w:pPr>
            <w:r>
              <w:rPr>
                <w:rFonts w:ascii="Times New Roman" w:hAnsi="Times New Roman" w:eastAsia="宋体" w:cs="Times New Roman"/>
                <w:b/>
                <w:bCs/>
                <w:szCs w:val="21"/>
              </w:rPr>
              <w:t>对应绩效目标</w:t>
            </w:r>
          </w:p>
        </w:tc>
        <w:tc>
          <w:tcPr>
            <w:tcW w:w="4650" w:type="dxa"/>
            <w:vMerge w:val="restart"/>
            <w:tcBorders>
              <w:top w:val="single" w:color="auto" w:sz="4" w:space="0"/>
              <w:left w:val="single" w:color="auto" w:sz="4" w:space="0"/>
              <w:bottom w:val="single" w:color="auto" w:sz="4" w:space="0"/>
              <w:right w:val="single" w:color="auto" w:sz="4" w:space="0"/>
            </w:tcBorders>
            <w:tcMar>
              <w:top w:w="12" w:type="dxa"/>
              <w:left w:w="12" w:type="dxa"/>
              <w:right w:w="12" w:type="dxa"/>
            </w:tcMar>
            <w:vAlign w:val="center"/>
          </w:tcPr>
          <w:p>
            <w:pPr>
              <w:adjustRightInd w:val="0"/>
              <w:snapToGrid w:val="0"/>
              <w:rPr>
                <w:rFonts w:ascii="Times New Roman" w:hAnsi="Times New Roman" w:eastAsia="宋体" w:cs="Times New Roman"/>
                <w:b/>
                <w:bCs/>
                <w:szCs w:val="21"/>
              </w:rPr>
            </w:pPr>
            <w:r>
              <w:rPr>
                <w:rFonts w:ascii="Times New Roman" w:hAnsi="Times New Roman" w:eastAsia="宋体" w:cs="Times New Roman"/>
                <w:b/>
                <w:bCs/>
                <w:szCs w:val="21"/>
              </w:rPr>
              <w:t>优化调整建议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342" w:hRule="atLeast"/>
          <w:tblHeader/>
        </w:trPr>
        <w:tc>
          <w:tcPr>
            <w:tcW w:w="540" w:type="dxa"/>
            <w:vMerge w:val="continue"/>
            <w:tcMar>
              <w:top w:w="12" w:type="dxa"/>
              <w:left w:w="12" w:type="dxa"/>
              <w:right w:w="12" w:type="dxa"/>
            </w:tcMar>
            <w:vAlign w:val="center"/>
          </w:tcPr>
          <w:p>
            <w:pPr>
              <w:rPr>
                <w:rFonts w:ascii="Times New Roman" w:hAnsi="Times New Roman" w:eastAsia="宋体" w:cs="Times New Roman"/>
                <w:b/>
                <w:bCs/>
                <w:color w:val="000000"/>
                <w:szCs w:val="21"/>
              </w:rPr>
            </w:pPr>
          </w:p>
        </w:tc>
        <w:tc>
          <w:tcPr>
            <w:tcW w:w="1800" w:type="dxa"/>
            <w:vMerge w:val="continue"/>
            <w:tcMar>
              <w:top w:w="12" w:type="dxa"/>
              <w:left w:w="12" w:type="dxa"/>
              <w:right w:w="12" w:type="dxa"/>
            </w:tcMar>
            <w:vAlign w:val="center"/>
          </w:tcPr>
          <w:p>
            <w:pPr>
              <w:rPr>
                <w:rFonts w:ascii="Times New Roman" w:hAnsi="Times New Roman" w:eastAsia="宋体" w:cs="Times New Roman"/>
                <w:b/>
                <w:bCs/>
                <w:color w:val="000000"/>
                <w:szCs w:val="21"/>
              </w:rPr>
            </w:pPr>
          </w:p>
        </w:tc>
        <w:tc>
          <w:tcPr>
            <w:tcW w:w="2180" w:type="dxa"/>
            <w:vMerge w:val="continue"/>
            <w:tcMar>
              <w:top w:w="12" w:type="dxa"/>
              <w:left w:w="12" w:type="dxa"/>
              <w:right w:w="12" w:type="dxa"/>
            </w:tcMar>
            <w:vAlign w:val="center"/>
          </w:tcPr>
          <w:p>
            <w:pPr>
              <w:rPr>
                <w:rFonts w:ascii="Times New Roman" w:hAnsi="Times New Roman" w:eastAsia="宋体" w:cs="Times New Roman"/>
                <w:b/>
                <w:bCs/>
                <w:color w:val="000000"/>
                <w:szCs w:val="21"/>
              </w:rPr>
            </w:pPr>
          </w:p>
        </w:tc>
        <w:tc>
          <w:tcPr>
            <w:tcW w:w="7920" w:type="dxa"/>
            <w:vMerge w:val="continue"/>
            <w:tcMar>
              <w:top w:w="12" w:type="dxa"/>
              <w:left w:w="12" w:type="dxa"/>
              <w:right w:w="12" w:type="dxa"/>
            </w:tcMar>
            <w:vAlign w:val="center"/>
          </w:tcPr>
          <w:p>
            <w:pPr>
              <w:rPr>
                <w:rFonts w:ascii="Times New Roman" w:hAnsi="Times New Roman" w:eastAsia="宋体" w:cs="Times New Roman"/>
                <w:b/>
                <w:bCs/>
                <w:color w:val="000000"/>
                <w:szCs w:val="21"/>
              </w:rPr>
            </w:pPr>
          </w:p>
        </w:tc>
        <w:tc>
          <w:tcPr>
            <w:tcW w:w="3720" w:type="dxa"/>
            <w:vMerge w:val="continue"/>
            <w:tcMar>
              <w:top w:w="12" w:type="dxa"/>
              <w:left w:w="12" w:type="dxa"/>
              <w:right w:w="12" w:type="dxa"/>
            </w:tcMar>
            <w:vAlign w:val="center"/>
          </w:tcPr>
          <w:p>
            <w:pPr>
              <w:widowControl/>
              <w:textAlignment w:val="center"/>
              <w:rPr>
                <w:rFonts w:ascii="Times New Roman" w:hAnsi="Times New Roman" w:eastAsia="宋体" w:cs="Times New Roman"/>
                <w:b/>
                <w:bCs/>
                <w:color w:val="000000"/>
                <w:szCs w:val="21"/>
              </w:rPr>
            </w:pPr>
          </w:p>
        </w:tc>
        <w:tc>
          <w:tcPr>
            <w:tcW w:w="4650" w:type="dxa"/>
            <w:vMerge w:val="continue"/>
            <w:tcMar>
              <w:top w:w="12" w:type="dxa"/>
              <w:left w:w="12" w:type="dxa"/>
              <w:right w:w="12" w:type="dxa"/>
            </w:tcMar>
            <w:vAlign w:val="center"/>
          </w:tcPr>
          <w:p>
            <w:pPr>
              <w:widowControl/>
              <w:textAlignment w:val="center"/>
              <w:rPr>
                <w:rFonts w:ascii="Times New Roman" w:hAnsi="Times New Roman" w:eastAsia="宋体" w:cs="Times New Roman"/>
                <w:b/>
                <w:bCs/>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314" w:hRule="atLeast"/>
        </w:trPr>
        <w:tc>
          <w:tcPr>
            <w:tcW w:w="540" w:type="dxa"/>
            <w:tcMar>
              <w:top w:w="12" w:type="dxa"/>
              <w:left w:w="12" w:type="dxa"/>
              <w:right w:w="12" w:type="dxa"/>
            </w:tcMar>
            <w:vAlign w:val="center"/>
          </w:tcPr>
          <w:p>
            <w:pPr>
              <w:widowControl/>
              <w:jc w:val="center"/>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1</w:t>
            </w:r>
          </w:p>
        </w:tc>
        <w:tc>
          <w:tcPr>
            <w:tcW w:w="1800" w:type="dxa"/>
            <w:tcMar>
              <w:top w:w="12" w:type="dxa"/>
              <w:left w:w="12" w:type="dxa"/>
              <w:right w:w="12" w:type="dxa"/>
            </w:tcMar>
            <w:vAlign w:val="center"/>
          </w:tcPr>
          <w:p>
            <w:pPr>
              <w:adjustRightInd w:val="0"/>
              <w:textAlignment w:val="center"/>
              <w:rPr>
                <w:rFonts w:ascii="Times New Roman" w:hAnsi="Times New Roman" w:eastAsia="宋体" w:cs="Times New Roman"/>
                <w:color w:val="000000"/>
                <w:kern w:val="0"/>
                <w:szCs w:val="21"/>
              </w:rPr>
            </w:pPr>
            <w:r>
              <w:rPr>
                <w:kern w:val="0"/>
                <w:szCs w:val="21"/>
              </w:rPr>
              <w:t>尤溪县流域污染源治理项目</w:t>
            </w:r>
          </w:p>
        </w:tc>
        <w:tc>
          <w:tcPr>
            <w:tcW w:w="2180" w:type="dxa"/>
            <w:tcMar>
              <w:top w:w="12" w:type="dxa"/>
              <w:left w:w="12" w:type="dxa"/>
              <w:right w:w="12" w:type="dxa"/>
            </w:tcMar>
            <w:vAlign w:val="center"/>
          </w:tcPr>
          <w:p>
            <w:pPr>
              <w:adjustRightInd w:val="0"/>
              <w:textAlignment w:val="center"/>
              <w:rPr>
                <w:rFonts w:ascii="Times New Roman" w:hAnsi="Times New Roman" w:eastAsia="宋体" w:cs="Times New Roman"/>
                <w:color w:val="000000"/>
                <w:kern w:val="0"/>
                <w:szCs w:val="21"/>
              </w:rPr>
            </w:pPr>
            <w:r>
              <w:rPr>
                <w:kern w:val="0"/>
                <w:szCs w:val="21"/>
              </w:rPr>
              <w:t>尤溪县城关镇</w:t>
            </w:r>
          </w:p>
        </w:tc>
        <w:tc>
          <w:tcPr>
            <w:tcW w:w="7920" w:type="dxa"/>
            <w:tcMar>
              <w:top w:w="12" w:type="dxa"/>
              <w:left w:w="12" w:type="dxa"/>
              <w:right w:w="12" w:type="dxa"/>
            </w:tcMar>
            <w:vAlign w:val="center"/>
          </w:tcPr>
          <w:p>
            <w:pPr>
              <w:adjustRightInd w:val="0"/>
              <w:textAlignment w:val="center"/>
              <w:rPr>
                <w:rFonts w:ascii="Times New Roman" w:hAnsi="Times New Roman" w:eastAsia="宋体" w:cs="Times New Roman"/>
                <w:color w:val="000000"/>
                <w:kern w:val="0"/>
                <w:szCs w:val="21"/>
              </w:rPr>
            </w:pPr>
            <w:r>
              <w:rPr>
                <w:kern w:val="0"/>
                <w:szCs w:val="21"/>
              </w:rPr>
              <w:t>对尤溪河水质影响较大的染整废水、屠宰废水集中入园进行二级处理后达标排放。城南工业集中区污水处理，规模为日处理污水1.5万吨。</w:t>
            </w:r>
          </w:p>
        </w:tc>
        <w:tc>
          <w:tcPr>
            <w:tcW w:w="3720" w:type="dxa"/>
            <w:tcMar>
              <w:top w:w="12" w:type="dxa"/>
              <w:left w:w="12" w:type="dxa"/>
              <w:right w:w="12" w:type="dxa"/>
            </w:tcMar>
            <w:vAlign w:val="center"/>
          </w:tcPr>
          <w:p>
            <w:pPr>
              <w:adjustRightInd w:val="0"/>
              <w:textAlignment w:val="center"/>
              <w:rPr>
                <w:rFonts w:ascii="Times New Roman" w:hAnsi="Times New Roman" w:eastAsia="宋体" w:cs="Times New Roman"/>
                <w:color w:val="000000"/>
                <w:kern w:val="0"/>
                <w:szCs w:val="21"/>
              </w:rPr>
            </w:pPr>
            <w:r>
              <w:rPr>
                <w:kern w:val="0"/>
                <w:szCs w:val="21"/>
              </w:rPr>
              <w:t>COD 削减量 657t/a，氨氮削减量 65.7t、总磷削减量 16.425t/a。削减工业水污染物排放，提升水环境质量。</w:t>
            </w:r>
          </w:p>
        </w:tc>
        <w:tc>
          <w:tcPr>
            <w:tcW w:w="4650" w:type="dxa"/>
            <w:tcMar>
              <w:top w:w="12" w:type="dxa"/>
              <w:left w:w="12" w:type="dxa"/>
              <w:right w:w="12" w:type="dxa"/>
            </w:tcMar>
            <w:vAlign w:val="center"/>
          </w:tcPr>
          <w:p>
            <w:pPr>
              <w:adjustRightInd w:val="0"/>
              <w:textAlignment w:val="center"/>
              <w:rPr>
                <w:rFonts w:ascii="Times New Roman" w:hAnsi="Times New Roman" w:eastAsia="宋体" w:cs="Times New Roman"/>
                <w:color w:val="000000"/>
                <w:kern w:val="0"/>
                <w:szCs w:val="21"/>
              </w:rPr>
            </w:pPr>
            <w:r>
              <w:rPr>
                <w:kern w:val="0"/>
                <w:szCs w:val="21"/>
              </w:rPr>
              <w:t>不建议使用中央资金。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314" w:hRule="atLeast"/>
        </w:trPr>
        <w:tc>
          <w:tcPr>
            <w:tcW w:w="540" w:type="dxa"/>
            <w:tcMar>
              <w:top w:w="12" w:type="dxa"/>
              <w:left w:w="12" w:type="dxa"/>
              <w:right w:w="12" w:type="dxa"/>
            </w:tcMar>
            <w:vAlign w:val="center"/>
          </w:tcPr>
          <w:p>
            <w:pPr>
              <w:widowControl/>
              <w:jc w:val="center"/>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2</w:t>
            </w:r>
          </w:p>
        </w:tc>
        <w:tc>
          <w:tcPr>
            <w:tcW w:w="1800" w:type="dxa"/>
            <w:tcMar>
              <w:top w:w="12" w:type="dxa"/>
              <w:left w:w="12" w:type="dxa"/>
              <w:right w:w="12" w:type="dxa"/>
            </w:tcMar>
            <w:vAlign w:val="center"/>
          </w:tcPr>
          <w:p>
            <w:pPr>
              <w:adjustRightInd w:val="0"/>
              <w:textAlignment w:val="center"/>
              <w:rPr>
                <w:rFonts w:ascii="Times New Roman" w:hAnsi="Times New Roman" w:eastAsia="宋体" w:cs="Times New Roman"/>
                <w:color w:val="000000"/>
                <w:kern w:val="0"/>
                <w:szCs w:val="21"/>
              </w:rPr>
            </w:pPr>
            <w:r>
              <w:rPr>
                <w:kern w:val="0"/>
                <w:szCs w:val="21"/>
              </w:rPr>
              <w:t>尤溪县畜禽粪污资源化利用整县推进项目</w:t>
            </w:r>
          </w:p>
        </w:tc>
        <w:tc>
          <w:tcPr>
            <w:tcW w:w="2180" w:type="dxa"/>
            <w:tcMar>
              <w:top w:w="12" w:type="dxa"/>
              <w:left w:w="12" w:type="dxa"/>
              <w:right w:w="12" w:type="dxa"/>
            </w:tcMar>
            <w:vAlign w:val="center"/>
          </w:tcPr>
          <w:p>
            <w:pPr>
              <w:adjustRightInd w:val="0"/>
              <w:textAlignment w:val="center"/>
              <w:rPr>
                <w:rFonts w:ascii="Times New Roman" w:hAnsi="Times New Roman" w:eastAsia="宋体" w:cs="Times New Roman"/>
                <w:color w:val="000000"/>
                <w:kern w:val="0"/>
                <w:szCs w:val="21"/>
              </w:rPr>
            </w:pPr>
            <w:r>
              <w:rPr>
                <w:kern w:val="0"/>
                <w:szCs w:val="21"/>
              </w:rPr>
              <w:t>尤溪县各乡镇</w:t>
            </w:r>
          </w:p>
        </w:tc>
        <w:tc>
          <w:tcPr>
            <w:tcW w:w="7920" w:type="dxa"/>
            <w:tcMar>
              <w:top w:w="12" w:type="dxa"/>
              <w:left w:w="12" w:type="dxa"/>
              <w:right w:w="12" w:type="dxa"/>
            </w:tcMar>
            <w:vAlign w:val="center"/>
          </w:tcPr>
          <w:p>
            <w:pPr>
              <w:adjustRightInd w:val="0"/>
              <w:textAlignment w:val="center"/>
              <w:rPr>
                <w:rFonts w:ascii="Times New Roman" w:hAnsi="Times New Roman" w:eastAsia="宋体" w:cs="Times New Roman"/>
                <w:color w:val="000000"/>
                <w:kern w:val="0"/>
                <w:szCs w:val="21"/>
              </w:rPr>
            </w:pPr>
            <w:r>
              <w:rPr>
                <w:rFonts w:hint="eastAsia"/>
                <w:kern w:val="0"/>
                <w:szCs w:val="21"/>
              </w:rPr>
              <w:t>1）能源生态环保型改造提升工程，改、扩建22000立方储存池；所有规模化养猪场中有45家猪场周边消纳地不足，需配备废水消毒回用系统。同时，对50家没有粪污装车提升设备的猪场配备提升绞龙。2）有机肥加工工程，拟扩建1家年产6万吨有机肥厂、新建1家年产3-4万吨的有机肥厂。</w:t>
            </w:r>
            <w:r>
              <w:rPr>
                <w:kern w:val="0"/>
                <w:szCs w:val="21"/>
              </w:rPr>
              <w:t>3</w:t>
            </w:r>
            <w:r>
              <w:rPr>
                <w:rFonts w:hint="eastAsia"/>
                <w:kern w:val="0"/>
                <w:szCs w:val="21"/>
              </w:rPr>
              <w:t>）种养结合工程，消纳能源生态环保型养殖场未能就近消纳的沼液，涉及200多家养猪场以及提升改造6家大型规模化养殖场。</w:t>
            </w:r>
          </w:p>
        </w:tc>
        <w:tc>
          <w:tcPr>
            <w:tcW w:w="3720" w:type="dxa"/>
            <w:tcMar>
              <w:top w:w="12" w:type="dxa"/>
              <w:left w:w="12" w:type="dxa"/>
              <w:right w:w="12" w:type="dxa"/>
            </w:tcMar>
            <w:vAlign w:val="center"/>
          </w:tcPr>
          <w:p>
            <w:pPr>
              <w:adjustRightInd w:val="0"/>
              <w:textAlignment w:val="center"/>
              <w:rPr>
                <w:rFonts w:ascii="Times New Roman" w:hAnsi="Times New Roman" w:eastAsia="宋体" w:cs="Times New Roman"/>
                <w:color w:val="000000"/>
                <w:kern w:val="0"/>
                <w:szCs w:val="21"/>
              </w:rPr>
            </w:pPr>
            <w:r>
              <w:rPr>
                <w:kern w:val="0"/>
                <w:szCs w:val="21"/>
              </w:rPr>
              <w:t>无。</w:t>
            </w:r>
          </w:p>
        </w:tc>
        <w:tc>
          <w:tcPr>
            <w:tcW w:w="4650" w:type="dxa"/>
            <w:tcMar>
              <w:top w:w="12" w:type="dxa"/>
              <w:left w:w="12" w:type="dxa"/>
              <w:right w:w="12" w:type="dxa"/>
            </w:tcMar>
            <w:vAlign w:val="center"/>
          </w:tcPr>
          <w:p>
            <w:pPr>
              <w:adjustRightInd w:val="0"/>
              <w:textAlignment w:val="center"/>
              <w:rPr>
                <w:rFonts w:ascii="Times New Roman" w:hAnsi="Times New Roman" w:eastAsia="宋体" w:cs="Times New Roman"/>
                <w:color w:val="000000"/>
                <w:kern w:val="0"/>
                <w:szCs w:val="21"/>
              </w:rPr>
            </w:pPr>
            <w:r>
              <w:rPr>
                <w:kern w:val="0"/>
                <w:szCs w:val="21"/>
              </w:rPr>
              <w:t>建议使用奖补或后补助等方式，制定专门的管理办法，确保中央山水林田湖草奖补资金按一定比例用于已有规模化养猪场畜禽粪污资源化利用设施建设，不建议中央山水林田湖草奖补资金用于有机肥厂建设。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314" w:hRule="atLeast"/>
        </w:trPr>
        <w:tc>
          <w:tcPr>
            <w:tcW w:w="540" w:type="dxa"/>
            <w:tcMar>
              <w:top w:w="12" w:type="dxa"/>
              <w:left w:w="12" w:type="dxa"/>
              <w:right w:w="12" w:type="dxa"/>
            </w:tcMar>
            <w:vAlign w:val="center"/>
          </w:tcPr>
          <w:p>
            <w:pPr>
              <w:widowControl/>
              <w:jc w:val="center"/>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3</w:t>
            </w:r>
          </w:p>
        </w:tc>
        <w:tc>
          <w:tcPr>
            <w:tcW w:w="1800" w:type="dxa"/>
            <w:tcMar>
              <w:top w:w="12" w:type="dxa"/>
              <w:left w:w="12" w:type="dxa"/>
              <w:right w:w="12" w:type="dxa"/>
            </w:tcMar>
            <w:vAlign w:val="center"/>
          </w:tcPr>
          <w:p>
            <w:pPr>
              <w:adjustRightInd w:val="0"/>
              <w:textAlignment w:val="center"/>
              <w:rPr>
                <w:rFonts w:ascii="Times New Roman" w:hAnsi="Times New Roman" w:eastAsia="宋体" w:cs="Times New Roman"/>
                <w:color w:val="000000"/>
                <w:kern w:val="0"/>
                <w:szCs w:val="21"/>
              </w:rPr>
            </w:pPr>
            <w:r>
              <w:rPr>
                <w:kern w:val="0"/>
                <w:szCs w:val="21"/>
              </w:rPr>
              <w:t>尤溪河下游底泥环境调查和风险评估及治理试点项目</w:t>
            </w:r>
          </w:p>
        </w:tc>
        <w:tc>
          <w:tcPr>
            <w:tcW w:w="2180" w:type="dxa"/>
            <w:tcMar>
              <w:top w:w="12" w:type="dxa"/>
              <w:left w:w="12" w:type="dxa"/>
              <w:right w:w="12" w:type="dxa"/>
            </w:tcMar>
            <w:vAlign w:val="center"/>
          </w:tcPr>
          <w:p>
            <w:pPr>
              <w:adjustRightInd w:val="0"/>
              <w:textAlignment w:val="center"/>
              <w:rPr>
                <w:rFonts w:ascii="Times New Roman" w:hAnsi="Times New Roman" w:eastAsia="宋体" w:cs="Times New Roman"/>
                <w:color w:val="000000"/>
                <w:kern w:val="0"/>
                <w:szCs w:val="21"/>
              </w:rPr>
            </w:pPr>
            <w:r>
              <w:rPr>
                <w:kern w:val="0"/>
                <w:szCs w:val="21"/>
              </w:rPr>
              <w:t>尤溪河下游玉带坑至雍口段</w:t>
            </w:r>
          </w:p>
        </w:tc>
        <w:tc>
          <w:tcPr>
            <w:tcW w:w="7920" w:type="dxa"/>
            <w:tcMar>
              <w:top w:w="12" w:type="dxa"/>
              <w:left w:w="12" w:type="dxa"/>
              <w:right w:w="12" w:type="dxa"/>
            </w:tcMar>
            <w:vAlign w:val="center"/>
          </w:tcPr>
          <w:p>
            <w:pPr>
              <w:adjustRightInd w:val="0"/>
              <w:textAlignment w:val="center"/>
              <w:rPr>
                <w:rFonts w:ascii="Times New Roman" w:hAnsi="Times New Roman" w:eastAsia="宋体" w:cs="Times New Roman"/>
                <w:color w:val="000000"/>
                <w:kern w:val="0"/>
                <w:szCs w:val="21"/>
              </w:rPr>
            </w:pPr>
            <w:r>
              <w:rPr>
                <w:kern w:val="0"/>
                <w:szCs w:val="21"/>
              </w:rPr>
              <w:t>尤溪河下游底泥环境调查和风险评估及治理试点项目：1.尤溪河流域底泥环境调查与风险评估。2.尤溪河底泥环保疏浚与处理示范工程。</w:t>
            </w:r>
          </w:p>
        </w:tc>
        <w:tc>
          <w:tcPr>
            <w:tcW w:w="3720" w:type="dxa"/>
            <w:tcMar>
              <w:top w:w="12" w:type="dxa"/>
              <w:left w:w="12" w:type="dxa"/>
              <w:right w:w="12" w:type="dxa"/>
            </w:tcMar>
            <w:vAlign w:val="center"/>
          </w:tcPr>
          <w:p>
            <w:pPr>
              <w:adjustRightInd w:val="0"/>
              <w:textAlignment w:val="center"/>
              <w:rPr>
                <w:rFonts w:ascii="Times New Roman" w:hAnsi="Times New Roman" w:eastAsia="宋体" w:cs="Times New Roman"/>
                <w:color w:val="000000"/>
                <w:kern w:val="0"/>
                <w:szCs w:val="21"/>
              </w:rPr>
            </w:pPr>
            <w:r>
              <w:rPr>
                <w:kern w:val="0"/>
                <w:szCs w:val="21"/>
              </w:rPr>
              <w:t>减少河道内源污染，降低河道重金属污染风险，提升流域生态环境质量。</w:t>
            </w:r>
          </w:p>
        </w:tc>
        <w:tc>
          <w:tcPr>
            <w:tcW w:w="4650" w:type="dxa"/>
            <w:tcMar>
              <w:top w:w="12" w:type="dxa"/>
              <w:left w:w="12" w:type="dxa"/>
              <w:right w:w="12" w:type="dxa"/>
            </w:tcMar>
            <w:vAlign w:val="center"/>
          </w:tcPr>
          <w:p>
            <w:pPr>
              <w:adjustRightInd w:val="0"/>
              <w:textAlignment w:val="center"/>
              <w:rPr>
                <w:rFonts w:ascii="Times New Roman" w:hAnsi="Times New Roman" w:eastAsia="宋体" w:cs="Times New Roman"/>
                <w:color w:val="000000"/>
                <w:kern w:val="0"/>
                <w:szCs w:val="21"/>
              </w:rPr>
            </w:pPr>
            <w:r>
              <w:rPr>
                <w:rFonts w:hint="eastAsia"/>
                <w:kern w:val="0"/>
                <w:szCs w:val="21"/>
              </w:rPr>
              <w:t>无</w:t>
            </w:r>
            <w:r>
              <w:rPr>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314" w:hRule="atLeast"/>
        </w:trPr>
        <w:tc>
          <w:tcPr>
            <w:tcW w:w="540" w:type="dxa"/>
            <w:tcMar>
              <w:top w:w="12" w:type="dxa"/>
              <w:left w:w="12" w:type="dxa"/>
              <w:right w:w="12" w:type="dxa"/>
            </w:tcMar>
            <w:vAlign w:val="center"/>
          </w:tcPr>
          <w:p>
            <w:pPr>
              <w:widowControl/>
              <w:jc w:val="center"/>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4</w:t>
            </w:r>
          </w:p>
        </w:tc>
        <w:tc>
          <w:tcPr>
            <w:tcW w:w="1800" w:type="dxa"/>
            <w:tcMar>
              <w:top w:w="12" w:type="dxa"/>
              <w:left w:w="12" w:type="dxa"/>
              <w:right w:w="12" w:type="dxa"/>
            </w:tcMar>
            <w:vAlign w:val="center"/>
          </w:tcPr>
          <w:p>
            <w:pPr>
              <w:textAlignment w:val="center"/>
              <w:rPr>
                <w:rFonts w:ascii="Times New Roman" w:hAnsi="Times New Roman" w:eastAsia="宋体" w:cs="Times New Roman"/>
                <w:color w:val="000000"/>
                <w:kern w:val="0"/>
                <w:szCs w:val="21"/>
              </w:rPr>
            </w:pPr>
            <w:r>
              <w:rPr>
                <w:kern w:val="0"/>
                <w:szCs w:val="21"/>
              </w:rPr>
              <w:t>尤溪县地质灾害防治项目</w:t>
            </w:r>
          </w:p>
        </w:tc>
        <w:tc>
          <w:tcPr>
            <w:tcW w:w="2180" w:type="dxa"/>
            <w:tcMar>
              <w:top w:w="12" w:type="dxa"/>
              <w:left w:w="12" w:type="dxa"/>
              <w:right w:w="12" w:type="dxa"/>
            </w:tcMar>
            <w:vAlign w:val="center"/>
          </w:tcPr>
          <w:p>
            <w:pPr>
              <w:adjustRightInd w:val="0"/>
              <w:textAlignment w:val="center"/>
              <w:rPr>
                <w:rFonts w:ascii="Times New Roman" w:hAnsi="Times New Roman" w:eastAsia="宋体" w:cs="Times New Roman"/>
                <w:color w:val="000000"/>
                <w:kern w:val="0"/>
                <w:szCs w:val="21"/>
              </w:rPr>
            </w:pPr>
            <w:r>
              <w:rPr>
                <w:kern w:val="0"/>
                <w:szCs w:val="21"/>
              </w:rPr>
              <w:t>尤溪县城关镇、西城镇</w:t>
            </w:r>
          </w:p>
        </w:tc>
        <w:tc>
          <w:tcPr>
            <w:tcW w:w="7920" w:type="dxa"/>
            <w:tcMar>
              <w:top w:w="12" w:type="dxa"/>
              <w:left w:w="12" w:type="dxa"/>
              <w:right w:w="12" w:type="dxa"/>
            </w:tcMar>
            <w:vAlign w:val="center"/>
          </w:tcPr>
          <w:p>
            <w:pPr>
              <w:adjustRightInd w:val="0"/>
              <w:textAlignment w:val="center"/>
              <w:rPr>
                <w:rFonts w:ascii="Times New Roman" w:hAnsi="Times New Roman" w:eastAsia="宋体" w:cs="Times New Roman"/>
                <w:color w:val="000000"/>
                <w:kern w:val="0"/>
                <w:szCs w:val="21"/>
              </w:rPr>
            </w:pPr>
            <w:r>
              <w:rPr>
                <w:rFonts w:hint="eastAsia"/>
                <w:kern w:val="0"/>
                <w:szCs w:val="21"/>
              </w:rPr>
              <w:t>涉及地质灾害治理项目</w:t>
            </w:r>
            <w:r>
              <w:rPr>
                <w:kern w:val="0"/>
                <w:szCs w:val="21"/>
              </w:rPr>
              <w:t>3</w:t>
            </w:r>
            <w:r>
              <w:rPr>
                <w:rFonts w:hint="eastAsia"/>
                <w:kern w:val="0"/>
                <w:szCs w:val="21"/>
              </w:rPr>
              <w:t>个，采用削坡、护面墙、锚杆</w:t>
            </w:r>
            <w:r>
              <w:rPr>
                <w:kern w:val="0"/>
                <w:szCs w:val="21"/>
              </w:rPr>
              <w:t>(</w:t>
            </w:r>
            <w:r>
              <w:rPr>
                <w:rFonts w:hint="eastAsia"/>
                <w:kern w:val="0"/>
                <w:szCs w:val="21"/>
              </w:rPr>
              <w:t>索</w:t>
            </w:r>
            <w:r>
              <w:rPr>
                <w:kern w:val="0"/>
                <w:szCs w:val="21"/>
              </w:rPr>
              <w:t>)</w:t>
            </w:r>
            <w:r>
              <w:rPr>
                <w:rFonts w:hint="eastAsia"/>
                <w:kern w:val="0"/>
                <w:szCs w:val="21"/>
              </w:rPr>
              <w:t>、抗滑桩、截排水、坡面绿化等综合措施进行支护，消除地质灾害隐患。</w:t>
            </w:r>
          </w:p>
        </w:tc>
        <w:tc>
          <w:tcPr>
            <w:tcW w:w="3720" w:type="dxa"/>
            <w:tcMar>
              <w:top w:w="12" w:type="dxa"/>
              <w:left w:w="12" w:type="dxa"/>
              <w:right w:w="12" w:type="dxa"/>
            </w:tcMar>
            <w:vAlign w:val="center"/>
          </w:tcPr>
          <w:p>
            <w:pPr>
              <w:adjustRightInd w:val="0"/>
              <w:textAlignment w:val="center"/>
              <w:rPr>
                <w:rFonts w:ascii="Times New Roman" w:hAnsi="Times New Roman" w:eastAsia="宋体" w:cs="Times New Roman"/>
                <w:color w:val="000000"/>
                <w:kern w:val="0"/>
                <w:szCs w:val="21"/>
              </w:rPr>
            </w:pPr>
            <w:r>
              <w:rPr>
                <w:kern w:val="0"/>
                <w:szCs w:val="21"/>
              </w:rPr>
              <w:t>治理地质灾害点 16 处。</w:t>
            </w:r>
          </w:p>
        </w:tc>
        <w:tc>
          <w:tcPr>
            <w:tcW w:w="4650" w:type="dxa"/>
            <w:tcMar>
              <w:top w:w="12" w:type="dxa"/>
              <w:left w:w="12" w:type="dxa"/>
              <w:right w:w="12" w:type="dxa"/>
            </w:tcMar>
            <w:vAlign w:val="center"/>
          </w:tcPr>
          <w:p>
            <w:pPr>
              <w:adjustRightInd w:val="0"/>
              <w:textAlignment w:val="center"/>
              <w:rPr>
                <w:rFonts w:ascii="Times New Roman" w:hAnsi="Times New Roman" w:eastAsia="宋体" w:cs="Times New Roman"/>
                <w:color w:val="000000"/>
                <w:kern w:val="0"/>
                <w:szCs w:val="21"/>
              </w:rPr>
            </w:pPr>
            <w:r>
              <w:rPr>
                <w:kern w:val="0"/>
                <w:szCs w:val="21"/>
              </w:rPr>
              <w:t>在工程治理的同时，保护好坡表的绿化林带，严禁乱砍乱伐，做好滑坡体的水土保持，以确保滑坡稳定。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314" w:hRule="atLeast"/>
        </w:trPr>
        <w:tc>
          <w:tcPr>
            <w:tcW w:w="540" w:type="dxa"/>
            <w:tcMar>
              <w:top w:w="12" w:type="dxa"/>
              <w:left w:w="12" w:type="dxa"/>
              <w:right w:w="12" w:type="dxa"/>
            </w:tcMar>
            <w:vAlign w:val="center"/>
          </w:tcPr>
          <w:p>
            <w:pPr>
              <w:widowControl/>
              <w:jc w:val="center"/>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5</w:t>
            </w:r>
          </w:p>
        </w:tc>
        <w:tc>
          <w:tcPr>
            <w:tcW w:w="1800" w:type="dxa"/>
            <w:tcMar>
              <w:top w:w="12" w:type="dxa"/>
              <w:left w:w="12" w:type="dxa"/>
              <w:right w:w="12" w:type="dxa"/>
            </w:tcMar>
            <w:vAlign w:val="center"/>
          </w:tcPr>
          <w:p>
            <w:pPr>
              <w:adjustRightInd w:val="0"/>
              <w:textAlignment w:val="center"/>
              <w:rPr>
                <w:rFonts w:ascii="Times New Roman" w:hAnsi="Times New Roman" w:eastAsia="宋体" w:cs="Times New Roman"/>
                <w:color w:val="000000"/>
                <w:kern w:val="0"/>
                <w:szCs w:val="21"/>
              </w:rPr>
            </w:pPr>
            <w:r>
              <w:rPr>
                <w:kern w:val="0"/>
                <w:szCs w:val="21"/>
              </w:rPr>
              <w:t>尤溪县新岭溪洋中段安全生态水系建设项目</w:t>
            </w:r>
          </w:p>
        </w:tc>
        <w:tc>
          <w:tcPr>
            <w:tcW w:w="2180" w:type="dxa"/>
            <w:tcMar>
              <w:top w:w="12" w:type="dxa"/>
              <w:left w:w="12" w:type="dxa"/>
              <w:right w:w="12" w:type="dxa"/>
            </w:tcMar>
            <w:vAlign w:val="center"/>
          </w:tcPr>
          <w:p>
            <w:pPr>
              <w:adjustRightInd w:val="0"/>
              <w:textAlignment w:val="center"/>
              <w:rPr>
                <w:rFonts w:ascii="Times New Roman" w:hAnsi="Times New Roman" w:eastAsia="宋体" w:cs="Times New Roman"/>
                <w:color w:val="000000"/>
                <w:kern w:val="0"/>
                <w:szCs w:val="21"/>
              </w:rPr>
            </w:pPr>
            <w:r>
              <w:rPr>
                <w:rFonts w:hint="eastAsia"/>
                <w:kern w:val="0"/>
                <w:szCs w:val="21"/>
              </w:rPr>
              <w:t>尤溪县</w:t>
            </w:r>
            <w:r>
              <w:rPr>
                <w:kern w:val="0"/>
                <w:szCs w:val="21"/>
              </w:rPr>
              <w:t>洋中镇</w:t>
            </w:r>
          </w:p>
        </w:tc>
        <w:tc>
          <w:tcPr>
            <w:tcW w:w="7920" w:type="dxa"/>
            <w:tcMar>
              <w:top w:w="12" w:type="dxa"/>
              <w:left w:w="12" w:type="dxa"/>
              <w:right w:w="12" w:type="dxa"/>
            </w:tcMar>
            <w:vAlign w:val="center"/>
          </w:tcPr>
          <w:p>
            <w:pPr>
              <w:adjustRightInd w:val="0"/>
              <w:textAlignment w:val="center"/>
              <w:rPr>
                <w:rFonts w:ascii="Times New Roman" w:hAnsi="Times New Roman" w:eastAsia="宋体" w:cs="Times New Roman"/>
                <w:color w:val="000000"/>
                <w:kern w:val="0"/>
                <w:szCs w:val="21"/>
              </w:rPr>
            </w:pPr>
            <w:r>
              <w:rPr>
                <w:kern w:val="0"/>
                <w:szCs w:val="21"/>
              </w:rPr>
              <w:t>按照“六大目标、八个有”要求，建设河道长度8.05km。</w:t>
            </w:r>
          </w:p>
        </w:tc>
        <w:tc>
          <w:tcPr>
            <w:tcW w:w="3720" w:type="dxa"/>
            <w:tcMar>
              <w:top w:w="12" w:type="dxa"/>
              <w:left w:w="12" w:type="dxa"/>
              <w:right w:w="12" w:type="dxa"/>
            </w:tcMar>
            <w:vAlign w:val="center"/>
          </w:tcPr>
          <w:p>
            <w:pPr>
              <w:adjustRightInd w:val="0"/>
              <w:textAlignment w:val="center"/>
              <w:rPr>
                <w:rFonts w:ascii="Times New Roman" w:hAnsi="Times New Roman" w:eastAsia="宋体" w:cs="Times New Roman"/>
                <w:color w:val="000000"/>
                <w:kern w:val="0"/>
                <w:szCs w:val="21"/>
              </w:rPr>
            </w:pPr>
            <w:r>
              <w:rPr>
                <w:kern w:val="0"/>
                <w:szCs w:val="21"/>
              </w:rPr>
              <w:t>削减河道地内源污染，降低河道污染风险，提高区域生态系统完整性，提升生态环境质量</w:t>
            </w:r>
          </w:p>
        </w:tc>
        <w:tc>
          <w:tcPr>
            <w:tcW w:w="4650" w:type="dxa"/>
            <w:tcMar>
              <w:top w:w="12" w:type="dxa"/>
              <w:left w:w="12" w:type="dxa"/>
              <w:right w:w="12" w:type="dxa"/>
            </w:tcMar>
            <w:vAlign w:val="center"/>
          </w:tcPr>
          <w:p>
            <w:pPr>
              <w:adjustRightInd w:val="0"/>
              <w:textAlignment w:val="center"/>
              <w:rPr>
                <w:rFonts w:ascii="Times New Roman" w:hAnsi="Times New Roman" w:eastAsia="宋体" w:cs="Times New Roman"/>
                <w:color w:val="000000"/>
                <w:kern w:val="0"/>
                <w:szCs w:val="21"/>
              </w:rPr>
            </w:pPr>
            <w:r>
              <w:rPr>
                <w:kern w:val="0"/>
                <w:szCs w:val="21"/>
              </w:rPr>
              <w:t>建议严格按照《关于开展万里安全生态水系建设的实施意见》（闽政办〔2015〕99 号）的要求，坚持保护优先、自然修复为主，规范各类涉水建设活动，用生态方式改良河床、恢复河滩和修复河岸。亲水节点等与山水林田湖草相关度较低的子工程</w:t>
            </w:r>
            <w:r>
              <w:rPr>
                <w:rFonts w:hint="eastAsia"/>
                <w:kern w:val="0"/>
                <w:szCs w:val="21"/>
              </w:rPr>
              <w:t>建议不纳入</w:t>
            </w:r>
            <w:r>
              <w:rPr>
                <w:kern w:val="0"/>
                <w:szCs w:val="21"/>
              </w:rPr>
              <w:t>中山水林田湖草奖补资金支持范围。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314" w:hRule="atLeast"/>
        </w:trPr>
        <w:tc>
          <w:tcPr>
            <w:tcW w:w="540" w:type="dxa"/>
            <w:tcMar>
              <w:top w:w="12" w:type="dxa"/>
              <w:left w:w="12" w:type="dxa"/>
              <w:right w:w="12" w:type="dxa"/>
            </w:tcMar>
            <w:vAlign w:val="center"/>
          </w:tcPr>
          <w:p>
            <w:pPr>
              <w:widowControl/>
              <w:jc w:val="center"/>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6</w:t>
            </w:r>
          </w:p>
        </w:tc>
        <w:tc>
          <w:tcPr>
            <w:tcW w:w="1800" w:type="dxa"/>
            <w:tcMar>
              <w:top w:w="12" w:type="dxa"/>
              <w:left w:w="12" w:type="dxa"/>
              <w:right w:w="12" w:type="dxa"/>
            </w:tcMar>
            <w:vAlign w:val="center"/>
          </w:tcPr>
          <w:p>
            <w:pPr>
              <w:adjustRightInd w:val="0"/>
              <w:textAlignment w:val="center"/>
              <w:rPr>
                <w:rFonts w:ascii="Times New Roman" w:hAnsi="Times New Roman" w:eastAsia="宋体" w:cs="Times New Roman"/>
                <w:color w:val="000000"/>
                <w:kern w:val="0"/>
                <w:szCs w:val="21"/>
              </w:rPr>
            </w:pPr>
            <w:r>
              <w:rPr>
                <w:kern w:val="0"/>
                <w:szCs w:val="21"/>
              </w:rPr>
              <w:t>闽江上游尤溪段</w:t>
            </w:r>
            <w:r>
              <w:rPr>
                <w:rFonts w:hint="eastAsia"/>
                <w:kern w:val="0"/>
                <w:szCs w:val="21"/>
              </w:rPr>
              <w:t>水土流失综合治理项目</w:t>
            </w:r>
          </w:p>
        </w:tc>
        <w:tc>
          <w:tcPr>
            <w:tcW w:w="2180" w:type="dxa"/>
            <w:tcMar>
              <w:top w:w="12" w:type="dxa"/>
              <w:left w:w="12" w:type="dxa"/>
              <w:right w:w="12" w:type="dxa"/>
            </w:tcMar>
            <w:vAlign w:val="center"/>
          </w:tcPr>
          <w:p>
            <w:pPr>
              <w:adjustRightInd w:val="0"/>
              <w:textAlignment w:val="center"/>
              <w:rPr>
                <w:rFonts w:ascii="Times New Roman" w:hAnsi="Times New Roman" w:eastAsia="宋体" w:cs="Times New Roman"/>
                <w:color w:val="000000"/>
                <w:kern w:val="0"/>
                <w:szCs w:val="21"/>
              </w:rPr>
            </w:pPr>
            <w:r>
              <w:rPr>
                <w:kern w:val="0"/>
                <w:szCs w:val="21"/>
              </w:rPr>
              <w:t>尤溪县各乡镇</w:t>
            </w:r>
          </w:p>
        </w:tc>
        <w:tc>
          <w:tcPr>
            <w:tcW w:w="7920" w:type="dxa"/>
            <w:tcMar>
              <w:top w:w="12" w:type="dxa"/>
              <w:left w:w="12" w:type="dxa"/>
              <w:right w:w="12" w:type="dxa"/>
            </w:tcMar>
            <w:vAlign w:val="center"/>
          </w:tcPr>
          <w:p>
            <w:pPr>
              <w:adjustRightInd w:val="0"/>
              <w:textAlignment w:val="center"/>
              <w:rPr>
                <w:rFonts w:ascii="Times New Roman" w:hAnsi="Times New Roman" w:eastAsia="宋体" w:cs="Times New Roman"/>
                <w:color w:val="000000"/>
                <w:kern w:val="0"/>
                <w:szCs w:val="21"/>
              </w:rPr>
            </w:pPr>
            <w:r>
              <w:rPr>
                <w:kern w:val="0"/>
                <w:szCs w:val="21"/>
              </w:rPr>
              <w:t>1）实施2018年度尤溪县国家水土保持重点建设工程（联合镇：吉木溪、下蔡溪、连源溪）、2018年度尤溪县西滨镇省重点乡镇项目、2018年度尤溪县新阳镇省重点乡镇项目，共计治理水土流失面积16km²；2）实施2019年度尤溪县汤川乡省重点乡镇项目、2019年度尤溪县中仙乡省重点乡镇项目、2019年度尤溪县国家水土保持重点建设工程（洋中镇），共计治理水土流失面积11km</w:t>
            </w:r>
            <w:r>
              <w:rPr>
                <w:kern w:val="0"/>
                <w:szCs w:val="21"/>
                <w:vertAlign w:val="superscript"/>
              </w:rPr>
              <w:t>2</w:t>
            </w:r>
            <w:r>
              <w:rPr>
                <w:kern w:val="0"/>
                <w:szCs w:val="21"/>
              </w:rPr>
              <w:t>；3）实施2020年度尤溪县坂面镇省重点乡镇项目、2020年度尤溪县台溪乡省重点乡镇项目、2020年度尤溪县国家水土保持重点建设工程（西滨镇），共计治理水土流失面积11km</w:t>
            </w:r>
            <w:r>
              <w:rPr>
                <w:kern w:val="0"/>
                <w:szCs w:val="21"/>
                <w:vertAlign w:val="superscript"/>
              </w:rPr>
              <w:t>2</w:t>
            </w:r>
            <w:r>
              <w:rPr>
                <w:kern w:val="0"/>
                <w:szCs w:val="21"/>
              </w:rPr>
              <w:t>。闽江上游尤溪段综合治理水土面积共计38 km</w:t>
            </w:r>
            <w:r>
              <w:rPr>
                <w:kern w:val="0"/>
                <w:szCs w:val="21"/>
                <w:vertAlign w:val="superscript"/>
              </w:rPr>
              <w:t>2</w:t>
            </w:r>
            <w:r>
              <w:rPr>
                <w:kern w:val="0"/>
                <w:szCs w:val="21"/>
              </w:rPr>
              <w:t>。</w:t>
            </w:r>
          </w:p>
        </w:tc>
        <w:tc>
          <w:tcPr>
            <w:tcW w:w="3720" w:type="dxa"/>
            <w:tcMar>
              <w:top w:w="12" w:type="dxa"/>
              <w:left w:w="12" w:type="dxa"/>
              <w:right w:w="12" w:type="dxa"/>
            </w:tcMar>
            <w:vAlign w:val="center"/>
          </w:tcPr>
          <w:p>
            <w:pPr>
              <w:adjustRightInd w:val="0"/>
              <w:textAlignment w:val="center"/>
              <w:rPr>
                <w:rFonts w:ascii="Times New Roman" w:hAnsi="Times New Roman" w:eastAsia="宋体" w:cs="Times New Roman"/>
                <w:color w:val="000000"/>
                <w:kern w:val="0"/>
                <w:szCs w:val="21"/>
              </w:rPr>
            </w:pPr>
            <w:r>
              <w:rPr>
                <w:kern w:val="0"/>
                <w:szCs w:val="21"/>
              </w:rPr>
              <w:t>水土流失治理面积38km²。</w:t>
            </w:r>
          </w:p>
        </w:tc>
        <w:tc>
          <w:tcPr>
            <w:tcW w:w="4650" w:type="dxa"/>
            <w:tcMar>
              <w:top w:w="12" w:type="dxa"/>
              <w:left w:w="12" w:type="dxa"/>
              <w:right w:w="12" w:type="dxa"/>
            </w:tcMar>
            <w:vAlign w:val="center"/>
          </w:tcPr>
          <w:p>
            <w:pPr>
              <w:adjustRightInd w:val="0"/>
              <w:textAlignment w:val="center"/>
              <w:rPr>
                <w:rFonts w:ascii="Times New Roman" w:hAnsi="Times New Roman" w:eastAsia="宋体" w:cs="Times New Roman"/>
                <w:color w:val="000000"/>
                <w:kern w:val="0"/>
                <w:szCs w:val="21"/>
              </w:rPr>
            </w:pPr>
            <w:r>
              <w:rPr>
                <w:kern w:val="0"/>
                <w:szCs w:val="21"/>
              </w:rPr>
              <w:t>建议对工程内容与规模具体化，对</w:t>
            </w:r>
            <w:r>
              <w:rPr>
                <w:rFonts w:hint="eastAsia"/>
                <w:kern w:val="0"/>
                <w:szCs w:val="21"/>
              </w:rPr>
              <w:t>水土流失率较高</w:t>
            </w:r>
            <w:r>
              <w:rPr>
                <w:kern w:val="0"/>
                <w:szCs w:val="21"/>
              </w:rPr>
              <w:t>等级区域优先进行治理，对亲水节点、景观工程等与山水林田湖草相关度较低的子工程</w:t>
            </w:r>
            <w:r>
              <w:rPr>
                <w:rFonts w:hint="eastAsia"/>
                <w:kern w:val="0"/>
                <w:szCs w:val="21"/>
              </w:rPr>
              <w:t>建议不纳入</w:t>
            </w:r>
            <w:r>
              <w:rPr>
                <w:kern w:val="0"/>
                <w:szCs w:val="21"/>
              </w:rPr>
              <w:t>中央山水林田湖草项目奖补资金支持范围</w:t>
            </w:r>
            <w:r>
              <w:rPr>
                <w:rFonts w:hint="eastAsia"/>
                <w:kern w:val="0"/>
                <w:szCs w:val="21"/>
              </w:rPr>
              <w:t>；一些绿化，地形处理等与生态水系一致无法割裂的景观类内容可以纳入。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1583" w:hRule="atLeast"/>
        </w:trPr>
        <w:tc>
          <w:tcPr>
            <w:tcW w:w="540" w:type="dxa"/>
            <w:tcMar>
              <w:top w:w="12" w:type="dxa"/>
              <w:left w:w="12" w:type="dxa"/>
              <w:right w:w="12" w:type="dxa"/>
            </w:tcMar>
            <w:vAlign w:val="center"/>
          </w:tcPr>
          <w:p>
            <w:pPr>
              <w:widowControl/>
              <w:jc w:val="center"/>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7</w:t>
            </w:r>
          </w:p>
        </w:tc>
        <w:tc>
          <w:tcPr>
            <w:tcW w:w="1800" w:type="dxa"/>
            <w:tcBorders>
              <w:top w:val="single" w:color="auto" w:sz="4" w:space="0"/>
              <w:left w:val="single" w:color="auto" w:sz="4" w:space="0"/>
              <w:bottom w:val="single" w:color="auto" w:sz="4" w:space="0"/>
              <w:right w:val="single" w:color="auto" w:sz="4" w:space="0"/>
            </w:tcBorders>
            <w:tcMar>
              <w:top w:w="12" w:type="dxa"/>
              <w:left w:w="12" w:type="dxa"/>
              <w:right w:w="12" w:type="dxa"/>
            </w:tcMar>
            <w:vAlign w:val="center"/>
          </w:tcPr>
          <w:p>
            <w:pPr>
              <w:adjustRightInd w:val="0"/>
              <w:textAlignment w:val="center"/>
              <w:rPr>
                <w:rFonts w:ascii="Times New Roman" w:hAnsi="Times New Roman" w:eastAsia="宋体" w:cs="Times New Roman"/>
                <w:color w:val="000000"/>
                <w:kern w:val="0"/>
                <w:szCs w:val="21"/>
              </w:rPr>
            </w:pPr>
            <w:r>
              <w:rPr>
                <w:color w:val="000000" w:themeColor="text1"/>
                <w:kern w:val="0"/>
                <w:szCs w:val="21"/>
                <w14:textFill>
                  <w14:solidFill>
                    <w14:schemeClr w14:val="tx1"/>
                  </w14:solidFill>
                </w14:textFill>
              </w:rPr>
              <w:t>尤溪县清溪河台溪段安全生态水系建设项目</w:t>
            </w:r>
          </w:p>
        </w:tc>
        <w:tc>
          <w:tcPr>
            <w:tcW w:w="2180" w:type="dxa"/>
            <w:tcMar>
              <w:top w:w="12" w:type="dxa"/>
              <w:left w:w="12" w:type="dxa"/>
              <w:right w:w="12" w:type="dxa"/>
            </w:tcMar>
            <w:vAlign w:val="center"/>
          </w:tcPr>
          <w:p>
            <w:pPr>
              <w:adjustRightInd w:val="0"/>
              <w:textAlignment w:val="center"/>
              <w:rPr>
                <w:rFonts w:ascii="Times New Roman" w:hAnsi="Times New Roman" w:eastAsia="宋体" w:cs="Times New Roman"/>
                <w:kern w:val="0"/>
                <w:szCs w:val="21"/>
              </w:rPr>
            </w:pPr>
            <w:r>
              <w:rPr>
                <w:color w:val="000000" w:themeColor="text1"/>
                <w:kern w:val="0"/>
                <w:szCs w:val="21"/>
                <w14:textFill>
                  <w14:solidFill>
                    <w14:schemeClr w14:val="tx1"/>
                  </w14:solidFill>
                </w14:textFill>
              </w:rPr>
              <w:t>尤溪县台溪乡</w:t>
            </w:r>
          </w:p>
        </w:tc>
        <w:tc>
          <w:tcPr>
            <w:tcW w:w="7920" w:type="dxa"/>
            <w:tcBorders>
              <w:top w:val="single" w:color="auto" w:sz="4" w:space="0"/>
              <w:left w:val="single" w:color="auto" w:sz="4" w:space="0"/>
              <w:bottom w:val="single" w:color="auto" w:sz="4" w:space="0"/>
              <w:right w:val="single" w:color="auto" w:sz="4" w:space="0"/>
            </w:tcBorders>
            <w:tcMar>
              <w:top w:w="12" w:type="dxa"/>
              <w:left w:w="12" w:type="dxa"/>
              <w:right w:w="12" w:type="dxa"/>
            </w:tcMar>
            <w:vAlign w:val="center"/>
          </w:tcPr>
          <w:p>
            <w:pPr>
              <w:adjustRightInd w:val="0"/>
              <w:textAlignment w:val="center"/>
              <w:rPr>
                <w:rFonts w:ascii="Times New Roman" w:hAnsi="Times New Roman" w:eastAsia="宋体" w:cs="Times New Roman"/>
                <w:color w:val="000000"/>
                <w:kern w:val="0"/>
                <w:szCs w:val="21"/>
              </w:rPr>
            </w:pPr>
            <w:r>
              <w:rPr>
                <w:szCs w:val="21"/>
              </w:rPr>
              <w:t>按照“六大目标、八个有”的要求，综合治理河道长度10.89km。</w:t>
            </w:r>
          </w:p>
        </w:tc>
        <w:tc>
          <w:tcPr>
            <w:tcW w:w="3720" w:type="dxa"/>
            <w:tcMar>
              <w:top w:w="12" w:type="dxa"/>
              <w:left w:w="12" w:type="dxa"/>
              <w:right w:w="12" w:type="dxa"/>
            </w:tcMar>
            <w:vAlign w:val="center"/>
          </w:tcPr>
          <w:p>
            <w:pPr>
              <w:adjustRightInd w:val="0"/>
              <w:textAlignment w:val="center"/>
              <w:rPr>
                <w:rFonts w:ascii="Times New Roman" w:hAnsi="Times New Roman" w:eastAsia="宋体" w:cs="Times New Roman"/>
                <w:kern w:val="0"/>
                <w:szCs w:val="21"/>
              </w:rPr>
            </w:pPr>
          </w:p>
        </w:tc>
        <w:tc>
          <w:tcPr>
            <w:tcW w:w="4650" w:type="dxa"/>
            <w:tcBorders>
              <w:top w:val="single" w:color="auto" w:sz="4" w:space="0"/>
              <w:left w:val="single" w:color="auto" w:sz="4" w:space="0"/>
              <w:bottom w:val="single" w:color="auto" w:sz="4" w:space="0"/>
              <w:right w:val="single" w:color="auto" w:sz="4" w:space="0"/>
            </w:tcBorders>
            <w:tcMar>
              <w:top w:w="12" w:type="dxa"/>
              <w:left w:w="12" w:type="dxa"/>
              <w:right w:w="12" w:type="dxa"/>
            </w:tcMar>
            <w:vAlign w:val="center"/>
          </w:tcPr>
          <w:p>
            <w:pPr>
              <w:adjustRightInd w:val="0"/>
              <w:textAlignment w:val="center"/>
              <w:rPr>
                <w:rFonts w:ascii="Times New Roman" w:hAnsi="Times New Roman" w:eastAsia="宋体" w:cs="Times New Roman"/>
                <w:color w:val="000000"/>
                <w:kern w:val="0"/>
                <w:szCs w:val="21"/>
              </w:rPr>
            </w:pPr>
            <w:r>
              <w:rPr>
                <w:color w:val="000000" w:themeColor="text1"/>
                <w:kern w:val="0"/>
                <w:szCs w:val="21"/>
                <w14:textFill>
                  <w14:solidFill>
                    <w14:schemeClr w14:val="tx1"/>
                  </w14:solidFill>
                </w14:textFill>
              </w:rPr>
              <w:t>建议对工程内容与规模具体化，对</w:t>
            </w:r>
            <w:r>
              <w:rPr>
                <w:rFonts w:hint="eastAsia"/>
                <w:color w:val="000000" w:themeColor="text1"/>
                <w:kern w:val="0"/>
                <w:szCs w:val="21"/>
                <w14:textFill>
                  <w14:solidFill>
                    <w14:schemeClr w14:val="tx1"/>
                  </w14:solidFill>
                </w14:textFill>
              </w:rPr>
              <w:t>水土流失率较高</w:t>
            </w:r>
            <w:r>
              <w:rPr>
                <w:color w:val="000000" w:themeColor="text1"/>
                <w:kern w:val="0"/>
                <w:szCs w:val="21"/>
                <w14:textFill>
                  <w14:solidFill>
                    <w14:schemeClr w14:val="tx1"/>
                  </w14:solidFill>
                </w14:textFill>
              </w:rPr>
              <w:t>等级区域优先进行治理，对亲水节点、景观工程等与山水林田湖草相关度较低的子工程</w:t>
            </w:r>
            <w:r>
              <w:rPr>
                <w:rFonts w:hint="eastAsia"/>
                <w:color w:val="000000" w:themeColor="text1"/>
                <w:kern w:val="0"/>
                <w:szCs w:val="21"/>
                <w14:textFill>
                  <w14:solidFill>
                    <w14:schemeClr w14:val="tx1"/>
                  </w14:solidFill>
                </w14:textFill>
              </w:rPr>
              <w:t>建议不纳入</w:t>
            </w:r>
            <w:r>
              <w:rPr>
                <w:color w:val="000000" w:themeColor="text1"/>
                <w:kern w:val="0"/>
                <w:szCs w:val="21"/>
                <w14:textFill>
                  <w14:solidFill>
                    <w14:schemeClr w14:val="tx1"/>
                  </w14:solidFill>
                </w14:textFill>
              </w:rPr>
              <w:t>中央山水林田湖草项目奖补资金支持范围</w:t>
            </w:r>
            <w:r>
              <w:rPr>
                <w:rFonts w:hint="eastAsia"/>
                <w:color w:val="000000" w:themeColor="text1"/>
                <w:kern w:val="0"/>
                <w:szCs w:val="21"/>
                <w14:textFill>
                  <w14:solidFill>
                    <w14:schemeClr w14:val="tx1"/>
                  </w14:solidFill>
                </w14:textFill>
              </w:rPr>
              <w:t>；一些绿化，地形处理等与生态水系一致无法割裂的景观类内容可以纳入</w:t>
            </w:r>
            <w:r>
              <w:rPr>
                <w:color w:val="000000" w:themeColor="text1"/>
                <w:kern w:val="0"/>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1583" w:hRule="atLeast"/>
        </w:trPr>
        <w:tc>
          <w:tcPr>
            <w:tcW w:w="540" w:type="dxa"/>
            <w:tcMar>
              <w:top w:w="12" w:type="dxa"/>
              <w:left w:w="12" w:type="dxa"/>
              <w:right w:w="12" w:type="dxa"/>
            </w:tcMar>
            <w:vAlign w:val="center"/>
          </w:tcPr>
          <w:p>
            <w:pPr>
              <w:widowControl/>
              <w:jc w:val="center"/>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8</w:t>
            </w:r>
          </w:p>
        </w:tc>
        <w:tc>
          <w:tcPr>
            <w:tcW w:w="1800" w:type="dxa"/>
            <w:tcBorders>
              <w:top w:val="single" w:color="auto" w:sz="4" w:space="0"/>
              <w:left w:val="single" w:color="auto" w:sz="4" w:space="0"/>
              <w:bottom w:val="single" w:color="auto" w:sz="4" w:space="0"/>
              <w:right w:val="single" w:color="auto" w:sz="4" w:space="0"/>
            </w:tcBorders>
            <w:tcMar>
              <w:top w:w="12" w:type="dxa"/>
              <w:left w:w="12" w:type="dxa"/>
              <w:right w:w="12" w:type="dxa"/>
            </w:tcMar>
            <w:vAlign w:val="center"/>
          </w:tcPr>
          <w:p>
            <w:pPr>
              <w:adjustRightInd w:val="0"/>
              <w:textAlignment w:val="center"/>
              <w:rPr>
                <w:rFonts w:ascii="Times New Roman" w:hAnsi="Times New Roman" w:eastAsia="宋体" w:cs="Times New Roman"/>
                <w:color w:val="000000"/>
                <w:kern w:val="0"/>
              </w:rPr>
            </w:pPr>
            <w:r>
              <w:rPr>
                <w:color w:val="000000" w:themeColor="text1"/>
                <w:kern w:val="0"/>
                <w:szCs w:val="21"/>
                <w14:textFill>
                  <w14:solidFill>
                    <w14:schemeClr w14:val="tx1"/>
                  </w14:solidFill>
                </w14:textFill>
              </w:rPr>
              <w:t>尤溪县华兰溪秀峤至溪尾段安全生态水系建设项目</w:t>
            </w:r>
          </w:p>
        </w:tc>
        <w:tc>
          <w:tcPr>
            <w:tcW w:w="2180" w:type="dxa"/>
            <w:tcMar>
              <w:top w:w="12" w:type="dxa"/>
              <w:left w:w="12" w:type="dxa"/>
              <w:right w:w="12" w:type="dxa"/>
            </w:tcMar>
            <w:vAlign w:val="center"/>
          </w:tcPr>
          <w:p>
            <w:pPr>
              <w:adjustRightInd w:val="0"/>
              <w:textAlignment w:val="center"/>
              <w:rPr>
                <w:rFonts w:ascii="Times New Roman" w:hAnsi="Times New Roman" w:eastAsia="宋体" w:cs="Times New Roman"/>
                <w:kern w:val="0"/>
                <w:szCs w:val="21"/>
              </w:rPr>
            </w:pPr>
            <w:r>
              <w:rPr>
                <w:color w:val="000000" w:themeColor="text1"/>
                <w:kern w:val="0"/>
                <w:szCs w:val="21"/>
                <w14:textFill>
                  <w14:solidFill>
                    <w14:schemeClr w14:val="tx1"/>
                  </w14:solidFill>
                </w14:textFill>
              </w:rPr>
              <w:t>尤溪县溪尾乡</w:t>
            </w:r>
          </w:p>
        </w:tc>
        <w:tc>
          <w:tcPr>
            <w:tcW w:w="7920" w:type="dxa"/>
            <w:tcBorders>
              <w:top w:val="single" w:color="auto" w:sz="4" w:space="0"/>
              <w:left w:val="single" w:color="auto" w:sz="4" w:space="0"/>
              <w:bottom w:val="single" w:color="auto" w:sz="4" w:space="0"/>
              <w:right w:val="single" w:color="auto" w:sz="4" w:space="0"/>
            </w:tcBorders>
            <w:tcMar>
              <w:top w:w="12" w:type="dxa"/>
              <w:left w:w="12" w:type="dxa"/>
              <w:right w:w="12" w:type="dxa"/>
            </w:tcMar>
            <w:vAlign w:val="center"/>
          </w:tcPr>
          <w:p>
            <w:pPr>
              <w:adjustRightInd w:val="0"/>
              <w:textAlignment w:val="center"/>
              <w:rPr>
                <w:rFonts w:ascii="Times New Roman" w:hAnsi="Times New Roman" w:eastAsia="宋体" w:cs="Times New Roman"/>
                <w:color w:val="000000"/>
                <w:kern w:val="0"/>
              </w:rPr>
            </w:pPr>
            <w:r>
              <w:rPr>
                <w:color w:val="000000" w:themeColor="text1"/>
                <w:kern w:val="0"/>
                <w:szCs w:val="21"/>
                <w14:textFill>
                  <w14:solidFill>
                    <w14:schemeClr w14:val="tx1"/>
                  </w14:solidFill>
                </w14:textFill>
              </w:rPr>
              <w:t>按照“六大目标、八个有”的要求，综合治理河道长度9.74km</w:t>
            </w:r>
            <w:r>
              <w:rPr>
                <w:rFonts w:hint="eastAsia"/>
                <w:color w:val="000000" w:themeColor="text1"/>
                <w:kern w:val="0"/>
                <w:szCs w:val="21"/>
                <w14:textFill>
                  <w14:solidFill>
                    <w14:schemeClr w14:val="tx1"/>
                  </w14:solidFill>
                </w14:textFill>
              </w:rPr>
              <w:t>。</w:t>
            </w:r>
          </w:p>
        </w:tc>
        <w:tc>
          <w:tcPr>
            <w:tcW w:w="3720" w:type="dxa"/>
            <w:tcMar>
              <w:top w:w="12" w:type="dxa"/>
              <w:left w:w="12" w:type="dxa"/>
              <w:right w:w="12" w:type="dxa"/>
            </w:tcMar>
            <w:vAlign w:val="center"/>
          </w:tcPr>
          <w:p>
            <w:pPr>
              <w:adjustRightInd w:val="0"/>
              <w:textAlignment w:val="center"/>
              <w:rPr>
                <w:rFonts w:ascii="Times New Roman" w:hAnsi="Times New Roman" w:eastAsia="宋体" w:cs="Times New Roman"/>
                <w:kern w:val="0"/>
                <w:szCs w:val="21"/>
              </w:rPr>
            </w:pPr>
          </w:p>
        </w:tc>
        <w:tc>
          <w:tcPr>
            <w:tcW w:w="4650" w:type="dxa"/>
            <w:tcBorders>
              <w:top w:val="single" w:color="auto" w:sz="4" w:space="0"/>
              <w:left w:val="single" w:color="auto" w:sz="4" w:space="0"/>
              <w:bottom w:val="single" w:color="auto" w:sz="4" w:space="0"/>
              <w:right w:val="single" w:color="auto" w:sz="4" w:space="0"/>
            </w:tcBorders>
            <w:tcMar>
              <w:top w:w="12" w:type="dxa"/>
              <w:left w:w="12" w:type="dxa"/>
              <w:right w:w="12" w:type="dxa"/>
            </w:tcMar>
            <w:vAlign w:val="center"/>
          </w:tcPr>
          <w:p>
            <w:pPr>
              <w:adjustRightInd w:val="0"/>
              <w:textAlignment w:val="center"/>
              <w:rPr>
                <w:rFonts w:ascii="Times New Roman" w:hAnsi="Times New Roman" w:eastAsia="宋体" w:cs="Times New Roman"/>
                <w:color w:val="000000"/>
                <w:kern w:val="0"/>
              </w:rPr>
            </w:pPr>
            <w:r>
              <w:rPr>
                <w:color w:val="000000" w:themeColor="text1"/>
                <w:kern w:val="0"/>
                <w:szCs w:val="21"/>
                <w14:textFill>
                  <w14:solidFill>
                    <w14:schemeClr w14:val="tx1"/>
                  </w14:solidFill>
                </w14:textFill>
              </w:rPr>
              <w:t>建议对工程内容与规模具体化，对</w:t>
            </w:r>
            <w:r>
              <w:rPr>
                <w:rFonts w:hint="eastAsia"/>
                <w:color w:val="000000" w:themeColor="text1"/>
                <w:kern w:val="0"/>
                <w:szCs w:val="21"/>
                <w14:textFill>
                  <w14:solidFill>
                    <w14:schemeClr w14:val="tx1"/>
                  </w14:solidFill>
                </w14:textFill>
              </w:rPr>
              <w:t>水土流失率较高</w:t>
            </w:r>
            <w:r>
              <w:rPr>
                <w:color w:val="000000" w:themeColor="text1"/>
                <w:kern w:val="0"/>
                <w:szCs w:val="21"/>
                <w14:textFill>
                  <w14:solidFill>
                    <w14:schemeClr w14:val="tx1"/>
                  </w14:solidFill>
                </w14:textFill>
              </w:rPr>
              <w:t>等级区域优先进行治理，对亲水节点、景观工程等与山水林田湖草相关度较低的子工程</w:t>
            </w:r>
            <w:r>
              <w:rPr>
                <w:rFonts w:hint="eastAsia"/>
                <w:color w:val="000000" w:themeColor="text1"/>
                <w:kern w:val="0"/>
                <w:szCs w:val="21"/>
                <w14:textFill>
                  <w14:solidFill>
                    <w14:schemeClr w14:val="tx1"/>
                  </w14:solidFill>
                </w14:textFill>
              </w:rPr>
              <w:t>建议不纳入</w:t>
            </w:r>
            <w:r>
              <w:rPr>
                <w:color w:val="000000" w:themeColor="text1"/>
                <w:kern w:val="0"/>
                <w:szCs w:val="21"/>
                <w14:textFill>
                  <w14:solidFill>
                    <w14:schemeClr w14:val="tx1"/>
                  </w14:solidFill>
                </w14:textFill>
              </w:rPr>
              <w:t>中央山水林田湖草项目奖补资金支持范围</w:t>
            </w:r>
            <w:r>
              <w:rPr>
                <w:rFonts w:hint="eastAsia"/>
                <w:color w:val="000000" w:themeColor="text1"/>
                <w:kern w:val="0"/>
                <w:szCs w:val="21"/>
                <w14:textFill>
                  <w14:solidFill>
                    <w14:schemeClr w14:val="tx1"/>
                  </w14:solidFill>
                </w14:textFill>
              </w:rPr>
              <w:t>；一些绿化，地形处理等与生态水系一致无法割裂的景观类内容可以纳入。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1583" w:hRule="atLeast"/>
        </w:trPr>
        <w:tc>
          <w:tcPr>
            <w:tcW w:w="540" w:type="dxa"/>
            <w:tcMar>
              <w:top w:w="12" w:type="dxa"/>
              <w:left w:w="12" w:type="dxa"/>
              <w:right w:w="12" w:type="dxa"/>
            </w:tcMar>
            <w:vAlign w:val="center"/>
          </w:tcPr>
          <w:p>
            <w:pPr>
              <w:widowControl/>
              <w:jc w:val="center"/>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9</w:t>
            </w:r>
          </w:p>
        </w:tc>
        <w:tc>
          <w:tcPr>
            <w:tcW w:w="1800" w:type="dxa"/>
            <w:tcBorders>
              <w:top w:val="single" w:color="auto" w:sz="4" w:space="0"/>
              <w:left w:val="single" w:color="auto" w:sz="4" w:space="0"/>
              <w:bottom w:val="single" w:color="auto" w:sz="4" w:space="0"/>
              <w:right w:val="single" w:color="auto" w:sz="4" w:space="0"/>
            </w:tcBorders>
            <w:tcMar>
              <w:top w:w="12" w:type="dxa"/>
              <w:left w:w="12" w:type="dxa"/>
              <w:right w:w="12" w:type="dxa"/>
            </w:tcMar>
            <w:vAlign w:val="center"/>
          </w:tcPr>
          <w:p>
            <w:pPr>
              <w:adjustRightInd w:val="0"/>
              <w:textAlignment w:val="center"/>
              <w:rPr>
                <w:rFonts w:ascii="Times New Roman" w:hAnsi="Times New Roman" w:eastAsia="宋体" w:cs="Times New Roman"/>
                <w:color w:val="000000"/>
                <w:kern w:val="0"/>
              </w:rPr>
            </w:pPr>
            <w:r>
              <w:rPr>
                <w:color w:val="000000" w:themeColor="text1"/>
                <w:kern w:val="0"/>
                <w:szCs w:val="21"/>
                <w14:textFill>
                  <w14:solidFill>
                    <w14:schemeClr w14:val="tx1"/>
                  </w14:solidFill>
                </w14:textFill>
              </w:rPr>
              <w:t>尤溪县尤溪城关至梅仙段安全生态水系建设项目</w:t>
            </w:r>
          </w:p>
        </w:tc>
        <w:tc>
          <w:tcPr>
            <w:tcW w:w="2180" w:type="dxa"/>
            <w:tcMar>
              <w:top w:w="12" w:type="dxa"/>
              <w:left w:w="12" w:type="dxa"/>
              <w:right w:w="12" w:type="dxa"/>
            </w:tcMar>
            <w:vAlign w:val="center"/>
          </w:tcPr>
          <w:p>
            <w:pPr>
              <w:adjustRightInd w:val="0"/>
              <w:textAlignment w:val="center"/>
              <w:rPr>
                <w:rFonts w:ascii="Times New Roman" w:hAnsi="Times New Roman" w:eastAsia="宋体" w:cs="Times New Roman"/>
                <w:kern w:val="0"/>
                <w:szCs w:val="21"/>
              </w:rPr>
            </w:pPr>
            <w:r>
              <w:rPr>
                <w:color w:val="000000" w:themeColor="text1"/>
                <w:kern w:val="0"/>
                <w:szCs w:val="21"/>
                <w14:textFill>
                  <w14:solidFill>
                    <w14:schemeClr w14:val="tx1"/>
                  </w14:solidFill>
                </w14:textFill>
              </w:rPr>
              <w:t>尤溪县梅仙镇</w:t>
            </w:r>
          </w:p>
        </w:tc>
        <w:tc>
          <w:tcPr>
            <w:tcW w:w="7920" w:type="dxa"/>
            <w:tcBorders>
              <w:top w:val="single" w:color="auto" w:sz="4" w:space="0"/>
              <w:left w:val="single" w:color="auto" w:sz="4" w:space="0"/>
              <w:bottom w:val="single" w:color="auto" w:sz="4" w:space="0"/>
              <w:right w:val="single" w:color="auto" w:sz="4" w:space="0"/>
            </w:tcBorders>
            <w:tcMar>
              <w:top w:w="12" w:type="dxa"/>
              <w:left w:w="12" w:type="dxa"/>
              <w:right w:w="12" w:type="dxa"/>
            </w:tcMar>
            <w:vAlign w:val="center"/>
          </w:tcPr>
          <w:p>
            <w:pPr>
              <w:adjustRightInd w:val="0"/>
              <w:textAlignment w:val="center"/>
              <w:rPr>
                <w:rFonts w:ascii="Times New Roman" w:hAnsi="Times New Roman" w:eastAsia="宋体" w:cs="Times New Roman"/>
                <w:color w:val="000000"/>
                <w:kern w:val="0"/>
              </w:rPr>
            </w:pPr>
            <w:r>
              <w:rPr>
                <w:color w:val="000000" w:themeColor="text1"/>
                <w:kern w:val="0"/>
                <w:szCs w:val="21"/>
                <w14:textFill>
                  <w14:solidFill>
                    <w14:schemeClr w14:val="tx1"/>
                  </w14:solidFill>
                </w14:textFill>
              </w:rPr>
              <w:t>按照“六大目标、八个有”的要求，综合治理河道长度10.23km</w:t>
            </w:r>
            <w:r>
              <w:rPr>
                <w:rFonts w:hint="eastAsia"/>
                <w:color w:val="000000" w:themeColor="text1"/>
                <w:kern w:val="0"/>
                <w:szCs w:val="21"/>
                <w14:textFill>
                  <w14:solidFill>
                    <w14:schemeClr w14:val="tx1"/>
                  </w14:solidFill>
                </w14:textFill>
              </w:rPr>
              <w:t>。</w:t>
            </w:r>
          </w:p>
        </w:tc>
        <w:tc>
          <w:tcPr>
            <w:tcW w:w="3720" w:type="dxa"/>
            <w:tcMar>
              <w:top w:w="12" w:type="dxa"/>
              <w:left w:w="12" w:type="dxa"/>
              <w:right w:w="12" w:type="dxa"/>
            </w:tcMar>
            <w:vAlign w:val="center"/>
          </w:tcPr>
          <w:p>
            <w:pPr>
              <w:adjustRightInd w:val="0"/>
              <w:textAlignment w:val="center"/>
              <w:rPr>
                <w:rFonts w:ascii="Times New Roman" w:hAnsi="Times New Roman" w:eastAsia="宋体" w:cs="Times New Roman"/>
                <w:kern w:val="0"/>
                <w:szCs w:val="21"/>
              </w:rPr>
            </w:pPr>
          </w:p>
        </w:tc>
        <w:tc>
          <w:tcPr>
            <w:tcW w:w="4650" w:type="dxa"/>
            <w:tcBorders>
              <w:top w:val="single" w:color="auto" w:sz="4" w:space="0"/>
              <w:left w:val="single" w:color="auto" w:sz="4" w:space="0"/>
              <w:bottom w:val="single" w:color="auto" w:sz="4" w:space="0"/>
              <w:right w:val="single" w:color="auto" w:sz="4" w:space="0"/>
            </w:tcBorders>
            <w:tcMar>
              <w:top w:w="12" w:type="dxa"/>
              <w:left w:w="12" w:type="dxa"/>
              <w:right w:w="12" w:type="dxa"/>
            </w:tcMar>
            <w:vAlign w:val="center"/>
          </w:tcPr>
          <w:p>
            <w:pPr>
              <w:adjustRightInd w:val="0"/>
              <w:textAlignment w:val="center"/>
              <w:rPr>
                <w:rFonts w:ascii="Times New Roman" w:hAnsi="Times New Roman" w:eastAsia="宋体" w:cs="Times New Roman"/>
                <w:color w:val="000000"/>
                <w:kern w:val="0"/>
              </w:rPr>
            </w:pPr>
            <w:r>
              <w:rPr>
                <w:color w:val="000000" w:themeColor="text1"/>
                <w:kern w:val="0"/>
                <w:szCs w:val="21"/>
                <w14:textFill>
                  <w14:solidFill>
                    <w14:schemeClr w14:val="tx1"/>
                  </w14:solidFill>
                </w14:textFill>
              </w:rPr>
              <w:t>建议对工程内容与规模具体化，对</w:t>
            </w:r>
            <w:r>
              <w:rPr>
                <w:rFonts w:hint="eastAsia"/>
                <w:color w:val="000000" w:themeColor="text1"/>
                <w:kern w:val="0"/>
                <w:szCs w:val="21"/>
                <w14:textFill>
                  <w14:solidFill>
                    <w14:schemeClr w14:val="tx1"/>
                  </w14:solidFill>
                </w14:textFill>
              </w:rPr>
              <w:t>水土流失率较高</w:t>
            </w:r>
            <w:r>
              <w:rPr>
                <w:color w:val="000000" w:themeColor="text1"/>
                <w:kern w:val="0"/>
                <w:szCs w:val="21"/>
                <w14:textFill>
                  <w14:solidFill>
                    <w14:schemeClr w14:val="tx1"/>
                  </w14:solidFill>
                </w14:textFill>
              </w:rPr>
              <w:t>等级区域优先进行治理，对亲水节点、景观工程等与山水林田湖草相关度较低的子工程</w:t>
            </w:r>
            <w:r>
              <w:rPr>
                <w:rFonts w:hint="eastAsia"/>
                <w:color w:val="000000" w:themeColor="text1"/>
                <w:kern w:val="0"/>
                <w:szCs w:val="21"/>
                <w14:textFill>
                  <w14:solidFill>
                    <w14:schemeClr w14:val="tx1"/>
                  </w14:solidFill>
                </w14:textFill>
              </w:rPr>
              <w:t>建议不纳入</w:t>
            </w:r>
            <w:r>
              <w:rPr>
                <w:color w:val="000000" w:themeColor="text1"/>
                <w:kern w:val="0"/>
                <w:szCs w:val="21"/>
                <w14:textFill>
                  <w14:solidFill>
                    <w14:schemeClr w14:val="tx1"/>
                  </w14:solidFill>
                </w14:textFill>
              </w:rPr>
              <w:t>中央山水林田湖草项目奖补资金支持范围</w:t>
            </w:r>
            <w:r>
              <w:rPr>
                <w:rFonts w:hint="eastAsia"/>
                <w:color w:val="000000" w:themeColor="text1"/>
                <w:kern w:val="0"/>
                <w:szCs w:val="21"/>
                <w14:textFill>
                  <w14:solidFill>
                    <w14:schemeClr w14:val="tx1"/>
                  </w14:solidFill>
                </w14:textFill>
              </w:rPr>
              <w:t>；一些绿化，地形处理等与生态水系一致无法割裂的景观类内容可以纳入。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1583" w:hRule="atLeast"/>
        </w:trPr>
        <w:tc>
          <w:tcPr>
            <w:tcW w:w="540" w:type="dxa"/>
            <w:tcMar>
              <w:top w:w="12" w:type="dxa"/>
              <w:left w:w="12" w:type="dxa"/>
              <w:right w:w="12" w:type="dxa"/>
            </w:tcMar>
            <w:vAlign w:val="center"/>
          </w:tcPr>
          <w:p>
            <w:pPr>
              <w:widowControl/>
              <w:jc w:val="center"/>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1</w:t>
            </w:r>
            <w:r>
              <w:rPr>
                <w:rFonts w:ascii="Times New Roman" w:hAnsi="Times New Roman" w:eastAsia="宋体" w:cs="Times New Roman"/>
                <w:color w:val="000000"/>
                <w:szCs w:val="21"/>
              </w:rPr>
              <w:t>0</w:t>
            </w:r>
          </w:p>
        </w:tc>
        <w:tc>
          <w:tcPr>
            <w:tcW w:w="1800" w:type="dxa"/>
            <w:tcBorders>
              <w:top w:val="single" w:color="auto" w:sz="4" w:space="0"/>
              <w:left w:val="single" w:color="auto" w:sz="4" w:space="0"/>
              <w:bottom w:val="single" w:color="auto" w:sz="4" w:space="0"/>
              <w:right w:val="single" w:color="auto" w:sz="4" w:space="0"/>
            </w:tcBorders>
            <w:tcMar>
              <w:top w:w="12" w:type="dxa"/>
              <w:left w:w="12" w:type="dxa"/>
              <w:right w:w="12" w:type="dxa"/>
            </w:tcMar>
            <w:vAlign w:val="center"/>
          </w:tcPr>
          <w:p>
            <w:pPr>
              <w:adjustRightInd w:val="0"/>
              <w:textAlignment w:val="center"/>
              <w:rPr>
                <w:rFonts w:ascii="Times New Roman" w:hAnsi="Times New Roman" w:eastAsia="宋体" w:cs="Times New Roman"/>
                <w:color w:val="000000"/>
                <w:kern w:val="0"/>
              </w:rPr>
            </w:pPr>
            <w:r>
              <w:rPr>
                <w:rFonts w:hint="eastAsia"/>
                <w:color w:val="000000" w:themeColor="text1"/>
                <w:kern w:val="0"/>
                <w:szCs w:val="21"/>
                <w14:textFill>
                  <w14:solidFill>
                    <w14:schemeClr w14:val="tx1"/>
                  </w14:solidFill>
                </w14:textFill>
              </w:rPr>
              <w:t>尤溪河流域（尤溪口至闽湖）水环境综合治理</w:t>
            </w:r>
          </w:p>
        </w:tc>
        <w:tc>
          <w:tcPr>
            <w:tcW w:w="2180" w:type="dxa"/>
            <w:tcMar>
              <w:top w:w="12" w:type="dxa"/>
              <w:left w:w="12" w:type="dxa"/>
              <w:right w:w="12" w:type="dxa"/>
            </w:tcMar>
            <w:vAlign w:val="center"/>
          </w:tcPr>
          <w:p>
            <w:pPr>
              <w:adjustRightInd w:val="0"/>
              <w:textAlignment w:val="center"/>
              <w:rPr>
                <w:rFonts w:ascii="Times New Roman" w:hAnsi="Times New Roman" w:eastAsia="宋体" w:cs="Times New Roman"/>
                <w:kern w:val="0"/>
                <w:szCs w:val="21"/>
              </w:rPr>
            </w:pPr>
            <w:r>
              <w:rPr>
                <w:color w:val="000000" w:themeColor="text1"/>
                <w:kern w:val="0"/>
                <w:szCs w:val="21"/>
                <w14:textFill>
                  <w14:solidFill>
                    <w14:schemeClr w14:val="tx1"/>
                  </w14:solidFill>
                </w14:textFill>
              </w:rPr>
              <w:t>尤溪县尤溪河各乡镇</w:t>
            </w:r>
          </w:p>
        </w:tc>
        <w:tc>
          <w:tcPr>
            <w:tcW w:w="7920" w:type="dxa"/>
            <w:tcBorders>
              <w:top w:val="single" w:color="auto" w:sz="4" w:space="0"/>
              <w:left w:val="single" w:color="auto" w:sz="4" w:space="0"/>
              <w:bottom w:val="single" w:color="auto" w:sz="4" w:space="0"/>
              <w:right w:val="single" w:color="auto" w:sz="4" w:space="0"/>
            </w:tcBorders>
            <w:tcMar>
              <w:top w:w="12" w:type="dxa"/>
              <w:left w:w="12" w:type="dxa"/>
              <w:right w:w="12" w:type="dxa"/>
            </w:tcMar>
            <w:vAlign w:val="center"/>
          </w:tcPr>
          <w:p>
            <w:pPr>
              <w:adjustRightInd w:val="0"/>
              <w:textAlignment w:val="center"/>
              <w:rPr>
                <w:rFonts w:ascii="Times New Roman" w:hAnsi="Times New Roman" w:eastAsia="宋体" w:cs="Times New Roman"/>
                <w:color w:val="000000"/>
                <w:kern w:val="0"/>
              </w:rPr>
            </w:pPr>
            <w:r>
              <w:rPr>
                <w:rFonts w:hint="eastAsia"/>
                <w:color w:val="000000" w:themeColor="text1"/>
                <w:kern w:val="0"/>
                <w:szCs w:val="21"/>
                <w14:textFill>
                  <w14:solidFill>
                    <w14:schemeClr w14:val="tx1"/>
                  </w14:solidFill>
                </w14:textFill>
              </w:rPr>
              <w:t>闽湖和紫阳湖水库综合整治（网箱清理、周边污染源治理、库周和湖面垃圾清理、库周水土保持等）；尤溪河支流际后溪和兰溪畜禽养治理、农村生活垃圾和生活污水治理、河道整治；尤溪河下游底泥调查和处理。</w:t>
            </w:r>
          </w:p>
        </w:tc>
        <w:tc>
          <w:tcPr>
            <w:tcW w:w="3720" w:type="dxa"/>
            <w:tcMar>
              <w:top w:w="12" w:type="dxa"/>
              <w:left w:w="12" w:type="dxa"/>
              <w:right w:w="12" w:type="dxa"/>
            </w:tcMar>
            <w:vAlign w:val="center"/>
          </w:tcPr>
          <w:p>
            <w:pPr>
              <w:adjustRightInd w:val="0"/>
              <w:textAlignment w:val="center"/>
              <w:rPr>
                <w:rFonts w:ascii="Times New Roman" w:hAnsi="Times New Roman" w:eastAsia="宋体" w:cs="Times New Roman"/>
                <w:kern w:val="0"/>
                <w:szCs w:val="21"/>
              </w:rPr>
            </w:pPr>
            <w:r>
              <w:rPr>
                <w:kern w:val="0"/>
                <w:szCs w:val="21"/>
              </w:rPr>
              <w:t>改善流域环境，提升水质。</w:t>
            </w:r>
          </w:p>
        </w:tc>
        <w:tc>
          <w:tcPr>
            <w:tcW w:w="4650" w:type="dxa"/>
            <w:tcBorders>
              <w:top w:val="single" w:color="auto" w:sz="4" w:space="0"/>
              <w:left w:val="single" w:color="auto" w:sz="4" w:space="0"/>
              <w:bottom w:val="single" w:color="auto" w:sz="4" w:space="0"/>
              <w:right w:val="single" w:color="auto" w:sz="4" w:space="0"/>
            </w:tcBorders>
            <w:tcMar>
              <w:top w:w="12" w:type="dxa"/>
              <w:left w:w="12" w:type="dxa"/>
              <w:right w:w="12" w:type="dxa"/>
            </w:tcMar>
            <w:vAlign w:val="center"/>
          </w:tcPr>
          <w:p>
            <w:pPr>
              <w:adjustRightInd w:val="0"/>
              <w:textAlignment w:val="center"/>
              <w:rPr>
                <w:rFonts w:ascii="Times New Roman" w:hAnsi="Times New Roman" w:eastAsia="宋体" w:cs="Times New Roman"/>
                <w:color w:val="000000"/>
                <w:kern w:val="0"/>
              </w:rPr>
            </w:pPr>
            <w:r>
              <w:rPr>
                <w:rFonts w:hint="eastAsia"/>
                <w:color w:val="000000"/>
                <w:kern w:val="0"/>
              </w:rPr>
              <w:t>建议对工程内容与规模具体化，对水土流失率较高等级区域优先进行治理，对亲水节点、景观工程等与山水林田湖草相关度较低的子工程建议不纳入中央山水林田湖草项目奖补资金支持范围；一些绿化，地形处理等与生态水系一致无法割裂的景观类内容可以纳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1583" w:hRule="atLeast"/>
        </w:trPr>
        <w:tc>
          <w:tcPr>
            <w:tcW w:w="540" w:type="dxa"/>
            <w:tcMar>
              <w:top w:w="12" w:type="dxa"/>
              <w:left w:w="12" w:type="dxa"/>
              <w:right w:w="12" w:type="dxa"/>
            </w:tcMar>
            <w:vAlign w:val="center"/>
          </w:tcPr>
          <w:p>
            <w:pPr>
              <w:widowControl/>
              <w:jc w:val="center"/>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（1）</w:t>
            </w:r>
          </w:p>
        </w:tc>
        <w:tc>
          <w:tcPr>
            <w:tcW w:w="1800" w:type="dxa"/>
            <w:tcBorders>
              <w:top w:val="single" w:color="auto" w:sz="4" w:space="0"/>
              <w:left w:val="single" w:color="auto" w:sz="4" w:space="0"/>
              <w:bottom w:val="single" w:color="auto" w:sz="4" w:space="0"/>
              <w:right w:val="single" w:color="auto" w:sz="4" w:space="0"/>
            </w:tcBorders>
            <w:tcMar>
              <w:top w:w="12" w:type="dxa"/>
              <w:left w:w="12" w:type="dxa"/>
              <w:right w:w="12" w:type="dxa"/>
            </w:tcMar>
            <w:vAlign w:val="center"/>
          </w:tcPr>
          <w:p>
            <w:pPr>
              <w:adjustRightInd w:val="0"/>
              <w:textAlignment w:val="center"/>
              <w:rPr>
                <w:rFonts w:ascii="Times New Roman" w:hAnsi="Times New Roman" w:eastAsia="宋体" w:cs="Times New Roman"/>
                <w:color w:val="000000"/>
                <w:kern w:val="0"/>
              </w:rPr>
            </w:pPr>
            <w:r>
              <w:rPr>
                <w:kern w:val="0"/>
                <w:szCs w:val="21"/>
              </w:rPr>
              <w:t>尤溪际后溪</w:t>
            </w:r>
            <w:r>
              <w:rPr>
                <w:rFonts w:hint="eastAsia"/>
                <w:kern w:val="0"/>
                <w:szCs w:val="21"/>
              </w:rPr>
              <w:t>治理</w:t>
            </w:r>
            <w:r>
              <w:rPr>
                <w:kern w:val="0"/>
                <w:szCs w:val="21"/>
              </w:rPr>
              <w:t>项目</w:t>
            </w:r>
          </w:p>
        </w:tc>
        <w:tc>
          <w:tcPr>
            <w:tcW w:w="2180" w:type="dxa"/>
            <w:tcMar>
              <w:top w:w="12" w:type="dxa"/>
              <w:left w:w="12" w:type="dxa"/>
              <w:right w:w="12" w:type="dxa"/>
            </w:tcMar>
            <w:vAlign w:val="center"/>
          </w:tcPr>
          <w:p>
            <w:pPr>
              <w:adjustRightInd w:val="0"/>
              <w:textAlignment w:val="center"/>
              <w:rPr>
                <w:rFonts w:ascii="Times New Roman" w:hAnsi="Times New Roman" w:eastAsia="宋体" w:cs="Times New Roman"/>
                <w:kern w:val="0"/>
                <w:szCs w:val="21"/>
              </w:rPr>
            </w:pPr>
            <w:r>
              <w:rPr>
                <w:kern w:val="0"/>
                <w:szCs w:val="21"/>
              </w:rPr>
              <w:t>尤溪县西滨镇</w:t>
            </w:r>
          </w:p>
        </w:tc>
        <w:tc>
          <w:tcPr>
            <w:tcW w:w="7920" w:type="dxa"/>
            <w:tcBorders>
              <w:top w:val="single" w:color="auto" w:sz="4" w:space="0"/>
              <w:left w:val="single" w:color="auto" w:sz="4" w:space="0"/>
              <w:bottom w:val="single" w:color="auto" w:sz="4" w:space="0"/>
              <w:right w:val="single" w:color="auto" w:sz="4" w:space="0"/>
            </w:tcBorders>
            <w:tcMar>
              <w:top w:w="12" w:type="dxa"/>
              <w:left w:w="12" w:type="dxa"/>
              <w:right w:w="12" w:type="dxa"/>
            </w:tcMar>
            <w:vAlign w:val="center"/>
          </w:tcPr>
          <w:p>
            <w:pPr>
              <w:adjustRightInd w:val="0"/>
              <w:textAlignment w:val="center"/>
              <w:rPr>
                <w:rFonts w:ascii="Times New Roman" w:hAnsi="Times New Roman" w:eastAsia="宋体" w:cs="Times New Roman"/>
                <w:color w:val="000000"/>
                <w:kern w:val="0"/>
              </w:rPr>
            </w:pPr>
            <w:r>
              <w:rPr>
                <w:kern w:val="0"/>
                <w:szCs w:val="21"/>
              </w:rPr>
              <w:t>1）启动北岭水库治理项目，2）开展小水电整治项目，3）完成猪厂监控设备安装，4）启动养猪厂粪便转运项目，5）养猪厂升级改造，6）养猪厂整治和拆除，7）开展农村生活垃圾整治。</w:t>
            </w:r>
          </w:p>
        </w:tc>
        <w:tc>
          <w:tcPr>
            <w:tcW w:w="3720" w:type="dxa"/>
            <w:tcMar>
              <w:top w:w="12" w:type="dxa"/>
              <w:left w:w="12" w:type="dxa"/>
              <w:right w:w="12" w:type="dxa"/>
            </w:tcMar>
            <w:vAlign w:val="center"/>
          </w:tcPr>
          <w:p>
            <w:pPr>
              <w:adjustRightInd w:val="0"/>
              <w:textAlignment w:val="center"/>
              <w:rPr>
                <w:rFonts w:ascii="Times New Roman" w:hAnsi="Times New Roman" w:eastAsia="宋体" w:cs="Times New Roman"/>
                <w:kern w:val="0"/>
                <w:szCs w:val="21"/>
              </w:rPr>
            </w:pPr>
            <w:r>
              <w:rPr>
                <w:kern w:val="0"/>
                <w:szCs w:val="21"/>
              </w:rPr>
              <w:t>改善小流域环境，提升水质。</w:t>
            </w:r>
          </w:p>
        </w:tc>
        <w:tc>
          <w:tcPr>
            <w:tcW w:w="4650" w:type="dxa"/>
            <w:tcBorders>
              <w:top w:val="single" w:color="auto" w:sz="4" w:space="0"/>
              <w:left w:val="single" w:color="auto" w:sz="4" w:space="0"/>
              <w:bottom w:val="single" w:color="auto" w:sz="4" w:space="0"/>
              <w:right w:val="single" w:color="auto" w:sz="4" w:space="0"/>
            </w:tcBorders>
            <w:tcMar>
              <w:top w:w="12" w:type="dxa"/>
              <w:left w:w="12" w:type="dxa"/>
              <w:right w:w="12" w:type="dxa"/>
            </w:tcMar>
            <w:vAlign w:val="center"/>
          </w:tcPr>
          <w:p>
            <w:pPr>
              <w:adjustRightInd w:val="0"/>
              <w:textAlignment w:val="center"/>
              <w:rPr>
                <w:rFonts w:ascii="Times New Roman" w:hAnsi="Times New Roman" w:eastAsia="宋体" w:cs="Times New Roman"/>
                <w:color w:val="000000"/>
                <w:kern w:val="0"/>
              </w:rPr>
            </w:pPr>
            <w:r>
              <w:rPr>
                <w:rFonts w:hint="eastAsia"/>
                <w:color w:val="000000"/>
                <w:kern w:val="0"/>
              </w:rPr>
              <w:t>建议对工程内容与规模具体化，对水土流失率较高等级区域优先进行治理，对亲水节点、景观工程等与山水林田湖草相关度较低的子工程建议不纳入中央山水林田湖草项目奖补资金支持范围；一些绿化，地形处理等与生态水系一致无法割裂的景观类内容可以纳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1583" w:hRule="atLeast"/>
        </w:trPr>
        <w:tc>
          <w:tcPr>
            <w:tcW w:w="540" w:type="dxa"/>
            <w:tcMar>
              <w:top w:w="12" w:type="dxa"/>
              <w:left w:w="12" w:type="dxa"/>
              <w:right w:w="12" w:type="dxa"/>
            </w:tcMar>
            <w:vAlign w:val="center"/>
          </w:tcPr>
          <w:p>
            <w:pPr>
              <w:widowControl/>
              <w:jc w:val="center"/>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（2）</w:t>
            </w:r>
          </w:p>
        </w:tc>
        <w:tc>
          <w:tcPr>
            <w:tcW w:w="1800" w:type="dxa"/>
            <w:tcBorders>
              <w:top w:val="single" w:color="auto" w:sz="4" w:space="0"/>
              <w:left w:val="single" w:color="auto" w:sz="4" w:space="0"/>
              <w:bottom w:val="single" w:color="auto" w:sz="4" w:space="0"/>
              <w:right w:val="single" w:color="auto" w:sz="4" w:space="0"/>
            </w:tcBorders>
            <w:tcMar>
              <w:top w:w="12" w:type="dxa"/>
              <w:left w:w="12" w:type="dxa"/>
              <w:right w:w="12" w:type="dxa"/>
            </w:tcMar>
            <w:vAlign w:val="center"/>
          </w:tcPr>
          <w:p>
            <w:pPr>
              <w:adjustRightInd w:val="0"/>
              <w:textAlignment w:val="center"/>
              <w:rPr>
                <w:rFonts w:ascii="Times New Roman" w:hAnsi="Times New Roman" w:eastAsia="宋体" w:cs="Times New Roman"/>
                <w:color w:val="000000"/>
                <w:kern w:val="0"/>
              </w:rPr>
            </w:pPr>
            <w:r>
              <w:rPr>
                <w:kern w:val="0"/>
                <w:szCs w:val="21"/>
              </w:rPr>
              <w:t>尤溪华兰溪小流域水环境综合整治工程</w:t>
            </w:r>
          </w:p>
        </w:tc>
        <w:tc>
          <w:tcPr>
            <w:tcW w:w="2180" w:type="dxa"/>
            <w:tcMar>
              <w:top w:w="12" w:type="dxa"/>
              <w:left w:w="12" w:type="dxa"/>
              <w:right w:w="12" w:type="dxa"/>
            </w:tcMar>
            <w:vAlign w:val="center"/>
          </w:tcPr>
          <w:p>
            <w:pPr>
              <w:adjustRightInd w:val="0"/>
              <w:textAlignment w:val="center"/>
              <w:rPr>
                <w:rFonts w:ascii="Times New Roman" w:hAnsi="Times New Roman" w:eastAsia="宋体" w:cs="Times New Roman"/>
                <w:kern w:val="0"/>
                <w:szCs w:val="21"/>
              </w:rPr>
            </w:pPr>
            <w:r>
              <w:rPr>
                <w:kern w:val="0"/>
                <w:szCs w:val="21"/>
              </w:rPr>
              <w:t>尤溪县洋中镇、汤川镇、西滨镇、溪尾乡</w:t>
            </w:r>
          </w:p>
        </w:tc>
        <w:tc>
          <w:tcPr>
            <w:tcW w:w="7920" w:type="dxa"/>
            <w:tcBorders>
              <w:top w:val="single" w:color="auto" w:sz="4" w:space="0"/>
              <w:left w:val="single" w:color="auto" w:sz="4" w:space="0"/>
              <w:bottom w:val="single" w:color="auto" w:sz="4" w:space="0"/>
              <w:right w:val="single" w:color="auto" w:sz="4" w:space="0"/>
            </w:tcBorders>
            <w:tcMar>
              <w:top w:w="12" w:type="dxa"/>
              <w:left w:w="12" w:type="dxa"/>
              <w:right w:w="12" w:type="dxa"/>
            </w:tcMar>
            <w:vAlign w:val="center"/>
          </w:tcPr>
          <w:p>
            <w:pPr>
              <w:adjustRightInd w:val="0"/>
              <w:textAlignment w:val="center"/>
              <w:rPr>
                <w:rFonts w:ascii="Times New Roman" w:hAnsi="Times New Roman" w:eastAsia="宋体" w:cs="Times New Roman"/>
                <w:color w:val="000000"/>
                <w:kern w:val="0"/>
              </w:rPr>
            </w:pPr>
            <w:r>
              <w:rPr>
                <w:kern w:val="0"/>
                <w:szCs w:val="21"/>
              </w:rPr>
              <w:t>1）继续开展畜禽养殖、生活垃圾、企业污染整治。2.对部分水体生态破坏较重、水质较差的河段开展生态修复，完成溪尾乡埔宁村河道护岸修复工程、秀峤村防洪提和拦河坝工程、大宁村受损河堤修复工程等.3）完成汤川生活垃圾转运系统建设，污水管道更换、维护；溪尾乡垃圾中转站项目、农贸市场污水管道修缮等。4）开展华兰溪支流洋中段河道整治。</w:t>
            </w:r>
          </w:p>
        </w:tc>
        <w:tc>
          <w:tcPr>
            <w:tcW w:w="3720" w:type="dxa"/>
            <w:tcMar>
              <w:top w:w="12" w:type="dxa"/>
              <w:left w:w="12" w:type="dxa"/>
              <w:right w:w="12" w:type="dxa"/>
            </w:tcMar>
            <w:vAlign w:val="center"/>
          </w:tcPr>
          <w:p>
            <w:pPr>
              <w:adjustRightInd w:val="0"/>
              <w:textAlignment w:val="center"/>
              <w:rPr>
                <w:rFonts w:ascii="Times New Roman" w:hAnsi="Times New Roman" w:eastAsia="宋体" w:cs="Times New Roman"/>
                <w:kern w:val="0"/>
                <w:szCs w:val="21"/>
              </w:rPr>
            </w:pPr>
            <w:r>
              <w:rPr>
                <w:kern w:val="0"/>
                <w:szCs w:val="21"/>
              </w:rPr>
              <w:t>改善小流域环境，提升水质。</w:t>
            </w:r>
          </w:p>
        </w:tc>
        <w:tc>
          <w:tcPr>
            <w:tcW w:w="4650" w:type="dxa"/>
            <w:tcBorders>
              <w:top w:val="single" w:color="auto" w:sz="4" w:space="0"/>
              <w:left w:val="single" w:color="auto" w:sz="4" w:space="0"/>
              <w:bottom w:val="single" w:color="auto" w:sz="4" w:space="0"/>
              <w:right w:val="single" w:color="auto" w:sz="4" w:space="0"/>
            </w:tcBorders>
            <w:tcMar>
              <w:top w:w="12" w:type="dxa"/>
              <w:left w:w="12" w:type="dxa"/>
              <w:right w:w="12" w:type="dxa"/>
            </w:tcMar>
            <w:vAlign w:val="center"/>
          </w:tcPr>
          <w:p>
            <w:pPr>
              <w:adjustRightInd w:val="0"/>
              <w:textAlignment w:val="center"/>
              <w:rPr>
                <w:rFonts w:ascii="Times New Roman" w:hAnsi="Times New Roman" w:eastAsia="宋体" w:cs="Times New Roman"/>
                <w:color w:val="000000"/>
                <w:kern w:val="0"/>
              </w:rPr>
            </w:pPr>
            <w:r>
              <w:rPr>
                <w:rFonts w:hint="eastAsia"/>
                <w:color w:val="000000"/>
                <w:kern w:val="0"/>
              </w:rPr>
              <w:t>建议对工程内容与规模具体化，对水土流失率较高等级区域优先进行治理，对亲水节点、景观工程等与山水林田湖草相关度较低的子工程建议不纳入中央山水林田湖草项目奖补资金支持范围；一些绿化，地形处理等与生态水系一致无法割裂的景观类内容可以纳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1583" w:hRule="atLeast"/>
        </w:trPr>
        <w:tc>
          <w:tcPr>
            <w:tcW w:w="540" w:type="dxa"/>
            <w:tcMar>
              <w:top w:w="12" w:type="dxa"/>
              <w:left w:w="12" w:type="dxa"/>
              <w:right w:w="12" w:type="dxa"/>
            </w:tcMar>
            <w:vAlign w:val="center"/>
          </w:tcPr>
          <w:p>
            <w:pPr>
              <w:widowControl/>
              <w:jc w:val="center"/>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（3）</w:t>
            </w:r>
          </w:p>
        </w:tc>
        <w:tc>
          <w:tcPr>
            <w:tcW w:w="1800" w:type="dxa"/>
            <w:tcBorders>
              <w:top w:val="single" w:color="auto" w:sz="4" w:space="0"/>
              <w:left w:val="single" w:color="auto" w:sz="4" w:space="0"/>
              <w:bottom w:val="single" w:color="auto" w:sz="4" w:space="0"/>
              <w:right w:val="single" w:color="auto" w:sz="4" w:space="0"/>
            </w:tcBorders>
            <w:tcMar>
              <w:top w:w="12" w:type="dxa"/>
              <w:left w:w="12" w:type="dxa"/>
              <w:right w:w="12" w:type="dxa"/>
            </w:tcMar>
            <w:vAlign w:val="center"/>
          </w:tcPr>
          <w:p>
            <w:pPr>
              <w:adjustRightInd w:val="0"/>
              <w:textAlignment w:val="center"/>
              <w:rPr>
                <w:rFonts w:ascii="Times New Roman" w:hAnsi="Times New Roman" w:eastAsia="宋体" w:cs="Times New Roman"/>
                <w:color w:val="000000"/>
                <w:kern w:val="0"/>
              </w:rPr>
            </w:pPr>
            <w:r>
              <w:rPr>
                <w:kern w:val="0"/>
                <w:szCs w:val="21"/>
              </w:rPr>
              <w:t>街面水库尤溪库区水生态修复及污染物综合整治工程</w:t>
            </w:r>
          </w:p>
        </w:tc>
        <w:tc>
          <w:tcPr>
            <w:tcW w:w="2180" w:type="dxa"/>
            <w:tcMar>
              <w:top w:w="12" w:type="dxa"/>
              <w:left w:w="12" w:type="dxa"/>
              <w:right w:w="12" w:type="dxa"/>
            </w:tcMar>
            <w:vAlign w:val="center"/>
          </w:tcPr>
          <w:p>
            <w:pPr>
              <w:adjustRightInd w:val="0"/>
              <w:textAlignment w:val="center"/>
              <w:rPr>
                <w:rFonts w:ascii="Times New Roman" w:hAnsi="Times New Roman" w:eastAsia="宋体" w:cs="Times New Roman"/>
                <w:kern w:val="0"/>
                <w:szCs w:val="21"/>
              </w:rPr>
            </w:pPr>
            <w:r>
              <w:rPr>
                <w:kern w:val="0"/>
                <w:szCs w:val="21"/>
              </w:rPr>
              <w:t>尤溪县坂面镇</w:t>
            </w:r>
          </w:p>
        </w:tc>
        <w:tc>
          <w:tcPr>
            <w:tcW w:w="7920" w:type="dxa"/>
            <w:tcBorders>
              <w:top w:val="single" w:color="auto" w:sz="4" w:space="0"/>
              <w:left w:val="single" w:color="auto" w:sz="4" w:space="0"/>
              <w:bottom w:val="single" w:color="auto" w:sz="4" w:space="0"/>
              <w:right w:val="single" w:color="auto" w:sz="4" w:space="0"/>
            </w:tcBorders>
            <w:tcMar>
              <w:top w:w="12" w:type="dxa"/>
              <w:left w:w="12" w:type="dxa"/>
              <w:right w:w="12" w:type="dxa"/>
            </w:tcMar>
            <w:vAlign w:val="center"/>
          </w:tcPr>
          <w:p>
            <w:pPr>
              <w:adjustRightInd w:val="0"/>
              <w:textAlignment w:val="center"/>
              <w:rPr>
                <w:rFonts w:ascii="Times New Roman" w:hAnsi="Times New Roman" w:eastAsia="宋体" w:cs="Times New Roman"/>
                <w:kern w:val="0"/>
                <w:szCs w:val="21"/>
              </w:rPr>
            </w:pPr>
            <w:r>
              <w:rPr>
                <w:kern w:val="0"/>
                <w:szCs w:val="21"/>
              </w:rPr>
              <w:t>1.闽湖网箱清理3816个，面积179556㎡。2.闽湖周边污染源治理。3.库面、库周、湖面垃圾清理。4.库周水土保持。</w:t>
            </w:r>
          </w:p>
        </w:tc>
        <w:tc>
          <w:tcPr>
            <w:tcW w:w="3720" w:type="dxa"/>
            <w:tcMar>
              <w:top w:w="12" w:type="dxa"/>
              <w:left w:w="12" w:type="dxa"/>
              <w:right w:w="12" w:type="dxa"/>
            </w:tcMar>
            <w:vAlign w:val="center"/>
          </w:tcPr>
          <w:p>
            <w:pPr>
              <w:adjustRightInd w:val="0"/>
              <w:textAlignment w:val="center"/>
              <w:rPr>
                <w:rFonts w:ascii="Times New Roman" w:hAnsi="Times New Roman" w:eastAsia="宋体" w:cs="Times New Roman"/>
                <w:kern w:val="0"/>
                <w:szCs w:val="21"/>
              </w:rPr>
            </w:pPr>
            <w:r>
              <w:rPr>
                <w:kern w:val="0"/>
                <w:szCs w:val="21"/>
              </w:rPr>
              <w:t>削减水库内源污染，改善环境质量，提供优质水源。</w:t>
            </w:r>
          </w:p>
        </w:tc>
        <w:tc>
          <w:tcPr>
            <w:tcW w:w="4650" w:type="dxa"/>
            <w:tcBorders>
              <w:top w:val="single" w:color="auto" w:sz="4" w:space="0"/>
              <w:left w:val="single" w:color="auto" w:sz="4" w:space="0"/>
              <w:bottom w:val="single" w:color="auto" w:sz="4" w:space="0"/>
              <w:right w:val="single" w:color="auto" w:sz="4" w:space="0"/>
            </w:tcBorders>
            <w:tcMar>
              <w:top w:w="12" w:type="dxa"/>
              <w:left w:w="12" w:type="dxa"/>
              <w:right w:w="12" w:type="dxa"/>
            </w:tcMar>
            <w:vAlign w:val="center"/>
          </w:tcPr>
          <w:p>
            <w:pPr>
              <w:adjustRightInd w:val="0"/>
              <w:textAlignment w:val="center"/>
              <w:rPr>
                <w:rFonts w:ascii="Times New Roman" w:hAnsi="Times New Roman" w:eastAsia="宋体" w:cs="Times New Roman"/>
                <w:color w:val="000000"/>
                <w:kern w:val="0"/>
                <w:szCs w:val="21"/>
              </w:rPr>
            </w:pPr>
            <w:r>
              <w:rPr>
                <w:rFonts w:hint="eastAsia"/>
                <w:color w:val="000000"/>
                <w:kern w:val="0"/>
              </w:rPr>
              <w:t>建议对工程内容与规模具体化，对水土流失率较高等级区域优先进行治理，对亲水节点、景观工程等与山水林田湖草相关度较低的子工程建议不纳入中央山水林田湖草项目奖补资金支持范围；一些绿化，地形处理等与生态水系一致无法割裂的景观类内容可以纳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1583" w:hRule="atLeast"/>
        </w:trPr>
        <w:tc>
          <w:tcPr>
            <w:tcW w:w="540" w:type="dxa"/>
            <w:tcMar>
              <w:top w:w="12" w:type="dxa"/>
              <w:left w:w="12" w:type="dxa"/>
              <w:right w:w="12" w:type="dxa"/>
            </w:tcMar>
            <w:vAlign w:val="center"/>
          </w:tcPr>
          <w:p>
            <w:pPr>
              <w:widowControl/>
              <w:jc w:val="center"/>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（4）</w:t>
            </w:r>
          </w:p>
        </w:tc>
        <w:tc>
          <w:tcPr>
            <w:tcW w:w="1800" w:type="dxa"/>
            <w:tcMar>
              <w:top w:w="12" w:type="dxa"/>
              <w:left w:w="12" w:type="dxa"/>
              <w:right w:w="12" w:type="dxa"/>
            </w:tcMar>
            <w:vAlign w:val="center"/>
          </w:tcPr>
          <w:p>
            <w:pPr>
              <w:adjustRightInd w:val="0"/>
              <w:textAlignment w:val="center"/>
              <w:rPr>
                <w:rFonts w:ascii="Times New Roman" w:hAnsi="Times New Roman" w:eastAsia="宋体" w:cs="Times New Roman"/>
                <w:kern w:val="0"/>
                <w:szCs w:val="21"/>
              </w:rPr>
            </w:pPr>
            <w:r>
              <w:rPr>
                <w:kern w:val="0"/>
                <w:szCs w:val="21"/>
              </w:rPr>
              <w:t>尤溪县紫阳湖水环境治理</w:t>
            </w:r>
          </w:p>
        </w:tc>
        <w:tc>
          <w:tcPr>
            <w:tcW w:w="2180" w:type="dxa"/>
            <w:tcMar>
              <w:top w:w="12" w:type="dxa"/>
              <w:left w:w="12" w:type="dxa"/>
              <w:right w:w="12" w:type="dxa"/>
            </w:tcMar>
            <w:vAlign w:val="center"/>
          </w:tcPr>
          <w:p>
            <w:pPr>
              <w:adjustRightInd w:val="0"/>
              <w:textAlignment w:val="center"/>
              <w:rPr>
                <w:rFonts w:ascii="Times New Roman" w:hAnsi="Times New Roman" w:eastAsia="宋体" w:cs="Times New Roman"/>
                <w:kern w:val="0"/>
                <w:szCs w:val="21"/>
              </w:rPr>
            </w:pPr>
            <w:r>
              <w:rPr>
                <w:kern w:val="0"/>
                <w:szCs w:val="21"/>
              </w:rPr>
              <w:t>尤溪县城关镇</w:t>
            </w:r>
          </w:p>
        </w:tc>
        <w:tc>
          <w:tcPr>
            <w:tcW w:w="7920" w:type="dxa"/>
            <w:tcMar>
              <w:top w:w="12" w:type="dxa"/>
              <w:left w:w="12" w:type="dxa"/>
              <w:right w:w="12" w:type="dxa"/>
            </w:tcMar>
            <w:vAlign w:val="center"/>
          </w:tcPr>
          <w:p>
            <w:pPr>
              <w:adjustRightInd w:val="0"/>
              <w:textAlignment w:val="center"/>
              <w:rPr>
                <w:rFonts w:ascii="Times New Roman" w:hAnsi="Times New Roman" w:eastAsia="宋体" w:cs="Times New Roman"/>
                <w:kern w:val="0"/>
                <w:szCs w:val="21"/>
              </w:rPr>
            </w:pPr>
            <w:r>
              <w:rPr>
                <w:kern w:val="0"/>
                <w:szCs w:val="21"/>
              </w:rPr>
              <w:t>1.拆除紫阳湖库周30000㎡临时搭建物、养殖构筑物；2.拆除库面40000㎡网箱及网箱管理房、投饵机、渔船等附属设施；3.清除水面垃圾、漂浮物、坝头清淤。</w:t>
            </w:r>
          </w:p>
        </w:tc>
        <w:tc>
          <w:tcPr>
            <w:tcW w:w="3720" w:type="dxa"/>
            <w:tcMar>
              <w:top w:w="12" w:type="dxa"/>
              <w:left w:w="12" w:type="dxa"/>
              <w:right w:w="12" w:type="dxa"/>
            </w:tcMar>
            <w:vAlign w:val="center"/>
          </w:tcPr>
          <w:p>
            <w:pPr>
              <w:adjustRightInd w:val="0"/>
              <w:textAlignment w:val="center"/>
              <w:rPr>
                <w:rFonts w:ascii="Times New Roman" w:hAnsi="Times New Roman" w:eastAsia="宋体" w:cs="Times New Roman"/>
                <w:kern w:val="0"/>
                <w:szCs w:val="21"/>
              </w:rPr>
            </w:pPr>
            <w:r>
              <w:rPr>
                <w:kern w:val="0"/>
                <w:szCs w:val="21"/>
              </w:rPr>
              <w:t>削减水库内源污染，改善环境质量，提供优质水源</w:t>
            </w:r>
          </w:p>
        </w:tc>
        <w:tc>
          <w:tcPr>
            <w:tcW w:w="4650" w:type="dxa"/>
            <w:tcMar>
              <w:top w:w="12" w:type="dxa"/>
              <w:left w:w="12" w:type="dxa"/>
              <w:right w:w="12" w:type="dxa"/>
            </w:tcMar>
            <w:vAlign w:val="center"/>
          </w:tcPr>
          <w:p>
            <w:pPr>
              <w:adjustRightInd w:val="0"/>
              <w:textAlignment w:val="center"/>
              <w:rPr>
                <w:rFonts w:ascii="Times New Roman" w:hAnsi="Times New Roman" w:eastAsia="宋体" w:cs="Times New Roman"/>
                <w:color w:val="000000"/>
                <w:kern w:val="0"/>
                <w:szCs w:val="21"/>
              </w:rPr>
            </w:pPr>
            <w:r>
              <w:rPr>
                <w:rFonts w:hint="eastAsia"/>
                <w:color w:val="000000"/>
                <w:kern w:val="0"/>
              </w:rPr>
              <w:t>建议对工程内容与规模具体化，对水土流失率较高等级区域优先进行治理，对亲水节点、景观工程等与山水林田湖草相关度较低的子工程建议不纳入中央山水林田湖草项目奖补资金支持范围；一些绿化，地形处理等与生态水系一致无法割裂的景观类内容可以纳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1583" w:hRule="atLeast"/>
        </w:trPr>
        <w:tc>
          <w:tcPr>
            <w:tcW w:w="540" w:type="dxa"/>
            <w:tcMar>
              <w:top w:w="12" w:type="dxa"/>
              <w:left w:w="12" w:type="dxa"/>
              <w:right w:w="12" w:type="dxa"/>
            </w:tcMar>
            <w:vAlign w:val="center"/>
          </w:tcPr>
          <w:p>
            <w:pPr>
              <w:widowControl/>
              <w:jc w:val="center"/>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（5）</w:t>
            </w:r>
          </w:p>
        </w:tc>
        <w:tc>
          <w:tcPr>
            <w:tcW w:w="1800" w:type="dxa"/>
            <w:tcMar>
              <w:top w:w="12" w:type="dxa"/>
              <w:left w:w="12" w:type="dxa"/>
              <w:right w:w="12" w:type="dxa"/>
            </w:tcMar>
            <w:vAlign w:val="center"/>
          </w:tcPr>
          <w:p>
            <w:pPr>
              <w:adjustRightInd w:val="0"/>
              <w:textAlignment w:val="center"/>
              <w:rPr>
                <w:rFonts w:ascii="Times New Roman" w:hAnsi="Times New Roman" w:eastAsia="宋体" w:cs="Times New Roman"/>
                <w:kern w:val="0"/>
                <w:szCs w:val="21"/>
              </w:rPr>
            </w:pPr>
            <w:r>
              <w:rPr>
                <w:rFonts w:hint="eastAsia"/>
                <w:kern w:val="0"/>
                <w:szCs w:val="21"/>
              </w:rPr>
              <w:t>尤溪下游库区（西滨、尤溪口、雍口）水环境治理项目</w:t>
            </w:r>
          </w:p>
        </w:tc>
        <w:tc>
          <w:tcPr>
            <w:tcW w:w="2180" w:type="dxa"/>
            <w:tcMar>
              <w:top w:w="12" w:type="dxa"/>
              <w:left w:w="12" w:type="dxa"/>
              <w:right w:w="12" w:type="dxa"/>
            </w:tcMar>
            <w:vAlign w:val="center"/>
          </w:tcPr>
          <w:p>
            <w:pPr>
              <w:adjustRightInd w:val="0"/>
              <w:textAlignment w:val="center"/>
              <w:rPr>
                <w:rFonts w:ascii="Times New Roman" w:hAnsi="Times New Roman" w:eastAsia="宋体" w:cs="Times New Roman"/>
                <w:kern w:val="0"/>
                <w:szCs w:val="21"/>
              </w:rPr>
            </w:pPr>
            <w:r>
              <w:rPr>
                <w:rFonts w:hint="eastAsia"/>
                <w:color w:val="000000" w:themeColor="text1"/>
                <w:kern w:val="0"/>
                <w:szCs w:val="21"/>
                <w14:textFill>
                  <w14:solidFill>
                    <w14:schemeClr w14:val="tx1"/>
                  </w14:solidFill>
                </w14:textFill>
              </w:rPr>
              <w:t>尤溪西滨镇、尤溪口、雍口</w:t>
            </w:r>
          </w:p>
        </w:tc>
        <w:tc>
          <w:tcPr>
            <w:tcW w:w="7920" w:type="dxa"/>
            <w:tcMar>
              <w:top w:w="12" w:type="dxa"/>
              <w:left w:w="12" w:type="dxa"/>
              <w:right w:w="12" w:type="dxa"/>
            </w:tcMar>
            <w:vAlign w:val="center"/>
          </w:tcPr>
          <w:p>
            <w:pPr>
              <w:adjustRightInd w:val="0"/>
              <w:textAlignment w:val="center"/>
              <w:rPr>
                <w:rFonts w:ascii="Times New Roman" w:hAnsi="Times New Roman" w:eastAsia="宋体" w:cs="Times New Roman"/>
                <w:kern w:val="0"/>
                <w:szCs w:val="21"/>
              </w:rPr>
            </w:pPr>
            <w:r>
              <w:rPr>
                <w:kern w:val="0"/>
                <w:szCs w:val="21"/>
              </w:rPr>
              <w:t>1</w:t>
            </w:r>
            <w:r>
              <w:rPr>
                <w:rFonts w:hint="eastAsia"/>
                <w:kern w:val="0"/>
                <w:szCs w:val="21"/>
              </w:rPr>
              <w:t>、拆除库面</w:t>
            </w:r>
            <w:r>
              <w:rPr>
                <w:kern w:val="0"/>
                <w:szCs w:val="21"/>
              </w:rPr>
              <w:t>100000</w:t>
            </w:r>
            <w:r>
              <w:rPr>
                <w:rFonts w:hint="eastAsia"/>
                <w:kern w:val="0"/>
                <w:szCs w:val="21"/>
              </w:rPr>
              <w:t>㎡网箱及网箱管理房、渔船等附属设施。</w:t>
            </w:r>
            <w:r>
              <w:rPr>
                <w:kern w:val="0"/>
                <w:szCs w:val="21"/>
              </w:rPr>
              <w:t>2</w:t>
            </w:r>
            <w:r>
              <w:rPr>
                <w:rFonts w:hint="eastAsia"/>
                <w:kern w:val="0"/>
                <w:szCs w:val="21"/>
              </w:rPr>
              <w:t>、清除水面垃圾、漂浮物。</w:t>
            </w:r>
          </w:p>
        </w:tc>
        <w:tc>
          <w:tcPr>
            <w:tcW w:w="3720" w:type="dxa"/>
            <w:tcMar>
              <w:top w:w="12" w:type="dxa"/>
              <w:left w:w="12" w:type="dxa"/>
              <w:right w:w="12" w:type="dxa"/>
            </w:tcMar>
            <w:vAlign w:val="center"/>
          </w:tcPr>
          <w:p>
            <w:pPr>
              <w:adjustRightInd w:val="0"/>
              <w:textAlignment w:val="center"/>
              <w:rPr>
                <w:rFonts w:ascii="Times New Roman" w:hAnsi="Times New Roman" w:eastAsia="宋体" w:cs="Times New Roman"/>
                <w:kern w:val="0"/>
                <w:szCs w:val="21"/>
              </w:rPr>
            </w:pPr>
            <w:r>
              <w:rPr>
                <w:rFonts w:hint="eastAsia"/>
                <w:kern w:val="0"/>
                <w:szCs w:val="21"/>
              </w:rPr>
              <w:t>削减水库内源污染，改善环境质量，提供优质水源</w:t>
            </w:r>
          </w:p>
        </w:tc>
        <w:tc>
          <w:tcPr>
            <w:tcW w:w="4650" w:type="dxa"/>
            <w:tcMar>
              <w:top w:w="12" w:type="dxa"/>
              <w:left w:w="12" w:type="dxa"/>
              <w:right w:w="12" w:type="dxa"/>
            </w:tcMar>
            <w:vAlign w:val="center"/>
          </w:tcPr>
          <w:p>
            <w:pPr>
              <w:adjustRightInd w:val="0"/>
              <w:textAlignment w:val="center"/>
              <w:rPr>
                <w:rFonts w:ascii="Times New Roman" w:hAnsi="Times New Roman" w:eastAsia="宋体" w:cs="Times New Roman"/>
                <w:color w:val="000000"/>
                <w:kern w:val="0"/>
                <w:szCs w:val="21"/>
              </w:rPr>
            </w:pPr>
            <w:r>
              <w:rPr>
                <w:rFonts w:hint="eastAsia"/>
                <w:color w:val="000000"/>
                <w:kern w:val="0"/>
              </w:rPr>
              <w:t>建议对工程内容与规模具体化，对水土流失率较高等级区域优先进行治理，对亲水节点、景观工程等与山水林田湖草相关度较低的子工程建议不纳入中央山水林田湖草项目奖补资金支持范围；一些绿化，地形处理等与生态水系一致无法割裂的景观类内容可以纳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1583" w:hRule="atLeast"/>
        </w:trPr>
        <w:tc>
          <w:tcPr>
            <w:tcW w:w="540" w:type="dxa"/>
            <w:tcMar>
              <w:top w:w="12" w:type="dxa"/>
              <w:left w:w="12" w:type="dxa"/>
              <w:right w:w="12" w:type="dxa"/>
            </w:tcMar>
            <w:vAlign w:val="center"/>
          </w:tcPr>
          <w:p>
            <w:pPr>
              <w:widowControl/>
              <w:jc w:val="center"/>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（6）</w:t>
            </w:r>
          </w:p>
        </w:tc>
        <w:tc>
          <w:tcPr>
            <w:tcW w:w="1800" w:type="dxa"/>
            <w:tcMar>
              <w:top w:w="12" w:type="dxa"/>
              <w:left w:w="12" w:type="dxa"/>
              <w:right w:w="12" w:type="dxa"/>
            </w:tcMar>
            <w:vAlign w:val="center"/>
          </w:tcPr>
          <w:p>
            <w:pPr>
              <w:adjustRightInd w:val="0"/>
              <w:textAlignment w:val="center"/>
              <w:rPr>
                <w:rFonts w:ascii="Times New Roman" w:hAnsi="Times New Roman" w:eastAsia="宋体" w:cs="Times New Roman"/>
                <w:kern w:val="0"/>
                <w:szCs w:val="21"/>
              </w:rPr>
            </w:pPr>
            <w:r>
              <w:rPr>
                <w:rFonts w:hint="eastAsia"/>
                <w:kern w:val="0"/>
                <w:szCs w:val="21"/>
              </w:rPr>
              <w:t>尤溪县清印溪“一河两岸”污水管网改造工程</w:t>
            </w:r>
          </w:p>
        </w:tc>
        <w:tc>
          <w:tcPr>
            <w:tcW w:w="2180" w:type="dxa"/>
            <w:tcMar>
              <w:top w:w="12" w:type="dxa"/>
              <w:left w:w="12" w:type="dxa"/>
              <w:right w:w="12" w:type="dxa"/>
            </w:tcMar>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尤溪县城关镇、西城镇</w:t>
            </w:r>
          </w:p>
        </w:tc>
        <w:tc>
          <w:tcPr>
            <w:tcW w:w="7920" w:type="dxa"/>
            <w:tcMar>
              <w:top w:w="12" w:type="dxa"/>
              <w:left w:w="12" w:type="dxa"/>
              <w:right w:w="12" w:type="dxa"/>
            </w:tcMar>
            <w:vAlign w:val="center"/>
          </w:tcPr>
          <w:p>
            <w:pPr>
              <w:adjustRightInd w:val="0"/>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清印溪“一河两岸”污水管网改造工程</w:t>
            </w:r>
            <w:r>
              <w:rPr>
                <w:rFonts w:ascii="Times New Roman" w:hAnsi="Times New Roman" w:eastAsia="宋体" w:cs="Times New Roman"/>
                <w:kern w:val="0"/>
                <w:szCs w:val="21"/>
              </w:rPr>
              <w:t>,</w:t>
            </w:r>
            <w:r>
              <w:rPr>
                <w:rFonts w:hint="eastAsia" w:ascii="Times New Roman" w:hAnsi="Times New Roman" w:eastAsia="宋体" w:cs="Times New Roman"/>
                <w:kern w:val="0"/>
                <w:szCs w:val="21"/>
              </w:rPr>
              <w:t>在建污水管总长</w:t>
            </w:r>
            <w:r>
              <w:rPr>
                <w:rFonts w:ascii="Times New Roman" w:hAnsi="Times New Roman" w:eastAsia="宋体" w:cs="Times New Roman"/>
                <w:kern w:val="0"/>
                <w:szCs w:val="21"/>
              </w:rPr>
              <w:t>3674</w:t>
            </w:r>
            <w:r>
              <w:rPr>
                <w:rFonts w:hint="eastAsia" w:ascii="Times New Roman" w:hAnsi="Times New Roman" w:eastAsia="宋体" w:cs="Times New Roman"/>
                <w:kern w:val="0"/>
                <w:szCs w:val="21"/>
              </w:rPr>
              <w:t>米</w:t>
            </w:r>
          </w:p>
        </w:tc>
        <w:tc>
          <w:tcPr>
            <w:tcW w:w="3720" w:type="dxa"/>
            <w:tcMar>
              <w:top w:w="12" w:type="dxa"/>
              <w:left w:w="12" w:type="dxa"/>
              <w:right w:w="12" w:type="dxa"/>
            </w:tcMar>
            <w:vAlign w:val="center"/>
          </w:tcPr>
          <w:p>
            <w:pPr>
              <w:adjustRightInd w:val="0"/>
              <w:textAlignment w:val="center"/>
              <w:rPr>
                <w:rFonts w:ascii="Times New Roman" w:hAnsi="Times New Roman" w:eastAsia="宋体" w:cs="Times New Roman"/>
                <w:kern w:val="0"/>
                <w:szCs w:val="21"/>
              </w:rPr>
            </w:pPr>
            <w:r>
              <w:rPr>
                <w:rFonts w:hint="eastAsia"/>
                <w:kern w:val="0"/>
                <w:szCs w:val="21"/>
              </w:rPr>
              <w:t>改善小流域环境，提升水质。</w:t>
            </w:r>
          </w:p>
        </w:tc>
        <w:tc>
          <w:tcPr>
            <w:tcW w:w="4650" w:type="dxa"/>
            <w:tcMar>
              <w:top w:w="12" w:type="dxa"/>
              <w:left w:w="12" w:type="dxa"/>
              <w:right w:w="12" w:type="dxa"/>
            </w:tcMar>
            <w:vAlign w:val="center"/>
          </w:tcPr>
          <w:p>
            <w:pPr>
              <w:adjustRightInd w:val="0"/>
              <w:textAlignment w:val="center"/>
              <w:rPr>
                <w:rFonts w:ascii="Times New Roman" w:hAnsi="Times New Roman" w:eastAsia="宋体" w:cs="Times New Roman"/>
                <w:color w:val="000000"/>
                <w:kern w:val="0"/>
                <w:szCs w:val="21"/>
              </w:rPr>
            </w:pPr>
            <w:r>
              <w:rPr>
                <w:rFonts w:hint="eastAsia"/>
                <w:color w:val="000000"/>
                <w:kern w:val="0"/>
              </w:rPr>
              <w:t>建议对工程内容与规模具体化，对水土流失率较高等级区域优先进行治理，对亲水节点、景观工程等与山水林田湖草相关度较低的子工程建议不纳入中央山水林田湖草项目奖补资金支持范围；一些绿化，地形处理等与生态水系一致无法割裂的景观类内容可以纳入。</w:t>
            </w:r>
          </w:p>
        </w:tc>
      </w:tr>
    </w:tbl>
    <w:p>
      <w:pPr>
        <w:ind w:firstLine="560" w:firstLineChars="200"/>
        <w:rPr>
          <w:rFonts w:ascii="Times New Roman" w:hAnsi="Times New Roman" w:eastAsia="宋体" w:cs="Times New Roman"/>
          <w:sz w:val="28"/>
        </w:rPr>
        <w:sectPr>
          <w:type w:val="continuous"/>
          <w:pgSz w:w="23814" w:h="16839" w:orient="landscape"/>
          <w:pgMar w:top="1800" w:right="1440" w:bottom="1800" w:left="1440" w:header="851" w:footer="992" w:gutter="0"/>
          <w:cols w:space="425" w:num="1"/>
          <w:docGrid w:type="lines" w:linePitch="312" w:charSpace="0"/>
        </w:sectPr>
      </w:pPr>
    </w:p>
    <w:p>
      <w:pPr>
        <w:widowControl/>
        <w:jc w:val="left"/>
        <w:rPr>
          <w:rFonts w:ascii="Times New Roman" w:hAnsi="Times New Roman" w:eastAsia="宋体" w:cs="Times New Roman"/>
          <w:b/>
          <w:bCs/>
          <w:kern w:val="44"/>
          <w:sz w:val="32"/>
          <w:szCs w:val="44"/>
        </w:rPr>
      </w:pPr>
      <w:r>
        <w:rPr>
          <w:rFonts w:ascii="Times New Roman" w:hAnsi="Times New Roman" w:eastAsia="宋体" w:cs="Times New Roman"/>
        </w:rPr>
        <w:br w:type="page"/>
      </w:r>
    </w:p>
    <w:p>
      <w:pPr>
        <w:pStyle w:val="5"/>
        <w:jc w:val="both"/>
        <w:rPr>
          <w:rFonts w:ascii="Times New Roman" w:hAnsi="Times New Roman" w:eastAsia="宋体" w:cs="Times New Roman"/>
          <w:b w:val="0"/>
        </w:rPr>
      </w:pPr>
      <w:r>
        <w:rPr>
          <w:rFonts w:ascii="Times New Roman" w:hAnsi="Times New Roman" w:eastAsia="宋体" w:cs="Times New Roman"/>
        </w:rPr>
        <w:t>第十六章 尤溪流域大田县控制性详细规划</w:t>
      </w:r>
    </w:p>
    <w:p>
      <w:pPr>
        <w:outlineLvl w:val="1"/>
        <w:rPr>
          <w:rFonts w:ascii="Times New Roman" w:hAnsi="Times New Roman" w:eastAsia="宋体" w:cs="Times New Roman"/>
          <w:b/>
          <w:sz w:val="32"/>
        </w:rPr>
      </w:pPr>
      <w:r>
        <w:rPr>
          <w:rFonts w:ascii="Times New Roman" w:hAnsi="Times New Roman" w:eastAsia="宋体" w:cs="Times New Roman"/>
          <w:b/>
          <w:sz w:val="32"/>
        </w:rPr>
        <w:t>第五十一条 规划范围</w:t>
      </w:r>
    </w:p>
    <w:p>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规划范围为大田县全域范围。</w:t>
      </w:r>
    </w:p>
    <w:p>
      <w:pPr>
        <w:outlineLvl w:val="1"/>
        <w:rPr>
          <w:rFonts w:ascii="Times New Roman" w:hAnsi="Times New Roman" w:eastAsia="宋体" w:cs="Times New Roman"/>
          <w:b/>
          <w:sz w:val="32"/>
        </w:rPr>
      </w:pPr>
      <w:r>
        <w:rPr>
          <w:rFonts w:ascii="Times New Roman" w:hAnsi="Times New Roman" w:eastAsia="宋体" w:cs="Times New Roman"/>
          <w:b/>
          <w:sz w:val="32"/>
        </w:rPr>
        <w:t>第五十二条 控制单元划分</w:t>
      </w:r>
    </w:p>
    <w:p>
      <w:pPr>
        <w:spacing w:line="360" w:lineRule="auto"/>
        <w:ind w:firstLine="560" w:firstLineChars="200"/>
        <w:rPr>
          <w:rFonts w:ascii="Times New Roman" w:hAnsi="Times New Roman" w:eastAsia="宋体" w:cs="Times New Roman"/>
          <w:color w:val="000000"/>
          <w:sz w:val="28"/>
        </w:rPr>
      </w:pPr>
      <w:r>
        <w:rPr>
          <w:rFonts w:ascii="Times New Roman" w:hAnsi="Times New Roman" w:eastAsia="宋体" w:cs="Times New Roman"/>
          <w:sz w:val="28"/>
        </w:rPr>
        <w:t>大田县共3个控制单元，分</w:t>
      </w:r>
      <w:r>
        <w:rPr>
          <w:rFonts w:ascii="Times New Roman" w:hAnsi="Times New Roman" w:eastAsia="宋体" w:cs="Times New Roman"/>
          <w:color w:val="000000"/>
          <w:sz w:val="28"/>
        </w:rPr>
        <w:t>别为大田县均溪控制单元（前坪乡、均溪镇、屏山乡、武陵乡、石牌镇、谢洋乡、吴山镇、湖美乡、济阳乡、华兴镇）、大田县桃源溪控制单元（上京镇、桃源镇）、大田县文江溪控制单元（文江镇、广平镇、建设镇、奇韬镇、太华镇、梅山镇）。</w:t>
      </w:r>
    </w:p>
    <w:p>
      <w:pPr>
        <w:outlineLvl w:val="1"/>
        <w:rPr>
          <w:rFonts w:ascii="Times New Roman" w:hAnsi="Times New Roman" w:eastAsia="宋体" w:cs="Times New Roman"/>
          <w:b/>
          <w:sz w:val="32"/>
        </w:rPr>
      </w:pPr>
      <w:r>
        <w:rPr>
          <w:rFonts w:ascii="Times New Roman" w:hAnsi="Times New Roman" w:eastAsia="宋体" w:cs="Times New Roman"/>
          <w:b/>
          <w:sz w:val="32"/>
        </w:rPr>
        <w:t>第五十三条 大田县项目控规</w:t>
      </w:r>
    </w:p>
    <w:p>
      <w:pPr>
        <w:spacing w:line="360" w:lineRule="auto"/>
        <w:ind w:firstLine="560" w:firstLineChars="200"/>
        <w:rPr>
          <w:rFonts w:ascii="Times New Roman" w:hAnsi="Times New Roman" w:eastAsia="宋体" w:cs="Times New Roman"/>
          <w:sz w:val="28"/>
        </w:rPr>
        <w:sectPr>
          <w:type w:val="continuous"/>
          <w:pgSz w:w="23814" w:h="16839" w:orient="landscape"/>
          <w:pgMar w:top="1800" w:right="1440" w:bottom="1800" w:left="1440" w:header="851" w:footer="992" w:gutter="0"/>
          <w:cols w:space="425" w:num="1"/>
          <w:docGrid w:type="lines" w:linePitch="312" w:charSpace="0"/>
        </w:sectPr>
      </w:pPr>
      <w:r>
        <w:rPr>
          <w:rFonts w:ascii="Times New Roman" w:hAnsi="Times New Roman" w:eastAsia="宋体" w:cs="Times New Roman"/>
          <w:sz w:val="28"/>
        </w:rPr>
        <w:t>大田县共实施项目10项，总投资约6.1055亿元，项目涵括水环境治理与生态修复工程（6项）、生物多样性保护工程（1项）、废弃矿山生态修复和地质灾害防治工程（2项），机制创新与能力建设工程（1项子工程）。</w:t>
      </w:r>
    </w:p>
    <w:p>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表16-1 大田县控规项目汇总表（单位：万元）</w:t>
      </w:r>
    </w:p>
    <w:tbl>
      <w:tblPr>
        <w:tblStyle w:val="41"/>
        <w:tblW w:w="20800" w:type="dxa"/>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520"/>
        <w:gridCol w:w="1820"/>
        <w:gridCol w:w="2221"/>
        <w:gridCol w:w="7899"/>
        <w:gridCol w:w="3700"/>
        <w:gridCol w:w="46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381" w:hRule="atLeast"/>
          <w:tblHeader/>
        </w:trPr>
        <w:tc>
          <w:tcPr>
            <w:tcW w:w="520" w:type="dxa"/>
            <w:vMerge w:val="restart"/>
            <w:tcMar>
              <w:top w:w="12" w:type="dxa"/>
              <w:left w:w="12" w:type="dxa"/>
              <w:right w:w="12" w:type="dxa"/>
            </w:tcMar>
            <w:vAlign w:val="center"/>
          </w:tcPr>
          <w:p>
            <w:pPr>
              <w:widowControl/>
              <w:textAlignment w:val="center"/>
              <w:rPr>
                <w:rFonts w:ascii="Times New Roman" w:hAnsi="Times New Roman" w:eastAsia="宋体" w:cs="Times New Roman"/>
                <w:b/>
                <w:bCs/>
                <w:color w:val="000000"/>
                <w:szCs w:val="21"/>
              </w:rPr>
            </w:pPr>
            <w:r>
              <w:rPr>
                <w:rFonts w:ascii="Times New Roman" w:hAnsi="Times New Roman" w:eastAsia="宋体" w:cs="Times New Roman"/>
                <w:b/>
                <w:bCs/>
                <w:color w:val="000000"/>
                <w:kern w:val="0"/>
                <w:szCs w:val="21"/>
                <w:lang w:bidi="ar"/>
              </w:rPr>
              <w:t>序号</w:t>
            </w:r>
          </w:p>
        </w:tc>
        <w:tc>
          <w:tcPr>
            <w:tcW w:w="1820" w:type="dxa"/>
            <w:vMerge w:val="restart"/>
            <w:tcMar>
              <w:top w:w="12" w:type="dxa"/>
              <w:left w:w="12" w:type="dxa"/>
              <w:right w:w="12" w:type="dxa"/>
            </w:tcMar>
            <w:vAlign w:val="center"/>
          </w:tcPr>
          <w:p>
            <w:pPr>
              <w:widowControl/>
              <w:textAlignment w:val="center"/>
              <w:rPr>
                <w:rFonts w:ascii="Times New Roman" w:hAnsi="Times New Roman" w:eastAsia="宋体" w:cs="Times New Roman"/>
                <w:b/>
                <w:bCs/>
                <w:color w:val="000000"/>
                <w:szCs w:val="21"/>
              </w:rPr>
            </w:pPr>
            <w:r>
              <w:rPr>
                <w:rFonts w:ascii="Times New Roman" w:hAnsi="Times New Roman" w:eastAsia="宋体" w:cs="Times New Roman"/>
                <w:b/>
                <w:bCs/>
                <w:color w:val="000000"/>
                <w:kern w:val="0"/>
                <w:szCs w:val="21"/>
                <w:lang w:bidi="ar"/>
              </w:rPr>
              <w:t>项目名称</w:t>
            </w:r>
          </w:p>
        </w:tc>
        <w:tc>
          <w:tcPr>
            <w:tcW w:w="2221" w:type="dxa"/>
            <w:vMerge w:val="restart"/>
            <w:tcMar>
              <w:top w:w="12" w:type="dxa"/>
              <w:left w:w="12" w:type="dxa"/>
              <w:right w:w="12" w:type="dxa"/>
            </w:tcMar>
            <w:vAlign w:val="center"/>
          </w:tcPr>
          <w:p>
            <w:pPr>
              <w:widowControl/>
              <w:textAlignment w:val="center"/>
              <w:rPr>
                <w:rFonts w:ascii="Times New Roman" w:hAnsi="Times New Roman" w:eastAsia="宋体" w:cs="Times New Roman"/>
                <w:b/>
                <w:bCs/>
                <w:color w:val="000000"/>
                <w:szCs w:val="21"/>
              </w:rPr>
            </w:pPr>
            <w:r>
              <w:rPr>
                <w:rFonts w:ascii="Times New Roman" w:hAnsi="Times New Roman" w:eastAsia="宋体" w:cs="Times New Roman"/>
                <w:b/>
                <w:bCs/>
                <w:color w:val="000000"/>
                <w:kern w:val="0"/>
                <w:szCs w:val="21"/>
                <w:lang w:bidi="ar"/>
              </w:rPr>
              <w:t>建设地点</w:t>
            </w:r>
          </w:p>
        </w:tc>
        <w:tc>
          <w:tcPr>
            <w:tcW w:w="7899" w:type="dxa"/>
            <w:vMerge w:val="restart"/>
            <w:tcMar>
              <w:top w:w="12" w:type="dxa"/>
              <w:left w:w="12" w:type="dxa"/>
              <w:right w:w="12" w:type="dxa"/>
            </w:tcMar>
            <w:vAlign w:val="center"/>
          </w:tcPr>
          <w:p>
            <w:pPr>
              <w:widowControl/>
              <w:textAlignment w:val="center"/>
              <w:rPr>
                <w:rFonts w:ascii="Times New Roman" w:hAnsi="Times New Roman" w:eastAsia="宋体" w:cs="Times New Roman"/>
                <w:b/>
                <w:bCs/>
                <w:color w:val="000000"/>
                <w:szCs w:val="21"/>
              </w:rPr>
            </w:pPr>
            <w:r>
              <w:rPr>
                <w:rFonts w:ascii="Times New Roman" w:hAnsi="Times New Roman" w:eastAsia="宋体" w:cs="Times New Roman"/>
                <w:b/>
                <w:bCs/>
                <w:color w:val="000000"/>
                <w:kern w:val="0"/>
                <w:szCs w:val="21"/>
                <w:lang w:bidi="ar"/>
              </w:rPr>
              <w:t>主要建设内容</w:t>
            </w:r>
          </w:p>
        </w:tc>
        <w:tc>
          <w:tcPr>
            <w:tcW w:w="3700" w:type="dxa"/>
            <w:vMerge w:val="restart"/>
            <w:tcMar>
              <w:top w:w="12" w:type="dxa"/>
              <w:left w:w="12" w:type="dxa"/>
              <w:right w:w="12" w:type="dxa"/>
            </w:tcMar>
            <w:vAlign w:val="center"/>
          </w:tcPr>
          <w:p>
            <w:pPr>
              <w:widowControl/>
              <w:textAlignment w:val="center"/>
              <w:rPr>
                <w:rFonts w:ascii="Times New Roman" w:hAnsi="Times New Roman" w:eastAsia="宋体" w:cs="Times New Roman"/>
                <w:b/>
                <w:bCs/>
                <w:color w:val="000000"/>
                <w:szCs w:val="21"/>
              </w:rPr>
            </w:pPr>
            <w:r>
              <w:rPr>
                <w:rFonts w:ascii="Times New Roman" w:hAnsi="Times New Roman" w:eastAsia="宋体" w:cs="Times New Roman"/>
                <w:b/>
                <w:bCs/>
                <w:color w:val="000000"/>
                <w:kern w:val="0"/>
                <w:szCs w:val="21"/>
                <w:lang w:bidi="ar"/>
              </w:rPr>
              <w:t>对应绩效目标</w:t>
            </w:r>
          </w:p>
        </w:tc>
        <w:tc>
          <w:tcPr>
            <w:tcW w:w="4640" w:type="dxa"/>
            <w:vMerge w:val="restart"/>
            <w:tcMar>
              <w:top w:w="12" w:type="dxa"/>
              <w:left w:w="12" w:type="dxa"/>
              <w:right w:w="12" w:type="dxa"/>
            </w:tcMar>
            <w:vAlign w:val="center"/>
          </w:tcPr>
          <w:p>
            <w:pPr>
              <w:widowControl/>
              <w:textAlignment w:val="center"/>
              <w:rPr>
                <w:rFonts w:ascii="Times New Roman" w:hAnsi="Times New Roman" w:eastAsia="宋体" w:cs="Times New Roman"/>
                <w:b/>
                <w:bCs/>
                <w:color w:val="000000"/>
                <w:szCs w:val="21"/>
              </w:rPr>
            </w:pPr>
            <w:r>
              <w:rPr>
                <w:rFonts w:ascii="Times New Roman" w:hAnsi="Times New Roman" w:eastAsia="宋体" w:cs="Times New Roman"/>
                <w:b/>
                <w:bCs/>
                <w:color w:val="000000"/>
                <w:kern w:val="0"/>
                <w:szCs w:val="21"/>
                <w:lang w:bidi="ar"/>
              </w:rPr>
              <w:t>优化调整建议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381" w:hRule="atLeast"/>
          <w:tblHeader/>
        </w:trPr>
        <w:tc>
          <w:tcPr>
            <w:tcW w:w="520" w:type="dxa"/>
            <w:vMerge w:val="continue"/>
            <w:tcMar>
              <w:top w:w="12" w:type="dxa"/>
              <w:left w:w="12" w:type="dxa"/>
              <w:right w:w="12" w:type="dxa"/>
            </w:tcMar>
            <w:vAlign w:val="center"/>
          </w:tcPr>
          <w:p>
            <w:pPr>
              <w:rPr>
                <w:rFonts w:ascii="Times New Roman" w:hAnsi="Times New Roman" w:eastAsia="宋体" w:cs="Times New Roman"/>
                <w:color w:val="000000"/>
                <w:szCs w:val="21"/>
              </w:rPr>
            </w:pPr>
          </w:p>
        </w:tc>
        <w:tc>
          <w:tcPr>
            <w:tcW w:w="1820" w:type="dxa"/>
            <w:vMerge w:val="continue"/>
            <w:tcMar>
              <w:top w:w="12" w:type="dxa"/>
              <w:left w:w="12" w:type="dxa"/>
              <w:right w:w="12" w:type="dxa"/>
            </w:tcMar>
            <w:vAlign w:val="center"/>
          </w:tcPr>
          <w:p>
            <w:pPr>
              <w:rPr>
                <w:rFonts w:ascii="Times New Roman" w:hAnsi="Times New Roman" w:eastAsia="宋体" w:cs="Times New Roman"/>
                <w:color w:val="000000"/>
                <w:szCs w:val="21"/>
              </w:rPr>
            </w:pPr>
          </w:p>
        </w:tc>
        <w:tc>
          <w:tcPr>
            <w:tcW w:w="2221" w:type="dxa"/>
            <w:vMerge w:val="continue"/>
            <w:tcMar>
              <w:top w:w="12" w:type="dxa"/>
              <w:left w:w="12" w:type="dxa"/>
              <w:right w:w="12" w:type="dxa"/>
            </w:tcMar>
            <w:vAlign w:val="center"/>
          </w:tcPr>
          <w:p>
            <w:pPr>
              <w:rPr>
                <w:rFonts w:ascii="Times New Roman" w:hAnsi="Times New Roman" w:eastAsia="宋体" w:cs="Times New Roman"/>
                <w:color w:val="000000"/>
                <w:szCs w:val="21"/>
              </w:rPr>
            </w:pPr>
          </w:p>
        </w:tc>
        <w:tc>
          <w:tcPr>
            <w:tcW w:w="7899" w:type="dxa"/>
            <w:vMerge w:val="continue"/>
            <w:tcMar>
              <w:top w:w="12" w:type="dxa"/>
              <w:left w:w="12" w:type="dxa"/>
              <w:right w:w="12" w:type="dxa"/>
            </w:tcMar>
            <w:vAlign w:val="center"/>
          </w:tcPr>
          <w:p>
            <w:pPr>
              <w:rPr>
                <w:rFonts w:ascii="Times New Roman" w:hAnsi="Times New Roman" w:eastAsia="宋体" w:cs="Times New Roman"/>
                <w:color w:val="000000"/>
                <w:szCs w:val="21"/>
              </w:rPr>
            </w:pPr>
          </w:p>
        </w:tc>
        <w:tc>
          <w:tcPr>
            <w:tcW w:w="3700" w:type="dxa"/>
            <w:vMerge w:val="continue"/>
            <w:tcMar>
              <w:top w:w="12" w:type="dxa"/>
              <w:left w:w="12" w:type="dxa"/>
              <w:right w:w="12" w:type="dxa"/>
            </w:tcMar>
            <w:vAlign w:val="center"/>
          </w:tcPr>
          <w:p>
            <w:pPr>
              <w:rPr>
                <w:rFonts w:ascii="Times New Roman" w:hAnsi="Times New Roman" w:eastAsia="宋体" w:cs="Times New Roman"/>
                <w:color w:val="000000"/>
                <w:szCs w:val="21"/>
              </w:rPr>
            </w:pPr>
          </w:p>
        </w:tc>
        <w:tc>
          <w:tcPr>
            <w:tcW w:w="4640" w:type="dxa"/>
            <w:vMerge w:val="continue"/>
            <w:tcMar>
              <w:top w:w="12" w:type="dxa"/>
              <w:left w:w="12" w:type="dxa"/>
              <w:right w:w="12" w:type="dxa"/>
            </w:tcMar>
            <w:vAlign w:val="center"/>
          </w:tcPr>
          <w:p>
            <w:pPr>
              <w:rPr>
                <w:rFonts w:ascii="Times New Roman" w:hAnsi="Times New Roman" w:eastAsia="宋体" w:cs="Times New Roman"/>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810" w:hRule="atLeast"/>
        </w:trPr>
        <w:tc>
          <w:tcPr>
            <w:tcW w:w="520" w:type="dxa"/>
            <w:tcMar>
              <w:top w:w="12" w:type="dxa"/>
              <w:left w:w="12" w:type="dxa"/>
              <w:right w:w="12" w:type="dxa"/>
            </w:tcMar>
            <w:vAlign w:val="center"/>
          </w:tcPr>
          <w:p>
            <w:pPr>
              <w:widowControl/>
              <w:jc w:val="center"/>
              <w:textAlignment w:val="center"/>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1</w:t>
            </w:r>
          </w:p>
        </w:tc>
        <w:tc>
          <w:tcPr>
            <w:tcW w:w="1820" w:type="dxa"/>
            <w:tcMar>
              <w:top w:w="12" w:type="dxa"/>
              <w:left w:w="12" w:type="dxa"/>
              <w:right w:w="12" w:type="dxa"/>
            </w:tcMar>
            <w:vAlign w:val="center"/>
          </w:tcPr>
          <w:p>
            <w:pPr>
              <w:textAlignment w:val="center"/>
              <w:rPr>
                <w:rFonts w:ascii="Times New Roman" w:hAnsi="Times New Roman" w:eastAsia="宋体" w:cs="Times New Roman"/>
                <w:color w:val="000000"/>
                <w:szCs w:val="21"/>
              </w:rPr>
            </w:pPr>
            <w:r>
              <w:rPr>
                <w:rFonts w:hint="eastAsia" w:ascii="Times New Roman" w:hAnsi="Times New Roman" w:eastAsia="宋体" w:cs="Times New Roman"/>
                <w:kern w:val="0"/>
                <w:szCs w:val="21"/>
              </w:rPr>
              <w:t>大田县农村生活污水垃圾收集处理项目</w:t>
            </w:r>
          </w:p>
        </w:tc>
        <w:tc>
          <w:tcPr>
            <w:tcW w:w="2221" w:type="dxa"/>
            <w:tcMar>
              <w:top w:w="12" w:type="dxa"/>
              <w:left w:w="12" w:type="dxa"/>
              <w:right w:w="12" w:type="dxa"/>
            </w:tcMar>
            <w:vAlign w:val="center"/>
          </w:tcPr>
          <w:p>
            <w:pPr>
              <w:textAlignment w:val="center"/>
              <w:rPr>
                <w:rFonts w:ascii="Times New Roman" w:hAnsi="Times New Roman" w:eastAsia="宋体" w:cs="Times New Roman"/>
                <w:color w:val="000000"/>
                <w:szCs w:val="21"/>
              </w:rPr>
            </w:pPr>
            <w:r>
              <w:rPr>
                <w:rFonts w:ascii="Times New Roman" w:hAnsi="Times New Roman" w:eastAsia="宋体" w:cs="Times New Roman"/>
                <w:kern w:val="0"/>
                <w:szCs w:val="21"/>
              </w:rPr>
              <w:t>大田县梅山镇、文江镇</w:t>
            </w:r>
          </w:p>
        </w:tc>
        <w:tc>
          <w:tcPr>
            <w:tcW w:w="7899" w:type="dxa"/>
            <w:tcMar>
              <w:top w:w="12" w:type="dxa"/>
              <w:left w:w="12" w:type="dxa"/>
              <w:right w:w="12" w:type="dxa"/>
            </w:tcMar>
            <w:vAlign w:val="center"/>
          </w:tcPr>
          <w:p>
            <w:pPr>
              <w:textAlignment w:val="center"/>
              <w:rPr>
                <w:rFonts w:ascii="Times New Roman" w:hAnsi="Times New Roman" w:eastAsia="宋体" w:cs="Times New Roman"/>
                <w:color w:val="000000"/>
                <w:szCs w:val="21"/>
              </w:rPr>
            </w:pPr>
            <w:r>
              <w:rPr>
                <w:rFonts w:ascii="Times New Roman" w:hAnsi="Times New Roman" w:eastAsia="宋体" w:cs="Times New Roman"/>
                <w:kern w:val="0"/>
                <w:szCs w:val="21"/>
              </w:rPr>
              <w:t>文江镇：建设完成2座垃圾中转站；购置垃圾清运车2部，洒水车1部，80个收集池、每村配备三轮垃圾收集车、集镇河堤设置垃圾箱100个，每村平均配备垃圾桶20个；建设集镇污水处理厂1座及配套管网；三格式化粪池500个；村庄污水处理设施5座及配套管网。梅山镇：购买垃圾转运车辆2步、洒水车1部；每村配备三轮垃圾收集车各1辆、集镇1辆，每村平均配备垃圾桶各10个，集镇50个。村庄污水处理设施（大型三格化粪池、污水收集管网、人工湿地及氧化塘）7处及配套管网，梅山村、秀岭村、郭井村、沈岭村污水收集及管道连接污水处理厂；三格化粪池800个；标准化垃圾池26个。</w:t>
            </w:r>
          </w:p>
        </w:tc>
        <w:tc>
          <w:tcPr>
            <w:tcW w:w="3700" w:type="dxa"/>
            <w:tcMar>
              <w:top w:w="12" w:type="dxa"/>
              <w:left w:w="12" w:type="dxa"/>
              <w:right w:w="12" w:type="dxa"/>
            </w:tcMar>
            <w:vAlign w:val="center"/>
          </w:tcPr>
          <w:p>
            <w:pPr>
              <w:textAlignment w:val="center"/>
              <w:rPr>
                <w:rFonts w:ascii="Times New Roman" w:hAnsi="Times New Roman" w:eastAsia="宋体" w:cs="Times New Roman"/>
                <w:color w:val="000000"/>
                <w:szCs w:val="21"/>
              </w:rPr>
            </w:pPr>
            <w:r>
              <w:rPr>
                <w:rFonts w:ascii="Times New Roman" w:hAnsi="Times New Roman" w:eastAsia="宋体" w:cs="Times New Roman"/>
                <w:kern w:val="0"/>
                <w:szCs w:val="21"/>
              </w:rPr>
              <w:t>削减 COD188t/a，氨氮 22t/a，总磷 1.5t/a，提升河流水环境质量，美化农村环境质量。</w:t>
            </w:r>
          </w:p>
        </w:tc>
        <w:tc>
          <w:tcPr>
            <w:tcW w:w="4640" w:type="dxa"/>
            <w:tcMar>
              <w:top w:w="12" w:type="dxa"/>
              <w:left w:w="12" w:type="dxa"/>
              <w:right w:w="12" w:type="dxa"/>
            </w:tcMar>
            <w:vAlign w:val="center"/>
          </w:tcPr>
          <w:p>
            <w:pPr>
              <w:textAlignment w:val="center"/>
              <w:rPr>
                <w:rFonts w:ascii="Times New Roman" w:hAnsi="Times New Roman" w:eastAsia="宋体" w:cs="Times New Roman"/>
                <w:color w:val="000000"/>
                <w:szCs w:val="21"/>
              </w:rPr>
            </w:pPr>
            <w:r>
              <w:rPr>
                <w:rFonts w:ascii="Times New Roman" w:hAnsi="Times New Roman" w:eastAsia="宋体" w:cs="Times New Roman"/>
                <w:kern w:val="0"/>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1447" w:hRule="atLeast"/>
        </w:trPr>
        <w:tc>
          <w:tcPr>
            <w:tcW w:w="520" w:type="dxa"/>
            <w:tcMar>
              <w:top w:w="12" w:type="dxa"/>
              <w:left w:w="12" w:type="dxa"/>
              <w:right w:w="12" w:type="dxa"/>
            </w:tcMar>
            <w:vAlign w:val="center"/>
          </w:tcPr>
          <w:p>
            <w:pPr>
              <w:widowControl/>
              <w:jc w:val="center"/>
              <w:textAlignment w:val="center"/>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2</w:t>
            </w:r>
          </w:p>
        </w:tc>
        <w:tc>
          <w:tcPr>
            <w:tcW w:w="1820" w:type="dxa"/>
            <w:tcMar>
              <w:top w:w="12" w:type="dxa"/>
              <w:left w:w="12" w:type="dxa"/>
              <w:right w:w="12" w:type="dxa"/>
            </w:tcMar>
            <w:vAlign w:val="center"/>
          </w:tcPr>
          <w:p>
            <w:pPr>
              <w:adjustRightInd w:val="0"/>
              <w:snapToGrid w:val="0"/>
              <w:textAlignment w:val="center"/>
              <w:rPr>
                <w:rFonts w:ascii="Times New Roman" w:hAnsi="Times New Roman" w:eastAsia="宋体" w:cs="Times New Roman"/>
                <w:color w:val="000000"/>
                <w:szCs w:val="21"/>
              </w:rPr>
            </w:pPr>
            <w:r>
              <w:rPr>
                <w:rFonts w:hint="eastAsia" w:ascii="Times New Roman" w:hAnsi="Times New Roman" w:eastAsia="宋体" w:cs="Times New Roman"/>
                <w:kern w:val="0"/>
                <w:szCs w:val="21"/>
              </w:rPr>
              <w:t>大田县城区饮用水源地</w:t>
            </w:r>
            <w:r>
              <w:rPr>
                <w:rFonts w:ascii="Times New Roman" w:hAnsi="Times New Roman" w:eastAsia="宋体" w:cs="Times New Roman"/>
                <w:kern w:val="0"/>
                <w:szCs w:val="21"/>
              </w:rPr>
              <w:t>(</w:t>
            </w:r>
            <w:r>
              <w:rPr>
                <w:rFonts w:hint="eastAsia" w:ascii="Times New Roman" w:hAnsi="Times New Roman" w:eastAsia="宋体" w:cs="Times New Roman"/>
                <w:kern w:val="0"/>
                <w:szCs w:val="21"/>
              </w:rPr>
              <w:t>坑口水库）综合治理工程</w:t>
            </w:r>
          </w:p>
        </w:tc>
        <w:tc>
          <w:tcPr>
            <w:tcW w:w="2221" w:type="dxa"/>
            <w:tcMar>
              <w:top w:w="12" w:type="dxa"/>
              <w:left w:w="12" w:type="dxa"/>
              <w:right w:w="12" w:type="dxa"/>
            </w:tcMar>
            <w:vAlign w:val="center"/>
          </w:tcPr>
          <w:p>
            <w:pPr>
              <w:textAlignment w:val="center"/>
              <w:rPr>
                <w:rFonts w:ascii="Times New Roman" w:hAnsi="Times New Roman" w:eastAsia="宋体" w:cs="Times New Roman"/>
                <w:color w:val="000000"/>
                <w:szCs w:val="21"/>
              </w:rPr>
            </w:pPr>
            <w:r>
              <w:rPr>
                <w:rFonts w:ascii="Times New Roman" w:hAnsi="Times New Roman" w:eastAsia="宋体" w:cs="Times New Roman"/>
                <w:kern w:val="0"/>
                <w:szCs w:val="21"/>
              </w:rPr>
              <w:t>大田县谢洋乡坑口村附近</w:t>
            </w:r>
          </w:p>
        </w:tc>
        <w:tc>
          <w:tcPr>
            <w:tcW w:w="7899" w:type="dxa"/>
            <w:tcMar>
              <w:top w:w="12" w:type="dxa"/>
              <w:left w:w="12" w:type="dxa"/>
              <w:right w:w="12" w:type="dxa"/>
            </w:tcMar>
            <w:vAlign w:val="center"/>
          </w:tcPr>
          <w:p>
            <w:pPr>
              <w:textAlignment w:val="center"/>
              <w:rPr>
                <w:rFonts w:ascii="Times New Roman" w:hAnsi="Times New Roman" w:eastAsia="宋体" w:cs="Times New Roman"/>
                <w:color w:val="000000"/>
                <w:szCs w:val="21"/>
              </w:rPr>
            </w:pPr>
            <w:r>
              <w:rPr>
                <w:rFonts w:ascii="Times New Roman" w:hAnsi="Times New Roman" w:eastAsia="宋体" w:cs="Times New Roman"/>
                <w:kern w:val="0"/>
                <w:szCs w:val="21"/>
              </w:rPr>
              <w:t>对一级水源保护区内居民实施异地搬迁安置、旧宅复垦、养殖户搬迁拆除并实行封闭式拦网管理；设置交通穿越一级保护区防撞墙、应急池、倒流槽等防护设施。建设分层取水等水质提升措施。</w:t>
            </w:r>
          </w:p>
        </w:tc>
        <w:tc>
          <w:tcPr>
            <w:tcW w:w="3700" w:type="dxa"/>
            <w:tcMar>
              <w:top w:w="12" w:type="dxa"/>
              <w:left w:w="12" w:type="dxa"/>
              <w:right w:w="12" w:type="dxa"/>
            </w:tcMar>
            <w:vAlign w:val="center"/>
          </w:tcPr>
          <w:p>
            <w:pPr>
              <w:textAlignment w:val="center"/>
              <w:rPr>
                <w:rFonts w:ascii="Times New Roman" w:hAnsi="Times New Roman" w:eastAsia="宋体" w:cs="Times New Roman"/>
                <w:color w:val="000000"/>
                <w:szCs w:val="21"/>
              </w:rPr>
            </w:pPr>
            <w:r>
              <w:rPr>
                <w:rFonts w:ascii="Times New Roman" w:hAnsi="Times New Roman" w:eastAsia="宋体" w:cs="Times New Roman"/>
                <w:kern w:val="0"/>
                <w:szCs w:val="21"/>
              </w:rPr>
              <w:t>削减入水库污染物，减少水库内源污染，优化保护区环境质量，提升水源地水环境质量</w:t>
            </w:r>
          </w:p>
        </w:tc>
        <w:tc>
          <w:tcPr>
            <w:tcW w:w="4640" w:type="dxa"/>
            <w:tcMar>
              <w:top w:w="12" w:type="dxa"/>
              <w:left w:w="12" w:type="dxa"/>
              <w:right w:w="12" w:type="dxa"/>
            </w:tcMar>
            <w:vAlign w:val="center"/>
          </w:tcPr>
          <w:p>
            <w:pPr>
              <w:textAlignment w:val="center"/>
              <w:rPr>
                <w:rFonts w:ascii="Times New Roman" w:hAnsi="Times New Roman" w:eastAsia="宋体" w:cs="Times New Roman"/>
                <w:color w:val="000000"/>
                <w:szCs w:val="21"/>
              </w:rPr>
            </w:pPr>
            <w:r>
              <w:rPr>
                <w:rFonts w:ascii="Times New Roman" w:hAnsi="Times New Roman" w:eastAsia="宋体" w:cs="Times New Roman"/>
                <w:kern w:val="0"/>
                <w:szCs w:val="21"/>
              </w:rPr>
              <w:t>建议山水林田湖草中央奖补资金用于一级水源保护区内居民搬迁、旧宅复垦、养殖户搬迁拆除并实行封闭式拦网管理、水源地规划化建设生态保护修复相关建设内容，省市补助资金用于安置房和分层取水等其它项目建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85" w:hRule="atLeast"/>
        </w:trPr>
        <w:tc>
          <w:tcPr>
            <w:tcW w:w="520" w:type="dxa"/>
            <w:tcMar>
              <w:top w:w="12" w:type="dxa"/>
              <w:left w:w="12" w:type="dxa"/>
              <w:right w:w="12" w:type="dxa"/>
            </w:tcMar>
            <w:vAlign w:val="center"/>
          </w:tcPr>
          <w:p>
            <w:pPr>
              <w:widowControl/>
              <w:jc w:val="center"/>
              <w:textAlignment w:val="center"/>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3</w:t>
            </w:r>
          </w:p>
        </w:tc>
        <w:tc>
          <w:tcPr>
            <w:tcW w:w="1820" w:type="dxa"/>
            <w:tcMar>
              <w:top w:w="12" w:type="dxa"/>
              <w:left w:w="12" w:type="dxa"/>
              <w:right w:w="12" w:type="dxa"/>
            </w:tcMar>
            <w:vAlign w:val="center"/>
          </w:tcPr>
          <w:p>
            <w:pPr>
              <w:textAlignment w:val="center"/>
              <w:rPr>
                <w:rFonts w:ascii="Times New Roman" w:hAnsi="Times New Roman" w:eastAsia="宋体" w:cs="Times New Roman"/>
                <w:color w:val="000000"/>
                <w:szCs w:val="21"/>
              </w:rPr>
            </w:pPr>
            <w:r>
              <w:rPr>
                <w:rFonts w:hint="eastAsia" w:ascii="Times New Roman" w:hAnsi="Times New Roman" w:eastAsia="宋体" w:cs="Times New Roman"/>
                <w:kern w:val="0"/>
                <w:szCs w:val="21"/>
              </w:rPr>
              <w:t>大田县废弃矿山生态修复治理</w:t>
            </w:r>
          </w:p>
        </w:tc>
        <w:tc>
          <w:tcPr>
            <w:tcW w:w="2221" w:type="dxa"/>
            <w:tcMar>
              <w:top w:w="12" w:type="dxa"/>
              <w:left w:w="12" w:type="dxa"/>
              <w:right w:w="12" w:type="dxa"/>
            </w:tcMar>
            <w:vAlign w:val="center"/>
          </w:tcPr>
          <w:p>
            <w:pPr>
              <w:textAlignment w:val="center"/>
              <w:rPr>
                <w:rFonts w:ascii="Times New Roman" w:hAnsi="Times New Roman" w:eastAsia="宋体" w:cs="Times New Roman"/>
                <w:color w:val="000000"/>
                <w:szCs w:val="21"/>
              </w:rPr>
            </w:pPr>
            <w:r>
              <w:rPr>
                <w:rFonts w:ascii="Times New Roman" w:hAnsi="Times New Roman" w:eastAsia="宋体" w:cs="Times New Roman"/>
                <w:kern w:val="0"/>
                <w:szCs w:val="21"/>
              </w:rPr>
              <w:t>大田县太华镇、均溪镇、前坪乡</w:t>
            </w:r>
          </w:p>
        </w:tc>
        <w:tc>
          <w:tcPr>
            <w:tcW w:w="7899" w:type="dxa"/>
            <w:tcMar>
              <w:top w:w="12" w:type="dxa"/>
              <w:left w:w="12" w:type="dxa"/>
              <w:right w:w="12" w:type="dxa"/>
            </w:tcMar>
            <w:vAlign w:val="center"/>
          </w:tcPr>
          <w:p>
            <w:pPr>
              <w:textAlignment w:val="center"/>
              <w:rPr>
                <w:rFonts w:ascii="Times New Roman" w:hAnsi="Times New Roman" w:eastAsia="宋体" w:cs="Times New Roman"/>
                <w:color w:val="000000"/>
                <w:szCs w:val="21"/>
              </w:rPr>
            </w:pPr>
            <w:r>
              <w:rPr>
                <w:rFonts w:ascii="Times New Roman" w:hAnsi="Times New Roman" w:eastAsia="宋体" w:cs="Times New Roman"/>
                <w:kern w:val="0"/>
                <w:szCs w:val="21"/>
              </w:rPr>
              <w:t>涉及3个矿区46处矿山，治理面积243公顷，采取工程措施和植物措施治理矿山。</w:t>
            </w:r>
          </w:p>
        </w:tc>
        <w:tc>
          <w:tcPr>
            <w:tcW w:w="3700" w:type="dxa"/>
            <w:tcMar>
              <w:top w:w="12" w:type="dxa"/>
              <w:left w:w="12" w:type="dxa"/>
              <w:right w:w="12" w:type="dxa"/>
            </w:tcMar>
            <w:vAlign w:val="center"/>
          </w:tcPr>
          <w:p>
            <w:pPr>
              <w:textAlignment w:val="center"/>
              <w:rPr>
                <w:rFonts w:ascii="Times New Roman" w:hAnsi="Times New Roman" w:eastAsia="宋体" w:cs="Times New Roman"/>
                <w:color w:val="000000"/>
                <w:szCs w:val="21"/>
              </w:rPr>
            </w:pPr>
            <w:r>
              <w:rPr>
                <w:rFonts w:ascii="Times New Roman" w:hAnsi="Times New Roman" w:eastAsia="宋体" w:cs="Times New Roman"/>
                <w:kern w:val="0"/>
                <w:szCs w:val="21"/>
              </w:rPr>
              <w:t>修复46 处矿点，治理面积 243 公顷。</w:t>
            </w:r>
          </w:p>
        </w:tc>
        <w:tc>
          <w:tcPr>
            <w:tcW w:w="4640" w:type="dxa"/>
            <w:tcMar>
              <w:top w:w="12" w:type="dxa"/>
              <w:left w:w="12" w:type="dxa"/>
              <w:right w:w="12" w:type="dxa"/>
            </w:tcMar>
            <w:vAlign w:val="center"/>
          </w:tcPr>
          <w:p>
            <w:pPr>
              <w:textAlignment w:val="center"/>
              <w:rPr>
                <w:rFonts w:ascii="Times New Roman" w:hAnsi="Times New Roman" w:eastAsia="宋体" w:cs="Times New Roman"/>
                <w:color w:val="000000"/>
                <w:szCs w:val="21"/>
              </w:rPr>
            </w:pPr>
            <w:r>
              <w:rPr>
                <w:rFonts w:ascii="Times New Roman" w:hAnsi="Times New Roman" w:eastAsia="宋体" w:cs="Times New Roman"/>
                <w:kern w:val="0"/>
                <w:szCs w:val="21"/>
              </w:rPr>
              <w:t>建议补种绿植选用乡土树种，适地适树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705" w:hRule="atLeast"/>
        </w:trPr>
        <w:tc>
          <w:tcPr>
            <w:tcW w:w="520" w:type="dxa"/>
            <w:tcMar>
              <w:top w:w="12" w:type="dxa"/>
              <w:left w:w="12" w:type="dxa"/>
              <w:right w:w="12" w:type="dxa"/>
            </w:tcMar>
            <w:vAlign w:val="center"/>
          </w:tcPr>
          <w:p>
            <w:pPr>
              <w:widowControl/>
              <w:jc w:val="center"/>
              <w:textAlignment w:val="center"/>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4</w:t>
            </w:r>
          </w:p>
        </w:tc>
        <w:tc>
          <w:tcPr>
            <w:tcW w:w="1820" w:type="dxa"/>
            <w:tcMar>
              <w:top w:w="12" w:type="dxa"/>
              <w:left w:w="12" w:type="dxa"/>
              <w:right w:w="12" w:type="dxa"/>
            </w:tcMar>
            <w:vAlign w:val="center"/>
          </w:tcPr>
          <w:p>
            <w:pPr>
              <w:textAlignment w:val="center"/>
              <w:rPr>
                <w:rFonts w:ascii="Times New Roman" w:hAnsi="Times New Roman" w:eastAsia="宋体" w:cs="Times New Roman"/>
                <w:color w:val="000000"/>
                <w:szCs w:val="21"/>
              </w:rPr>
            </w:pPr>
            <w:r>
              <w:rPr>
                <w:rFonts w:hint="eastAsia" w:ascii="Times New Roman" w:hAnsi="Times New Roman" w:eastAsia="宋体" w:cs="Times New Roman"/>
                <w:kern w:val="0"/>
                <w:szCs w:val="21"/>
              </w:rPr>
              <w:t>大田县地质灾害防治工程包</w:t>
            </w:r>
          </w:p>
        </w:tc>
        <w:tc>
          <w:tcPr>
            <w:tcW w:w="2221" w:type="dxa"/>
            <w:tcMar>
              <w:top w:w="12" w:type="dxa"/>
              <w:left w:w="12" w:type="dxa"/>
              <w:right w:w="12" w:type="dxa"/>
            </w:tcMar>
            <w:vAlign w:val="center"/>
          </w:tcPr>
          <w:p>
            <w:pPr>
              <w:textAlignment w:val="center"/>
              <w:rPr>
                <w:rFonts w:ascii="Times New Roman" w:hAnsi="Times New Roman" w:eastAsia="宋体" w:cs="Times New Roman"/>
                <w:color w:val="000000"/>
                <w:szCs w:val="21"/>
              </w:rPr>
            </w:pPr>
            <w:r>
              <w:rPr>
                <w:rFonts w:ascii="Times New Roman" w:hAnsi="Times New Roman" w:eastAsia="宋体" w:cs="Times New Roman"/>
                <w:kern w:val="0"/>
                <w:szCs w:val="21"/>
              </w:rPr>
              <w:t>大田县石牌镇、桃源镇</w:t>
            </w:r>
          </w:p>
        </w:tc>
        <w:tc>
          <w:tcPr>
            <w:tcW w:w="7899" w:type="dxa"/>
            <w:tcMar>
              <w:top w:w="12" w:type="dxa"/>
              <w:left w:w="12" w:type="dxa"/>
              <w:right w:w="12" w:type="dxa"/>
            </w:tcMar>
            <w:vAlign w:val="center"/>
          </w:tcPr>
          <w:p>
            <w:pPr>
              <w:textAlignment w:val="center"/>
              <w:rPr>
                <w:rFonts w:ascii="Times New Roman" w:hAnsi="Times New Roman" w:eastAsia="宋体" w:cs="Times New Roman"/>
                <w:color w:val="000000"/>
                <w:szCs w:val="21"/>
              </w:rPr>
            </w:pPr>
            <w:r>
              <w:rPr>
                <w:rFonts w:ascii="Times New Roman" w:hAnsi="Times New Roman" w:eastAsia="宋体" w:cs="Times New Roman"/>
                <w:kern w:val="0"/>
                <w:szCs w:val="21"/>
              </w:rPr>
              <w:t>涉及地质灾害治理项目3个，采用多级削坡+截排水等工程措施对地灾点进行综合治理。</w:t>
            </w:r>
          </w:p>
        </w:tc>
        <w:tc>
          <w:tcPr>
            <w:tcW w:w="3700" w:type="dxa"/>
            <w:tcMar>
              <w:top w:w="12" w:type="dxa"/>
              <w:left w:w="12" w:type="dxa"/>
              <w:right w:w="12" w:type="dxa"/>
            </w:tcMar>
            <w:vAlign w:val="center"/>
          </w:tcPr>
          <w:p>
            <w:pPr>
              <w:textAlignment w:val="center"/>
              <w:rPr>
                <w:rFonts w:ascii="Times New Roman" w:hAnsi="Times New Roman" w:eastAsia="宋体" w:cs="Times New Roman"/>
                <w:color w:val="000000"/>
                <w:szCs w:val="21"/>
              </w:rPr>
            </w:pPr>
            <w:r>
              <w:rPr>
                <w:rFonts w:ascii="Times New Roman" w:hAnsi="Times New Roman" w:eastAsia="宋体" w:cs="Times New Roman"/>
                <w:kern w:val="0"/>
                <w:szCs w:val="21"/>
              </w:rPr>
              <w:t>治理地质灾害点 3 处。</w:t>
            </w:r>
          </w:p>
        </w:tc>
        <w:tc>
          <w:tcPr>
            <w:tcW w:w="4640" w:type="dxa"/>
            <w:tcMar>
              <w:top w:w="12" w:type="dxa"/>
              <w:left w:w="12" w:type="dxa"/>
              <w:right w:w="12" w:type="dxa"/>
            </w:tcMar>
            <w:vAlign w:val="center"/>
          </w:tcPr>
          <w:p>
            <w:pPr>
              <w:textAlignment w:val="center"/>
              <w:rPr>
                <w:rFonts w:ascii="Times New Roman" w:hAnsi="Times New Roman" w:eastAsia="宋体" w:cs="Times New Roman"/>
                <w:color w:val="000000"/>
                <w:szCs w:val="21"/>
              </w:rPr>
            </w:pPr>
            <w:r>
              <w:rPr>
                <w:rFonts w:ascii="Times New Roman" w:hAnsi="Times New Roman" w:eastAsia="宋体" w:cs="Times New Roman"/>
                <w:kern w:val="0"/>
                <w:szCs w:val="21"/>
              </w:rPr>
              <w:t>在工程治理的同时，保护好坡表的绿化林带，严禁乱砍乱伐，做好滑坡体的水土保持，以确保滑坡稳定。已有专项资金</w:t>
            </w:r>
            <w:r>
              <w:rPr>
                <w:rFonts w:hint="eastAsia" w:ascii="Times New Roman" w:hAnsi="Times New Roman" w:eastAsia="宋体" w:cs="Times New Roman"/>
                <w:kern w:val="0"/>
                <w:szCs w:val="21"/>
              </w:rPr>
              <w:t>，建议回收中央资金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85" w:hRule="atLeast"/>
        </w:trPr>
        <w:tc>
          <w:tcPr>
            <w:tcW w:w="520" w:type="dxa"/>
            <w:tcMar>
              <w:top w:w="12" w:type="dxa"/>
              <w:left w:w="12" w:type="dxa"/>
              <w:right w:w="12" w:type="dxa"/>
            </w:tcMar>
            <w:vAlign w:val="center"/>
          </w:tcPr>
          <w:p>
            <w:pPr>
              <w:widowControl/>
              <w:jc w:val="center"/>
              <w:textAlignment w:val="center"/>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5</w:t>
            </w:r>
          </w:p>
        </w:tc>
        <w:tc>
          <w:tcPr>
            <w:tcW w:w="1820" w:type="dxa"/>
            <w:tcMar>
              <w:top w:w="12" w:type="dxa"/>
              <w:left w:w="12" w:type="dxa"/>
              <w:right w:w="12" w:type="dxa"/>
            </w:tcMar>
            <w:vAlign w:val="center"/>
          </w:tcPr>
          <w:p>
            <w:pPr>
              <w:textAlignment w:val="center"/>
              <w:rPr>
                <w:rFonts w:ascii="Times New Roman" w:hAnsi="Times New Roman" w:eastAsia="宋体" w:cs="Times New Roman"/>
                <w:color w:val="000000"/>
                <w:szCs w:val="21"/>
              </w:rPr>
            </w:pPr>
            <w:r>
              <w:rPr>
                <w:rFonts w:hint="eastAsia" w:ascii="Times New Roman" w:hAnsi="Times New Roman" w:eastAsia="宋体" w:cs="Times New Roman"/>
                <w:kern w:val="0"/>
                <w:szCs w:val="21"/>
              </w:rPr>
              <w:t>大田县建设镇建设溪流域安全生态水系建设项目</w:t>
            </w:r>
          </w:p>
        </w:tc>
        <w:tc>
          <w:tcPr>
            <w:tcW w:w="2221" w:type="dxa"/>
            <w:tcMar>
              <w:top w:w="12" w:type="dxa"/>
              <w:left w:w="12" w:type="dxa"/>
              <w:right w:w="12" w:type="dxa"/>
            </w:tcMar>
            <w:vAlign w:val="center"/>
          </w:tcPr>
          <w:p>
            <w:pPr>
              <w:textAlignment w:val="center"/>
              <w:rPr>
                <w:rFonts w:ascii="Times New Roman" w:hAnsi="Times New Roman" w:eastAsia="宋体" w:cs="Times New Roman"/>
                <w:color w:val="000000"/>
                <w:szCs w:val="21"/>
              </w:rPr>
            </w:pPr>
            <w:r>
              <w:rPr>
                <w:rFonts w:ascii="Times New Roman" w:hAnsi="Times New Roman" w:eastAsia="宋体" w:cs="Times New Roman"/>
                <w:kern w:val="0"/>
                <w:szCs w:val="21"/>
              </w:rPr>
              <w:t>大田县建设镇建设溪流域</w:t>
            </w:r>
          </w:p>
        </w:tc>
        <w:tc>
          <w:tcPr>
            <w:tcW w:w="7899" w:type="dxa"/>
            <w:tcMar>
              <w:top w:w="12" w:type="dxa"/>
              <w:left w:w="12" w:type="dxa"/>
              <w:right w:w="12" w:type="dxa"/>
            </w:tcMar>
            <w:vAlign w:val="center"/>
          </w:tcPr>
          <w:p>
            <w:pPr>
              <w:textAlignment w:val="center"/>
              <w:rPr>
                <w:rFonts w:ascii="Times New Roman" w:hAnsi="Times New Roman" w:eastAsia="宋体" w:cs="Times New Roman"/>
                <w:color w:val="000000"/>
                <w:szCs w:val="21"/>
              </w:rPr>
            </w:pPr>
            <w:r>
              <w:rPr>
                <w:rFonts w:ascii="Times New Roman" w:hAnsi="Times New Roman" w:eastAsia="宋体" w:cs="Times New Roman"/>
                <w:kern w:val="0"/>
                <w:szCs w:val="21"/>
              </w:rPr>
              <w:t>按照</w:t>
            </w:r>
            <w:r>
              <w:rPr>
                <w:rFonts w:hint="eastAsia" w:ascii="Times New Roman" w:hAnsi="Times New Roman" w:eastAsia="宋体" w:cs="Times New Roman"/>
                <w:kern w:val="0"/>
                <w:szCs w:val="21"/>
              </w:rPr>
              <w:t>“六大目标、八个有”</w:t>
            </w:r>
            <w:r>
              <w:rPr>
                <w:rFonts w:ascii="Times New Roman" w:hAnsi="Times New Roman" w:eastAsia="宋体" w:cs="Times New Roman"/>
                <w:kern w:val="0"/>
                <w:szCs w:val="21"/>
              </w:rPr>
              <w:t>的要求，建设河道长度8.89km</w:t>
            </w:r>
            <w:r>
              <w:rPr>
                <w:rFonts w:hint="eastAsia" w:ascii="Times New Roman" w:hAnsi="Times New Roman" w:eastAsia="宋体" w:cs="Times New Roman"/>
                <w:kern w:val="0"/>
                <w:szCs w:val="21"/>
              </w:rPr>
              <w:t>。</w:t>
            </w:r>
          </w:p>
        </w:tc>
        <w:tc>
          <w:tcPr>
            <w:tcW w:w="3700" w:type="dxa"/>
            <w:tcMar>
              <w:top w:w="12" w:type="dxa"/>
              <w:left w:w="12" w:type="dxa"/>
              <w:right w:w="12" w:type="dxa"/>
            </w:tcMar>
            <w:vAlign w:val="center"/>
          </w:tcPr>
          <w:p>
            <w:pPr>
              <w:textAlignment w:val="center"/>
              <w:rPr>
                <w:rFonts w:ascii="Times New Roman" w:hAnsi="Times New Roman" w:eastAsia="宋体" w:cs="Times New Roman"/>
                <w:color w:val="000000"/>
                <w:szCs w:val="21"/>
              </w:rPr>
            </w:pPr>
            <w:r>
              <w:rPr>
                <w:rFonts w:ascii="Times New Roman" w:hAnsi="Times New Roman" w:eastAsia="宋体" w:cs="Times New Roman"/>
                <w:kern w:val="0"/>
                <w:szCs w:val="21"/>
              </w:rPr>
              <w:t>保护湿地资源，提高湿地生态系统完整性，更好发挥湿地与森林的生态功能，改善环境，提供优质水源。</w:t>
            </w:r>
          </w:p>
        </w:tc>
        <w:tc>
          <w:tcPr>
            <w:tcW w:w="4640" w:type="dxa"/>
            <w:tcMar>
              <w:top w:w="12" w:type="dxa"/>
              <w:left w:w="12" w:type="dxa"/>
              <w:right w:w="12" w:type="dxa"/>
            </w:tcMar>
            <w:vAlign w:val="center"/>
          </w:tcPr>
          <w:p>
            <w:pPr>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kern w:val="0"/>
              </w:rPr>
              <w:t>建议对工程内容与规模具体化，对水土流失率较高等级区域优先进行治理，对亲水节点、景观工程等与山水林田湖草相关度较低的子工程不建议纳入中央山水林田湖草项目奖补资金支持范围；一些绿化，地形处理等与生态水系一致无法割裂的景观类内容可以纳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85" w:hRule="atLeast"/>
        </w:trPr>
        <w:tc>
          <w:tcPr>
            <w:tcW w:w="520" w:type="dxa"/>
            <w:tcMar>
              <w:top w:w="12" w:type="dxa"/>
              <w:left w:w="12" w:type="dxa"/>
              <w:right w:w="12" w:type="dxa"/>
            </w:tcMar>
            <w:vAlign w:val="center"/>
          </w:tcPr>
          <w:p>
            <w:pPr>
              <w:widowControl/>
              <w:jc w:val="center"/>
              <w:textAlignment w:val="center"/>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6</w:t>
            </w:r>
          </w:p>
        </w:tc>
        <w:tc>
          <w:tcPr>
            <w:tcW w:w="1820" w:type="dxa"/>
            <w:tcMar>
              <w:top w:w="12" w:type="dxa"/>
              <w:left w:w="12" w:type="dxa"/>
              <w:right w:w="12" w:type="dxa"/>
            </w:tcMar>
            <w:vAlign w:val="center"/>
          </w:tcPr>
          <w:p>
            <w:pPr>
              <w:textAlignment w:val="center"/>
              <w:rPr>
                <w:rFonts w:ascii="Times New Roman" w:hAnsi="Times New Roman" w:eastAsia="宋体" w:cs="Times New Roman"/>
                <w:color w:val="000000"/>
                <w:szCs w:val="21"/>
              </w:rPr>
            </w:pPr>
            <w:r>
              <w:rPr>
                <w:rFonts w:hint="eastAsia" w:ascii="Times New Roman" w:hAnsi="Times New Roman" w:eastAsia="宋体" w:cs="Times New Roman"/>
                <w:kern w:val="0"/>
                <w:szCs w:val="21"/>
              </w:rPr>
              <w:t>闽湖（大田）流域环境综合治理项目</w:t>
            </w:r>
          </w:p>
        </w:tc>
        <w:tc>
          <w:tcPr>
            <w:tcW w:w="2221" w:type="dxa"/>
            <w:tcMar>
              <w:top w:w="12" w:type="dxa"/>
              <w:left w:w="12" w:type="dxa"/>
              <w:right w:w="12" w:type="dxa"/>
            </w:tcMar>
            <w:vAlign w:val="center"/>
          </w:tcPr>
          <w:p>
            <w:pPr>
              <w:textAlignment w:val="center"/>
              <w:rPr>
                <w:rFonts w:ascii="Times New Roman" w:hAnsi="Times New Roman" w:eastAsia="宋体" w:cs="Times New Roman"/>
                <w:color w:val="000000"/>
                <w:szCs w:val="21"/>
              </w:rPr>
            </w:pPr>
            <w:r>
              <w:rPr>
                <w:rFonts w:hint="eastAsia" w:ascii="Times New Roman" w:hAnsi="Times New Roman" w:eastAsia="宋体" w:cs="Times New Roman"/>
                <w:kern w:val="0"/>
                <w:szCs w:val="21"/>
              </w:rPr>
              <w:t>湖美乡、梅山镇、均溪镇</w:t>
            </w:r>
          </w:p>
        </w:tc>
        <w:tc>
          <w:tcPr>
            <w:tcW w:w="7899" w:type="dxa"/>
            <w:tcMar>
              <w:top w:w="12" w:type="dxa"/>
              <w:left w:w="12" w:type="dxa"/>
              <w:right w:w="12" w:type="dxa"/>
            </w:tcMar>
            <w:vAlign w:val="center"/>
          </w:tcPr>
          <w:p>
            <w:pPr>
              <w:textAlignment w:val="center"/>
              <w:rPr>
                <w:rFonts w:ascii="Times New Roman" w:hAnsi="Times New Roman" w:eastAsia="宋体" w:cs="Times New Roman"/>
                <w:color w:val="000000"/>
                <w:szCs w:val="21"/>
              </w:rPr>
            </w:pPr>
            <w:r>
              <w:rPr>
                <w:rFonts w:ascii="Times New Roman" w:hAnsi="Times New Roman" w:eastAsia="宋体" w:cs="Times New Roman"/>
                <w:kern w:val="0"/>
                <w:szCs w:val="21"/>
              </w:rPr>
              <w:t>1.</w:t>
            </w:r>
            <w:r>
              <w:rPr>
                <w:rFonts w:hint="eastAsia" w:ascii="Times New Roman" w:hAnsi="Times New Roman" w:eastAsia="宋体" w:cs="Times New Roman"/>
                <w:kern w:val="0"/>
                <w:szCs w:val="21"/>
              </w:rPr>
              <w:t>构建覆盖水体、空气、土壤等生态要素的动态监测网络。含“智慧环保”智能可视化综合管理系统开发，企业端视频监控项目建设及流域内自动监测站建设、空中无人机巡查系统构建等智能信息化建设。</w:t>
            </w:r>
            <w:r>
              <w:rPr>
                <w:rFonts w:ascii="Times New Roman" w:hAnsi="Times New Roman" w:eastAsia="宋体" w:cs="Times New Roman"/>
                <w:kern w:val="0"/>
                <w:szCs w:val="21"/>
              </w:rPr>
              <w:t>2.</w:t>
            </w:r>
            <w:r>
              <w:rPr>
                <w:rFonts w:hint="eastAsia" w:ascii="Times New Roman" w:hAnsi="Times New Roman" w:eastAsia="宋体" w:cs="Times New Roman"/>
                <w:kern w:val="0"/>
                <w:szCs w:val="21"/>
              </w:rPr>
              <w:t>入闽湖河道建设河漂垃圾拦截设施。</w:t>
            </w:r>
            <w:r>
              <w:rPr>
                <w:rFonts w:ascii="Times New Roman" w:hAnsi="Times New Roman" w:eastAsia="宋体" w:cs="Times New Roman"/>
                <w:kern w:val="0"/>
                <w:szCs w:val="21"/>
              </w:rPr>
              <w:t>3.</w:t>
            </w:r>
            <w:r>
              <w:rPr>
                <w:rFonts w:hint="eastAsia" w:ascii="Times New Roman" w:hAnsi="Times New Roman" w:eastAsia="宋体" w:cs="Times New Roman"/>
                <w:kern w:val="0"/>
                <w:szCs w:val="21"/>
              </w:rPr>
              <w:t>闽湖库面漂流物、库周垃圾收集、无害化治理；上游村庄垃圾箱购置、垃圾收集清运车购置、垃圾收集清运；新建</w:t>
            </w:r>
            <w:r>
              <w:rPr>
                <w:rFonts w:ascii="Times New Roman" w:hAnsi="Times New Roman" w:eastAsia="宋体" w:cs="Times New Roman"/>
                <w:kern w:val="0"/>
                <w:szCs w:val="21"/>
              </w:rPr>
              <w:t>2</w:t>
            </w:r>
            <w:r>
              <w:rPr>
                <w:rFonts w:hint="eastAsia" w:ascii="Times New Roman" w:hAnsi="Times New Roman" w:eastAsia="宋体" w:cs="Times New Roman"/>
                <w:kern w:val="0"/>
                <w:szCs w:val="21"/>
              </w:rPr>
              <w:t>个垃圾中转站；现有污水处理站提升改造扩容，新建</w:t>
            </w:r>
            <w:r>
              <w:rPr>
                <w:rFonts w:ascii="Times New Roman" w:hAnsi="Times New Roman" w:eastAsia="宋体" w:cs="Times New Roman"/>
                <w:kern w:val="0"/>
                <w:szCs w:val="21"/>
              </w:rPr>
              <w:t>1</w:t>
            </w:r>
            <w:r>
              <w:rPr>
                <w:rFonts w:hint="eastAsia" w:ascii="Times New Roman" w:hAnsi="Times New Roman" w:eastAsia="宋体" w:cs="Times New Roman"/>
                <w:kern w:val="0"/>
                <w:szCs w:val="21"/>
              </w:rPr>
              <w:t>个污水处理设施。</w:t>
            </w:r>
            <w:r>
              <w:rPr>
                <w:rFonts w:ascii="Times New Roman" w:hAnsi="Times New Roman" w:eastAsia="宋体" w:cs="Times New Roman"/>
                <w:kern w:val="0"/>
                <w:szCs w:val="21"/>
              </w:rPr>
              <w:t>4.</w:t>
            </w:r>
            <w:r>
              <w:rPr>
                <w:rFonts w:hint="eastAsia" w:ascii="Times New Roman" w:hAnsi="Times New Roman" w:eastAsia="宋体" w:cs="Times New Roman"/>
                <w:kern w:val="0"/>
                <w:szCs w:val="21"/>
              </w:rPr>
              <w:t>投放吃藻类鱼苗除藻、构建健康良性的生物链。</w:t>
            </w:r>
            <w:r>
              <w:rPr>
                <w:rFonts w:ascii="Times New Roman" w:hAnsi="Times New Roman" w:eastAsia="宋体" w:cs="Times New Roman"/>
                <w:kern w:val="0"/>
                <w:szCs w:val="21"/>
              </w:rPr>
              <w:t>5.</w:t>
            </w:r>
            <w:r>
              <w:rPr>
                <w:rFonts w:hint="eastAsia" w:ascii="Times New Roman" w:hAnsi="Times New Roman" w:eastAsia="宋体" w:cs="Times New Roman"/>
                <w:kern w:val="0"/>
                <w:szCs w:val="21"/>
              </w:rPr>
              <w:t>河道清淤，建设生态护岸。</w:t>
            </w:r>
            <w:r>
              <w:rPr>
                <w:rFonts w:ascii="Times New Roman" w:hAnsi="Times New Roman" w:eastAsia="宋体" w:cs="Times New Roman"/>
                <w:kern w:val="0"/>
                <w:szCs w:val="21"/>
              </w:rPr>
              <w:t>6.</w:t>
            </w:r>
            <w:r>
              <w:rPr>
                <w:rFonts w:hint="eastAsia" w:ascii="Times New Roman" w:hAnsi="Times New Roman" w:eastAsia="宋体" w:cs="Times New Roman"/>
                <w:kern w:val="0"/>
                <w:szCs w:val="21"/>
              </w:rPr>
              <w:t>福建省普通国省干线公路</w:t>
            </w:r>
            <w:r>
              <w:rPr>
                <w:rFonts w:ascii="Times New Roman" w:hAnsi="Times New Roman" w:eastAsia="宋体" w:cs="Times New Roman"/>
                <w:kern w:val="0"/>
                <w:szCs w:val="21"/>
              </w:rPr>
              <w:t>G235(</w:t>
            </w:r>
            <w:r>
              <w:rPr>
                <w:rFonts w:hint="eastAsia" w:ascii="Times New Roman" w:hAnsi="Times New Roman" w:eastAsia="宋体" w:cs="Times New Roman"/>
                <w:kern w:val="0"/>
                <w:szCs w:val="21"/>
              </w:rPr>
              <w:t>纵五</w:t>
            </w:r>
            <w:r>
              <w:rPr>
                <w:rFonts w:ascii="Times New Roman" w:hAnsi="Times New Roman" w:eastAsia="宋体" w:cs="Times New Roman"/>
                <w:kern w:val="0"/>
                <w:szCs w:val="21"/>
              </w:rPr>
              <w:t>)</w:t>
            </w:r>
            <w:r>
              <w:rPr>
                <w:rFonts w:hint="eastAsia" w:ascii="Times New Roman" w:hAnsi="Times New Roman" w:eastAsia="宋体" w:cs="Times New Roman"/>
                <w:kern w:val="0"/>
                <w:szCs w:val="21"/>
              </w:rPr>
              <w:t>线大田县境德州至溪柏林段公路水土流失防治措施建设。</w:t>
            </w:r>
            <w:r>
              <w:rPr>
                <w:rFonts w:ascii="Times New Roman" w:hAnsi="Times New Roman" w:eastAsia="宋体" w:cs="Times New Roman"/>
                <w:kern w:val="0"/>
                <w:szCs w:val="21"/>
              </w:rPr>
              <w:t>7.</w:t>
            </w:r>
            <w:r>
              <w:rPr>
                <w:rFonts w:hint="eastAsia" w:ascii="Times New Roman" w:hAnsi="Times New Roman" w:eastAsia="宋体" w:cs="Times New Roman"/>
                <w:kern w:val="0"/>
                <w:szCs w:val="21"/>
              </w:rPr>
              <w:t>闽湖库周生态公厕建设。</w:t>
            </w:r>
            <w:r>
              <w:rPr>
                <w:rFonts w:ascii="Times New Roman" w:hAnsi="Times New Roman" w:eastAsia="宋体" w:cs="Times New Roman"/>
                <w:kern w:val="0"/>
                <w:szCs w:val="21"/>
              </w:rPr>
              <w:t>8.</w:t>
            </w:r>
            <w:r>
              <w:rPr>
                <w:rFonts w:hint="eastAsia" w:ascii="Times New Roman" w:hAnsi="Times New Roman" w:eastAsia="宋体" w:cs="Times New Roman"/>
                <w:kern w:val="0"/>
                <w:szCs w:val="21"/>
              </w:rPr>
              <w:t>对闽湖湖美水域所有养殖网箱进行全面清理整治</w:t>
            </w:r>
          </w:p>
        </w:tc>
        <w:tc>
          <w:tcPr>
            <w:tcW w:w="3700" w:type="dxa"/>
            <w:tcMar>
              <w:top w:w="12" w:type="dxa"/>
              <w:left w:w="12" w:type="dxa"/>
              <w:right w:w="12" w:type="dxa"/>
            </w:tcMar>
            <w:vAlign w:val="center"/>
          </w:tcPr>
          <w:p>
            <w:pPr>
              <w:textAlignment w:val="center"/>
              <w:rPr>
                <w:rFonts w:ascii="Times New Roman" w:hAnsi="Times New Roman" w:eastAsia="宋体" w:cs="Times New Roman"/>
                <w:color w:val="000000"/>
                <w:szCs w:val="21"/>
              </w:rPr>
            </w:pPr>
            <w:r>
              <w:rPr>
                <w:rFonts w:hint="eastAsia" w:ascii="Times New Roman" w:hAnsi="Times New Roman" w:eastAsia="宋体" w:cs="Times New Roman"/>
                <w:kern w:val="0"/>
                <w:szCs w:val="21"/>
              </w:rPr>
              <w:t>增强环境监测能力，提升环境监管能力；改善湖面环境，提供优质水源；提升生态监管执法能力。</w:t>
            </w:r>
          </w:p>
        </w:tc>
        <w:tc>
          <w:tcPr>
            <w:tcW w:w="4640" w:type="dxa"/>
            <w:tcMar>
              <w:top w:w="12" w:type="dxa"/>
              <w:left w:w="12" w:type="dxa"/>
              <w:right w:w="12" w:type="dxa"/>
            </w:tcMar>
            <w:vAlign w:val="center"/>
          </w:tcPr>
          <w:p>
            <w:pPr>
              <w:textAlignment w:val="center"/>
              <w:rPr>
                <w:rFonts w:ascii="Times New Roman" w:hAnsi="Times New Roman" w:eastAsia="宋体" w:cs="Times New Roman"/>
                <w:color w:val="000000"/>
                <w:szCs w:val="21"/>
              </w:rPr>
            </w:pPr>
            <w:r>
              <w:rPr>
                <w:rFonts w:ascii="Times New Roman" w:hAnsi="Times New Roman" w:eastAsia="宋体" w:cs="Times New Roman"/>
                <w:kern w:val="0"/>
                <w:szCs w:val="21"/>
              </w:rPr>
              <w:t>水土流失治理、光伏长廊建设、征地拆迁等项目不建议使用山水林田湖草中央奖补资金。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3206" w:hRule="atLeast"/>
        </w:trPr>
        <w:tc>
          <w:tcPr>
            <w:tcW w:w="520" w:type="dxa"/>
            <w:tcMar>
              <w:top w:w="12" w:type="dxa"/>
              <w:left w:w="12" w:type="dxa"/>
              <w:right w:w="12" w:type="dxa"/>
            </w:tcMar>
            <w:vAlign w:val="center"/>
          </w:tcPr>
          <w:p>
            <w:pPr>
              <w:widowControl/>
              <w:jc w:val="center"/>
              <w:textAlignment w:val="center"/>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7</w:t>
            </w:r>
          </w:p>
        </w:tc>
        <w:tc>
          <w:tcPr>
            <w:tcW w:w="1820" w:type="dxa"/>
            <w:tcMar>
              <w:top w:w="12" w:type="dxa"/>
              <w:left w:w="12" w:type="dxa"/>
              <w:right w:w="12" w:type="dxa"/>
            </w:tcMar>
            <w:vAlign w:val="center"/>
          </w:tcPr>
          <w:p>
            <w:pPr>
              <w:textAlignment w:val="center"/>
              <w:rPr>
                <w:rFonts w:ascii="Times New Roman" w:hAnsi="Times New Roman" w:eastAsia="宋体" w:cs="Times New Roman"/>
                <w:color w:val="000000"/>
                <w:kern w:val="0"/>
                <w:szCs w:val="21"/>
                <w:lang w:bidi="ar"/>
              </w:rPr>
            </w:pPr>
            <w:r>
              <w:rPr>
                <w:rFonts w:hint="eastAsia" w:ascii="Times New Roman" w:hAnsi="Times New Roman" w:eastAsia="宋体" w:cs="Times New Roman"/>
                <w:kern w:val="0"/>
                <w:szCs w:val="21"/>
              </w:rPr>
              <w:t>闽江上游大田段水土流失综合治理项目</w:t>
            </w:r>
          </w:p>
        </w:tc>
        <w:tc>
          <w:tcPr>
            <w:tcW w:w="2221" w:type="dxa"/>
            <w:tcMar>
              <w:top w:w="12" w:type="dxa"/>
              <w:left w:w="12" w:type="dxa"/>
              <w:right w:w="12" w:type="dxa"/>
            </w:tcMar>
            <w:vAlign w:val="center"/>
          </w:tcPr>
          <w:p>
            <w:pPr>
              <w:textAlignment w:val="center"/>
              <w:rPr>
                <w:rFonts w:ascii="Times New Roman" w:hAnsi="Times New Roman" w:eastAsia="宋体" w:cs="Times New Roman"/>
                <w:color w:val="000000"/>
                <w:szCs w:val="21"/>
              </w:rPr>
            </w:pPr>
            <w:r>
              <w:rPr>
                <w:rFonts w:ascii="Times New Roman" w:hAnsi="Times New Roman" w:eastAsia="宋体" w:cs="Times New Roman"/>
                <w:kern w:val="0"/>
                <w:szCs w:val="21"/>
              </w:rPr>
              <w:t>大田县各乡镇</w:t>
            </w:r>
          </w:p>
        </w:tc>
        <w:tc>
          <w:tcPr>
            <w:tcW w:w="7899" w:type="dxa"/>
            <w:tcMar>
              <w:top w:w="12" w:type="dxa"/>
              <w:left w:w="12" w:type="dxa"/>
              <w:right w:w="12" w:type="dxa"/>
            </w:tcMar>
            <w:vAlign w:val="center"/>
          </w:tcPr>
          <w:p>
            <w:pPr>
              <w:textAlignment w:val="center"/>
              <w:rPr>
                <w:rFonts w:ascii="Times New Roman" w:hAnsi="Times New Roman" w:eastAsia="宋体" w:cs="Times New Roman"/>
                <w:color w:val="000000"/>
                <w:kern w:val="0"/>
                <w:szCs w:val="21"/>
                <w:lang w:bidi="ar"/>
              </w:rPr>
            </w:pPr>
            <w:r>
              <w:rPr>
                <w:rFonts w:hint="eastAsia" w:ascii="Times New Roman" w:hAnsi="Times New Roman" w:eastAsia="宋体" w:cs="Times New Roman"/>
                <w:kern w:val="0"/>
                <w:szCs w:val="21"/>
              </w:rPr>
              <w:t>1）2018年度大田县省重点县水土流失治理项目（均溪镇、吴山镇）、2018年度大田县华兴乡省重点乡镇项目，综合治理水土流失面积15.85km²。2）2019年度大田县国家重点水保建设工程（均溪、湖美），2019年度大田县省重点县水土流失治理项目（文江），2019年度大田县文江镇省重点乡镇项目、2019年度大田县武陵乡省重点乡镇项目，综合治理水土流失面积13.65 km²。3）2020年度大田县国家重点水保建设工程（华兴、石牌），2020年度大田县省重点县水土流失治理项目（杞溪、太华），2020年度大田县均溪镇省重点乡镇项目，2020年闽江上游尤溪流域大田段水土流失综合治理项目，综合治理水土流失面积10.5km²。闽江上游尤溪流域大田段治理水土流失面积共计40 km²</w:t>
            </w:r>
          </w:p>
        </w:tc>
        <w:tc>
          <w:tcPr>
            <w:tcW w:w="3700" w:type="dxa"/>
            <w:tcMar>
              <w:top w:w="12" w:type="dxa"/>
              <w:left w:w="12" w:type="dxa"/>
              <w:right w:w="12" w:type="dxa"/>
            </w:tcMar>
            <w:vAlign w:val="center"/>
          </w:tcPr>
          <w:p>
            <w:pPr>
              <w:textAlignment w:val="center"/>
              <w:rPr>
                <w:rFonts w:ascii="Times New Roman" w:hAnsi="Times New Roman" w:eastAsia="宋体" w:cs="Times New Roman"/>
                <w:color w:val="000000"/>
                <w:szCs w:val="21"/>
              </w:rPr>
            </w:pPr>
            <w:r>
              <w:rPr>
                <w:rFonts w:ascii="Times New Roman" w:hAnsi="Times New Roman" w:eastAsia="宋体" w:cs="Times New Roman"/>
                <w:kern w:val="0"/>
                <w:szCs w:val="21"/>
              </w:rPr>
              <w:t>水土流失治理面积40km²</w:t>
            </w:r>
          </w:p>
        </w:tc>
        <w:tc>
          <w:tcPr>
            <w:tcW w:w="4640" w:type="dxa"/>
            <w:tcMar>
              <w:top w:w="12" w:type="dxa"/>
              <w:left w:w="12" w:type="dxa"/>
              <w:right w:w="12" w:type="dxa"/>
            </w:tcMar>
            <w:vAlign w:val="center"/>
          </w:tcPr>
          <w:p>
            <w:pPr>
              <w:textAlignment w:val="center"/>
              <w:rPr>
                <w:rFonts w:ascii="Times New Roman" w:hAnsi="Times New Roman" w:eastAsia="宋体" w:cs="Times New Roman"/>
                <w:color w:val="000000"/>
                <w:szCs w:val="21"/>
              </w:rPr>
            </w:pPr>
            <w:r>
              <w:rPr>
                <w:rFonts w:ascii="Times New Roman" w:hAnsi="Times New Roman" w:eastAsia="宋体" w:cs="Times New Roman"/>
                <w:kern w:val="0"/>
                <w:szCs w:val="21"/>
              </w:rPr>
              <w:t>无</w:t>
            </w:r>
            <w:r>
              <w:rPr>
                <w:rFonts w:hint="eastAsia" w:ascii="Times New Roman" w:hAnsi="Times New Roman" w:eastAsia="宋体" w:cs="Times New Roman"/>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85" w:hRule="atLeast"/>
        </w:trPr>
        <w:tc>
          <w:tcPr>
            <w:tcW w:w="520" w:type="dxa"/>
            <w:tcMar>
              <w:top w:w="12" w:type="dxa"/>
              <w:left w:w="12" w:type="dxa"/>
              <w:right w:w="12" w:type="dxa"/>
            </w:tcMar>
            <w:vAlign w:val="center"/>
          </w:tcPr>
          <w:p>
            <w:pPr>
              <w:widowControl/>
              <w:jc w:val="center"/>
              <w:textAlignment w:val="center"/>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8</w:t>
            </w:r>
          </w:p>
        </w:tc>
        <w:tc>
          <w:tcPr>
            <w:tcW w:w="1820" w:type="dxa"/>
            <w:tcMar>
              <w:top w:w="12" w:type="dxa"/>
              <w:left w:w="12" w:type="dxa"/>
              <w:right w:w="12" w:type="dxa"/>
            </w:tcMar>
            <w:vAlign w:val="center"/>
          </w:tcPr>
          <w:p>
            <w:pPr>
              <w:rPr>
                <w:rFonts w:ascii="Times New Roman" w:hAnsi="Times New Roman" w:eastAsia="宋体" w:cs="Times New Roman"/>
                <w:color w:val="000000"/>
                <w:kern w:val="0"/>
                <w:szCs w:val="21"/>
                <w:lang w:bidi="ar"/>
              </w:rPr>
            </w:pPr>
            <w:r>
              <w:rPr>
                <w:rFonts w:hint="eastAsia"/>
                <w:kern w:val="0"/>
                <w:szCs w:val="21"/>
              </w:rPr>
              <w:t>大田县大仙峰自然保护区内水电设施退出项目</w:t>
            </w:r>
          </w:p>
        </w:tc>
        <w:tc>
          <w:tcPr>
            <w:tcW w:w="2221" w:type="dxa"/>
            <w:tcMar>
              <w:top w:w="12" w:type="dxa"/>
              <w:left w:w="12" w:type="dxa"/>
              <w:right w:w="12" w:type="dxa"/>
            </w:tcMar>
            <w:vAlign w:val="center"/>
          </w:tcPr>
          <w:p>
            <w:pPr>
              <w:textAlignment w:val="center"/>
              <w:rPr>
                <w:rFonts w:ascii="Times New Roman" w:hAnsi="Times New Roman" w:eastAsia="宋体" w:cs="Times New Roman"/>
                <w:color w:val="000000"/>
                <w:szCs w:val="21"/>
              </w:rPr>
            </w:pPr>
            <w:r>
              <w:rPr>
                <w:rFonts w:ascii="Times New Roman" w:hAnsi="Times New Roman" w:eastAsia="宋体" w:cs="Times New Roman"/>
                <w:kern w:val="0"/>
                <w:szCs w:val="21"/>
              </w:rPr>
              <w:t>大田县谢洋乡</w:t>
            </w:r>
          </w:p>
        </w:tc>
        <w:tc>
          <w:tcPr>
            <w:tcW w:w="7899" w:type="dxa"/>
            <w:tcMar>
              <w:top w:w="12" w:type="dxa"/>
              <w:left w:w="12" w:type="dxa"/>
              <w:right w:w="12" w:type="dxa"/>
            </w:tcMar>
            <w:vAlign w:val="center"/>
          </w:tcPr>
          <w:p>
            <w:pPr>
              <w:textAlignment w:val="center"/>
              <w:rPr>
                <w:rFonts w:ascii="Times New Roman" w:hAnsi="Times New Roman" w:eastAsia="宋体" w:cs="Times New Roman"/>
                <w:bCs/>
                <w:color w:val="000000"/>
                <w:kern w:val="0"/>
                <w:szCs w:val="21"/>
                <w:lang w:bidi="ar"/>
              </w:rPr>
            </w:pPr>
            <w:r>
              <w:rPr>
                <w:rFonts w:ascii="Times New Roman" w:hAnsi="Times New Roman" w:eastAsia="宋体" w:cs="Times New Roman"/>
                <w:kern w:val="0"/>
                <w:szCs w:val="21"/>
              </w:rPr>
              <w:t>涉及大仙峰省级自然保护区2座水电站报废退出；象山一级电站装机容量160 kW，象山二级电站装机容量320 kW；委托中介对该电站进行资产评估，与该电站业主协商签订补偿协议，注销取水许可证，上网解列，拆除水电站引水设施设备，河水回归河道恢复减脱水段河道生态1.54km。</w:t>
            </w:r>
          </w:p>
        </w:tc>
        <w:tc>
          <w:tcPr>
            <w:tcW w:w="3700" w:type="dxa"/>
            <w:tcMar>
              <w:top w:w="12" w:type="dxa"/>
              <w:left w:w="12" w:type="dxa"/>
              <w:right w:w="12" w:type="dxa"/>
            </w:tcMar>
            <w:vAlign w:val="center"/>
          </w:tcPr>
          <w:p>
            <w:pPr>
              <w:textAlignment w:val="center"/>
              <w:rPr>
                <w:rFonts w:ascii="Times New Roman" w:hAnsi="Times New Roman" w:eastAsia="宋体" w:cs="Times New Roman"/>
                <w:color w:val="000000"/>
                <w:szCs w:val="21"/>
              </w:rPr>
            </w:pPr>
            <w:r>
              <w:rPr>
                <w:rFonts w:ascii="Times New Roman" w:hAnsi="Times New Roman" w:eastAsia="宋体" w:cs="Times New Roman"/>
                <w:kern w:val="0"/>
                <w:szCs w:val="21"/>
              </w:rPr>
              <w:t>改善环境，提供优质水源。</w:t>
            </w:r>
          </w:p>
        </w:tc>
        <w:tc>
          <w:tcPr>
            <w:tcW w:w="4640" w:type="dxa"/>
            <w:tcMar>
              <w:top w:w="12" w:type="dxa"/>
              <w:left w:w="12" w:type="dxa"/>
              <w:right w:w="12" w:type="dxa"/>
            </w:tcMar>
            <w:vAlign w:val="center"/>
          </w:tcPr>
          <w:p>
            <w:pPr>
              <w:textAlignment w:val="center"/>
              <w:rPr>
                <w:rFonts w:ascii="Times New Roman" w:hAnsi="Times New Roman" w:eastAsia="宋体" w:cs="Times New Roman"/>
                <w:color w:val="000000"/>
                <w:szCs w:val="21"/>
              </w:rPr>
            </w:pPr>
            <w:r>
              <w:rPr>
                <w:rFonts w:ascii="Times New Roman" w:hAnsi="Times New Roman" w:eastAsia="宋体" w:cs="Times New Roman"/>
                <w:kern w:val="0"/>
                <w:szCs w:val="21"/>
              </w:rPr>
              <w:t>对于拆除保护区内小水电站和生态修复的相关工程内容可纳入中央奖补资金，赔偿相关内容不建议纳入中央奖补资金。建议对项目资金数额重新核算。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85" w:hRule="atLeast"/>
        </w:trPr>
        <w:tc>
          <w:tcPr>
            <w:tcW w:w="520" w:type="dxa"/>
            <w:tcMar>
              <w:top w:w="12" w:type="dxa"/>
              <w:left w:w="12" w:type="dxa"/>
              <w:right w:w="12" w:type="dxa"/>
            </w:tcMar>
            <w:vAlign w:val="center"/>
          </w:tcPr>
          <w:p>
            <w:pPr>
              <w:widowControl/>
              <w:jc w:val="center"/>
              <w:textAlignment w:val="center"/>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9</w:t>
            </w:r>
          </w:p>
        </w:tc>
        <w:tc>
          <w:tcPr>
            <w:tcW w:w="1820" w:type="dxa"/>
            <w:tcMar>
              <w:top w:w="12" w:type="dxa"/>
              <w:left w:w="12" w:type="dxa"/>
              <w:right w:w="12" w:type="dxa"/>
            </w:tcMar>
            <w:vAlign w:val="center"/>
          </w:tcPr>
          <w:p>
            <w:pPr>
              <w:textAlignment w:val="center"/>
              <w:rPr>
                <w:rFonts w:ascii="Times New Roman" w:hAnsi="Times New Roman" w:eastAsia="宋体" w:cs="Times New Roman"/>
                <w:color w:val="000000"/>
                <w:kern w:val="0"/>
                <w:szCs w:val="21"/>
                <w:lang w:bidi="ar"/>
              </w:rPr>
            </w:pPr>
            <w:r>
              <w:rPr>
                <w:rFonts w:hint="eastAsia" w:ascii="Times New Roman" w:hAnsi="Times New Roman" w:eastAsia="宋体" w:cs="Times New Roman"/>
                <w:kern w:val="0"/>
                <w:szCs w:val="21"/>
              </w:rPr>
              <w:t>大田县周田溪小流域水环境综合整治工程</w:t>
            </w:r>
          </w:p>
        </w:tc>
        <w:tc>
          <w:tcPr>
            <w:tcW w:w="2221" w:type="dxa"/>
            <w:tcMar>
              <w:top w:w="12" w:type="dxa"/>
              <w:left w:w="12" w:type="dxa"/>
              <w:right w:w="12" w:type="dxa"/>
            </w:tcMar>
            <w:vAlign w:val="center"/>
          </w:tcPr>
          <w:p>
            <w:pPr>
              <w:textAlignment w:val="center"/>
              <w:rPr>
                <w:rFonts w:ascii="Times New Roman" w:hAnsi="Times New Roman" w:eastAsia="宋体" w:cs="Times New Roman"/>
                <w:color w:val="000000"/>
                <w:szCs w:val="21"/>
              </w:rPr>
            </w:pPr>
            <w:r>
              <w:rPr>
                <w:rFonts w:ascii="Times New Roman" w:hAnsi="Times New Roman" w:eastAsia="宋体" w:cs="Times New Roman"/>
                <w:kern w:val="0"/>
                <w:szCs w:val="21"/>
              </w:rPr>
              <w:t>大田县均溪镇</w:t>
            </w:r>
          </w:p>
        </w:tc>
        <w:tc>
          <w:tcPr>
            <w:tcW w:w="7899" w:type="dxa"/>
            <w:tcMar>
              <w:top w:w="12" w:type="dxa"/>
              <w:left w:w="12" w:type="dxa"/>
              <w:right w:w="12" w:type="dxa"/>
            </w:tcMar>
            <w:vAlign w:val="center"/>
          </w:tcPr>
          <w:p>
            <w:pPr>
              <w:textAlignment w:val="center"/>
              <w:rPr>
                <w:rFonts w:ascii="Times New Roman" w:hAnsi="Times New Roman" w:eastAsia="宋体" w:cs="Times New Roman"/>
                <w:bCs/>
                <w:color w:val="000000"/>
                <w:kern w:val="0"/>
                <w:szCs w:val="21"/>
                <w:lang w:bidi="ar"/>
              </w:rPr>
            </w:pPr>
            <w:r>
              <w:rPr>
                <w:rFonts w:ascii="Times New Roman" w:hAnsi="Times New Roman" w:eastAsia="宋体" w:cs="Times New Roman"/>
                <w:kern w:val="0"/>
                <w:szCs w:val="21"/>
              </w:rPr>
              <w:t>周田溪流域环境综合治理，关闭禁建区内云龙牧业（养猪场）、整治翰福养猪场。河道清淤清障4000米、建设拦砂坝3座、建设生态护岸1500米等工程措施。</w:t>
            </w:r>
          </w:p>
        </w:tc>
        <w:tc>
          <w:tcPr>
            <w:tcW w:w="3700" w:type="dxa"/>
            <w:tcMar>
              <w:top w:w="12" w:type="dxa"/>
              <w:left w:w="12" w:type="dxa"/>
              <w:right w:w="12" w:type="dxa"/>
            </w:tcMar>
            <w:vAlign w:val="center"/>
          </w:tcPr>
          <w:p>
            <w:pPr>
              <w:textAlignment w:val="center"/>
              <w:rPr>
                <w:rFonts w:ascii="Times New Roman" w:hAnsi="Times New Roman" w:eastAsia="宋体" w:cs="Times New Roman"/>
                <w:color w:val="000000"/>
                <w:szCs w:val="21"/>
              </w:rPr>
            </w:pPr>
            <w:r>
              <w:rPr>
                <w:rFonts w:ascii="Times New Roman" w:hAnsi="Times New Roman" w:eastAsia="宋体" w:cs="Times New Roman"/>
                <w:kern w:val="0"/>
                <w:szCs w:val="21"/>
              </w:rPr>
              <w:t>改善环境，提供优质水源。</w:t>
            </w:r>
          </w:p>
        </w:tc>
        <w:tc>
          <w:tcPr>
            <w:tcW w:w="4640" w:type="dxa"/>
            <w:tcMar>
              <w:top w:w="12" w:type="dxa"/>
              <w:left w:w="12" w:type="dxa"/>
              <w:right w:w="12" w:type="dxa"/>
            </w:tcMar>
            <w:vAlign w:val="center"/>
          </w:tcPr>
          <w:p>
            <w:pPr>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无</w:t>
            </w:r>
            <w:r>
              <w:rPr>
                <w:rFonts w:hint="eastAsia" w:ascii="Times New Roman" w:hAnsi="Times New Roman" w:eastAsia="宋体" w:cs="Times New Roman"/>
                <w:color w:val="00000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85" w:hRule="atLeast"/>
        </w:trPr>
        <w:tc>
          <w:tcPr>
            <w:tcW w:w="520" w:type="dxa"/>
            <w:tcMar>
              <w:top w:w="12" w:type="dxa"/>
              <w:left w:w="12" w:type="dxa"/>
              <w:right w:w="12" w:type="dxa"/>
            </w:tcMar>
            <w:vAlign w:val="center"/>
          </w:tcPr>
          <w:p>
            <w:pPr>
              <w:widowControl/>
              <w:jc w:val="center"/>
              <w:textAlignment w:val="center"/>
              <w:rPr>
                <w:rFonts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10</w:t>
            </w:r>
          </w:p>
        </w:tc>
        <w:tc>
          <w:tcPr>
            <w:tcW w:w="1820" w:type="dxa"/>
            <w:tcMar>
              <w:top w:w="12" w:type="dxa"/>
              <w:left w:w="12" w:type="dxa"/>
              <w:right w:w="12" w:type="dxa"/>
            </w:tcMar>
            <w:vAlign w:val="center"/>
          </w:tcPr>
          <w:p>
            <w:pPr>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大田县奇韬溪安全生态水系建设项目</w:t>
            </w:r>
          </w:p>
        </w:tc>
        <w:tc>
          <w:tcPr>
            <w:tcW w:w="2221" w:type="dxa"/>
            <w:tcMar>
              <w:top w:w="12" w:type="dxa"/>
              <w:left w:w="12" w:type="dxa"/>
              <w:right w:w="12" w:type="dxa"/>
            </w:tcMar>
            <w:vAlign w:val="center"/>
          </w:tcPr>
          <w:p>
            <w:pPr>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大田县奇韬镇</w:t>
            </w:r>
          </w:p>
        </w:tc>
        <w:tc>
          <w:tcPr>
            <w:tcW w:w="7899" w:type="dxa"/>
            <w:tcMar>
              <w:top w:w="12" w:type="dxa"/>
              <w:left w:w="12" w:type="dxa"/>
              <w:right w:w="12" w:type="dxa"/>
            </w:tcMar>
            <w:vAlign w:val="center"/>
          </w:tcPr>
          <w:p>
            <w:pPr>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按照“六大目标、八个有”的要求，综合治理河道长度11.57km。干流新建生态护岸598m，支流新建生态护岸159m，新建复合式生态护岸110m。拦河坝修复1座，软化护岸586m，生态缓冲带建设14356㎡，生态清淤河长4627m，生态巡查步道335m，岸线蓝线划定，指建设标识管理系统。</w:t>
            </w:r>
          </w:p>
        </w:tc>
        <w:tc>
          <w:tcPr>
            <w:tcW w:w="3700" w:type="dxa"/>
            <w:tcMar>
              <w:top w:w="12" w:type="dxa"/>
              <w:left w:w="12" w:type="dxa"/>
              <w:right w:w="12" w:type="dxa"/>
            </w:tcMar>
            <w:vAlign w:val="center"/>
          </w:tcPr>
          <w:p>
            <w:pPr>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增加河流生态容量，改善水环境质量</w:t>
            </w:r>
          </w:p>
        </w:tc>
        <w:tc>
          <w:tcPr>
            <w:tcW w:w="4640" w:type="dxa"/>
            <w:tcMar>
              <w:top w:w="12" w:type="dxa"/>
              <w:left w:w="12" w:type="dxa"/>
              <w:right w:w="12" w:type="dxa"/>
            </w:tcMar>
            <w:vAlign w:val="center"/>
          </w:tcPr>
          <w:p>
            <w:pPr>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kern w:val="0"/>
              </w:rPr>
              <w:t>建议对工程内容与规模具体化，对水土流失率较高等级区域优先进行治理，对亲水节点、景观工程等与山水林田湖草相关度较低的子工程不建议纳入中央山水林田湖草项目奖补资金支持范围；一些绿化，地形处理等与生态水系一致无法割裂的景观类内容可以纳入。</w:t>
            </w:r>
          </w:p>
        </w:tc>
      </w:tr>
    </w:tbl>
    <w:p>
      <w:pPr>
        <w:spacing w:line="360" w:lineRule="auto"/>
        <w:rPr>
          <w:rFonts w:ascii="Times New Roman" w:hAnsi="Times New Roman" w:eastAsia="宋体" w:cs="Times New Roman"/>
          <w:sz w:val="28"/>
        </w:rPr>
      </w:pPr>
    </w:p>
    <w:p>
      <w:pPr>
        <w:spacing w:line="360" w:lineRule="auto"/>
        <w:rPr>
          <w:rFonts w:ascii="Times New Roman" w:hAnsi="Times New Roman" w:eastAsia="宋体" w:cs="Times New Roman"/>
          <w:sz w:val="28"/>
        </w:rPr>
        <w:sectPr>
          <w:type w:val="continuous"/>
          <w:pgSz w:w="23814" w:h="16839" w:orient="landscape"/>
          <w:pgMar w:top="1800" w:right="1440" w:bottom="1800" w:left="1440" w:header="851" w:footer="992" w:gutter="0"/>
          <w:cols w:space="720" w:num="1"/>
          <w:docGrid w:type="lines" w:linePitch="381" w:charSpace="0"/>
        </w:sectPr>
      </w:pPr>
    </w:p>
    <w:p>
      <w:pPr>
        <w:widowControl/>
        <w:jc w:val="left"/>
        <w:rPr>
          <w:rFonts w:ascii="Times New Roman" w:hAnsi="Times New Roman" w:eastAsia="宋体" w:cs="Times New Roman"/>
          <w:b/>
          <w:bCs/>
          <w:kern w:val="44"/>
          <w:sz w:val="32"/>
          <w:szCs w:val="44"/>
        </w:rPr>
      </w:pPr>
      <w:r>
        <w:rPr>
          <w:rFonts w:ascii="Times New Roman" w:hAnsi="Times New Roman" w:eastAsia="宋体" w:cs="Times New Roman"/>
        </w:rPr>
        <w:br w:type="page"/>
      </w:r>
    </w:p>
    <w:bookmarkEnd w:id="93"/>
    <w:p>
      <w:pPr>
        <w:pStyle w:val="5"/>
        <w:spacing w:before="240" w:after="240"/>
        <w:jc w:val="both"/>
        <w:rPr>
          <w:rFonts w:ascii="Times New Roman" w:hAnsi="Times New Roman" w:eastAsia="宋体" w:cs="Times New Roman"/>
        </w:rPr>
      </w:pPr>
      <w:bookmarkStart w:id="94" w:name="_Toc5266771"/>
      <w:r>
        <w:rPr>
          <w:rFonts w:ascii="Times New Roman" w:hAnsi="Times New Roman" w:eastAsia="宋体" w:cs="Times New Roman"/>
        </w:rPr>
        <w:t>第十七章 项目汇总与实施</w:t>
      </w:r>
      <w:bookmarkEnd w:id="94"/>
    </w:p>
    <w:p>
      <w:pPr>
        <w:outlineLvl w:val="1"/>
        <w:rPr>
          <w:rFonts w:ascii="Times New Roman" w:hAnsi="Times New Roman" w:eastAsia="宋体" w:cs="Times New Roman"/>
          <w:b/>
          <w:sz w:val="32"/>
        </w:rPr>
      </w:pPr>
      <w:bookmarkStart w:id="95" w:name="_Toc5266772"/>
      <w:r>
        <w:rPr>
          <w:rFonts w:ascii="Times New Roman" w:hAnsi="Times New Roman" w:eastAsia="宋体" w:cs="Times New Roman"/>
          <w:b/>
          <w:sz w:val="32"/>
        </w:rPr>
        <w:t>第五十四条 项目汇总</w:t>
      </w:r>
      <w:bookmarkEnd w:id="95"/>
    </w:p>
    <w:p>
      <w:pPr>
        <w:ind w:firstLine="570"/>
        <w:rPr>
          <w:rFonts w:ascii="Times New Roman" w:hAnsi="Times New Roman" w:eastAsia="宋体" w:cs="Times New Roman"/>
          <w:sz w:val="28"/>
          <w:szCs w:val="28"/>
        </w:rPr>
      </w:pPr>
      <w:r>
        <w:rPr>
          <w:rFonts w:ascii="Times New Roman" w:hAnsi="Times New Roman" w:eastAsia="宋体" w:cs="Times New Roman"/>
          <w:sz w:val="28"/>
          <w:szCs w:val="28"/>
        </w:rPr>
        <w:t>全市12个县（市、区）项目共10</w:t>
      </w:r>
      <w:r>
        <w:rPr>
          <w:rFonts w:hint="eastAsia" w:ascii="Times New Roman" w:hAnsi="Times New Roman" w:eastAsia="宋体" w:cs="Times New Roman"/>
          <w:sz w:val="28"/>
          <w:szCs w:val="28"/>
          <w:lang w:val="en-US" w:eastAsia="zh-CN"/>
        </w:rPr>
        <w:t>5</w:t>
      </w:r>
      <w:r>
        <w:rPr>
          <w:rFonts w:ascii="Times New Roman" w:hAnsi="Times New Roman" w:eastAsia="宋体" w:cs="Times New Roman"/>
          <w:sz w:val="28"/>
          <w:szCs w:val="28"/>
        </w:rPr>
        <w:t>项，涉及五大类型：其中水环境治理与生态修复类6</w:t>
      </w:r>
      <w:r>
        <w:rPr>
          <w:rFonts w:hint="eastAsia" w:ascii="Times New Roman" w:hAnsi="Times New Roman" w:eastAsia="宋体" w:cs="Times New Roman"/>
          <w:sz w:val="28"/>
          <w:szCs w:val="28"/>
          <w:lang w:val="en-US" w:eastAsia="zh-CN"/>
        </w:rPr>
        <w:t>5</w:t>
      </w:r>
      <w:r>
        <w:rPr>
          <w:rFonts w:ascii="Times New Roman" w:hAnsi="Times New Roman" w:eastAsia="宋体" w:cs="Times New Roman"/>
          <w:sz w:val="28"/>
          <w:szCs w:val="28"/>
        </w:rPr>
        <w:t>项，生物多样性保护类10项，</w:t>
      </w:r>
      <w:r>
        <w:rPr>
          <w:rFonts w:hint="eastAsia" w:ascii="Times New Roman" w:hAnsi="Times New Roman" w:eastAsia="宋体" w:cs="Times New Roman"/>
          <w:sz w:val="28"/>
          <w:szCs w:val="28"/>
        </w:rPr>
        <w:t>水土流失治理与农地生态功能提升</w:t>
      </w:r>
      <w:r>
        <w:rPr>
          <w:rFonts w:hint="eastAsia" w:ascii="Times New Roman" w:hAnsi="Times New Roman" w:eastAsia="宋体" w:cs="Times New Roman"/>
          <w:sz w:val="28"/>
          <w:szCs w:val="28"/>
          <w:lang w:val="en-US" w:eastAsia="zh-CN"/>
        </w:rPr>
        <w:t>项目</w:t>
      </w:r>
      <w:r>
        <w:rPr>
          <w:rFonts w:ascii="Times New Roman" w:hAnsi="Times New Roman" w:eastAsia="宋体" w:cs="Times New Roman"/>
          <w:sz w:val="28"/>
          <w:szCs w:val="28"/>
        </w:rPr>
        <w:t>9项，废弃矿山综合整治与地质灾害治理类15项，机制创新与能力建设工程</w:t>
      </w:r>
      <w:r>
        <w:rPr>
          <w:rFonts w:hint="eastAsia" w:ascii="Times New Roman" w:hAnsi="Times New Roman" w:eastAsia="宋体" w:cs="Times New Roman"/>
          <w:sz w:val="28"/>
          <w:szCs w:val="28"/>
        </w:rPr>
        <w:t>6</w:t>
      </w:r>
      <w:r>
        <w:rPr>
          <w:rFonts w:ascii="Times New Roman" w:hAnsi="Times New Roman" w:eastAsia="宋体" w:cs="Times New Roman"/>
          <w:sz w:val="28"/>
          <w:szCs w:val="28"/>
        </w:rPr>
        <w:t>项。精品示范项目包括</w:t>
      </w:r>
      <w:r>
        <w:rPr>
          <w:rFonts w:hint="eastAsia" w:ascii="Times New Roman" w:hAnsi="Times New Roman" w:eastAsia="宋体" w:cs="Times New Roman"/>
          <w:sz w:val="28"/>
          <w:szCs w:val="28"/>
        </w:rPr>
        <w:t>7</w:t>
      </w:r>
      <w:r>
        <w:rPr>
          <w:rFonts w:ascii="Times New Roman" w:hAnsi="Times New Roman" w:eastAsia="宋体" w:cs="Times New Roman"/>
          <w:sz w:val="28"/>
          <w:szCs w:val="28"/>
        </w:rPr>
        <w:t>个，分别为将乐县常上湖生态修复项目、</w:t>
      </w:r>
      <w:r>
        <w:rPr>
          <w:rFonts w:hint="eastAsia" w:ascii="Times New Roman" w:hAnsi="Times New Roman" w:eastAsia="宋体" w:cs="Times New Roman"/>
          <w:sz w:val="28"/>
          <w:szCs w:val="28"/>
        </w:rPr>
        <w:t>尤溪河</w:t>
      </w:r>
      <w:r>
        <w:rPr>
          <w:rFonts w:ascii="Times New Roman" w:hAnsi="Times New Roman" w:eastAsia="宋体" w:cs="Times New Roman"/>
          <w:sz w:val="28"/>
          <w:szCs w:val="28"/>
        </w:rPr>
        <w:t>流域（</w:t>
      </w:r>
      <w:r>
        <w:rPr>
          <w:rFonts w:hint="eastAsia" w:ascii="Times New Roman" w:hAnsi="Times New Roman" w:eastAsia="宋体" w:cs="Times New Roman"/>
          <w:sz w:val="28"/>
          <w:szCs w:val="28"/>
        </w:rPr>
        <w:t>尤溪口</w:t>
      </w:r>
      <w:r>
        <w:rPr>
          <w:rFonts w:ascii="Times New Roman" w:hAnsi="Times New Roman" w:eastAsia="宋体" w:cs="Times New Roman"/>
          <w:sz w:val="28"/>
          <w:szCs w:val="28"/>
        </w:rPr>
        <w:t>至闽湖）</w:t>
      </w:r>
      <w:r>
        <w:rPr>
          <w:rFonts w:hint="eastAsia" w:ascii="Times New Roman" w:hAnsi="Times New Roman" w:eastAsia="宋体" w:cs="Times New Roman"/>
          <w:sz w:val="28"/>
          <w:szCs w:val="28"/>
        </w:rPr>
        <w:t>水环境</w:t>
      </w:r>
      <w:r>
        <w:rPr>
          <w:rFonts w:ascii="Times New Roman" w:hAnsi="Times New Roman" w:eastAsia="宋体" w:cs="Times New Roman"/>
          <w:sz w:val="28"/>
          <w:szCs w:val="28"/>
        </w:rPr>
        <w:t>综合治理、大田县废弃矿山生态修复治理项目</w:t>
      </w:r>
      <w:r>
        <w:rPr>
          <w:rFonts w:hint="eastAsia" w:ascii="Times New Roman" w:hAnsi="Times New Roman" w:eastAsia="宋体" w:cs="Times New Roman"/>
          <w:sz w:val="28"/>
          <w:szCs w:val="28"/>
        </w:rPr>
        <w:t>、</w:t>
      </w:r>
      <w:r>
        <w:rPr>
          <w:rFonts w:ascii="Times New Roman" w:hAnsi="Times New Roman" w:eastAsia="宋体" w:cs="Times New Roman"/>
          <w:sz w:val="28"/>
          <w:szCs w:val="28"/>
        </w:rPr>
        <w:t>泰宁县金湖及周边生态修复项目、建宁</w:t>
      </w:r>
      <w:r>
        <w:rPr>
          <w:rFonts w:hint="eastAsia" w:ascii="Times New Roman" w:hAnsi="Times New Roman" w:eastAsia="宋体" w:cs="Times New Roman"/>
          <w:sz w:val="28"/>
          <w:szCs w:val="28"/>
        </w:rPr>
        <w:t>县</w:t>
      </w:r>
      <w:r>
        <w:rPr>
          <w:rFonts w:ascii="Times New Roman" w:hAnsi="Times New Roman" w:eastAsia="宋体" w:cs="Times New Roman"/>
          <w:sz w:val="28"/>
          <w:szCs w:val="28"/>
        </w:rPr>
        <w:t>闽江源头（</w:t>
      </w:r>
      <w:r>
        <w:rPr>
          <w:rFonts w:hint="eastAsia" w:ascii="Times New Roman" w:hAnsi="Times New Roman" w:eastAsia="宋体" w:cs="Times New Roman"/>
          <w:sz w:val="28"/>
          <w:szCs w:val="28"/>
        </w:rPr>
        <w:t>濉溪</w:t>
      </w:r>
      <w:r>
        <w:rPr>
          <w:rFonts w:ascii="Times New Roman" w:hAnsi="Times New Roman" w:eastAsia="宋体" w:cs="Times New Roman"/>
          <w:sz w:val="28"/>
          <w:szCs w:val="28"/>
        </w:rPr>
        <w:t>段）</w:t>
      </w:r>
      <w:r>
        <w:rPr>
          <w:rFonts w:hint="eastAsia" w:ascii="Times New Roman" w:hAnsi="Times New Roman" w:eastAsia="宋体" w:cs="Times New Roman"/>
          <w:sz w:val="28"/>
          <w:szCs w:val="28"/>
        </w:rPr>
        <w:t>生态</w:t>
      </w:r>
      <w:r>
        <w:rPr>
          <w:rFonts w:ascii="Times New Roman" w:hAnsi="Times New Roman" w:eastAsia="宋体" w:cs="Times New Roman"/>
          <w:sz w:val="28"/>
          <w:szCs w:val="28"/>
        </w:rPr>
        <w:t>修复保护工程</w:t>
      </w:r>
      <w:r>
        <w:rPr>
          <w:rFonts w:hint="eastAsia" w:ascii="Times New Roman" w:hAnsi="Times New Roman" w:eastAsia="宋体" w:cs="Times New Roman"/>
          <w:sz w:val="28"/>
          <w:szCs w:val="28"/>
        </w:rPr>
        <w:t>、闽江上游沙溪流域宁化段水土流失综合治理项目和</w:t>
      </w:r>
      <w:r>
        <w:rPr>
          <w:rFonts w:hint="eastAsia" w:ascii="Times New Roman" w:hAnsi="Times New Roman" w:cs="Times New Roman"/>
          <w:kern w:val="0"/>
          <w:sz w:val="28"/>
          <w:szCs w:val="28"/>
        </w:rPr>
        <w:t>三元区东牙溪</w:t>
      </w:r>
      <w:r>
        <w:rPr>
          <w:rFonts w:ascii="Times New Roman" w:hAnsi="Times New Roman" w:cs="Times New Roman"/>
          <w:kern w:val="0"/>
          <w:sz w:val="28"/>
          <w:szCs w:val="28"/>
        </w:rPr>
        <w:t>流域饮用水源保护区综合治理与生态修复工程</w:t>
      </w:r>
      <w:r>
        <w:rPr>
          <w:rFonts w:ascii="Times New Roman" w:hAnsi="Times New Roman" w:eastAsia="宋体" w:cs="Times New Roman"/>
          <w:sz w:val="28"/>
          <w:szCs w:val="28"/>
        </w:rPr>
        <w:t>。</w:t>
      </w:r>
    </w:p>
    <w:p>
      <w:pPr>
        <w:ind w:firstLine="570"/>
        <w:rPr>
          <w:rFonts w:ascii="Times New Roman" w:hAnsi="Times New Roman" w:eastAsia="宋体" w:cs="Times New Roman"/>
          <w:sz w:val="28"/>
          <w:szCs w:val="28"/>
        </w:rPr>
      </w:pPr>
      <w:r>
        <w:rPr>
          <w:rFonts w:ascii="Times New Roman" w:hAnsi="Times New Roman" w:eastAsia="宋体" w:cs="Times New Roman"/>
          <w:sz w:val="28"/>
          <w:szCs w:val="28"/>
        </w:rPr>
        <w:t>此外还有</w:t>
      </w:r>
      <w:r>
        <w:rPr>
          <w:rFonts w:hint="eastAsia" w:ascii="Times New Roman" w:hAnsi="Times New Roman" w:eastAsia="宋体" w:cs="Times New Roman"/>
          <w:sz w:val="28"/>
          <w:szCs w:val="28"/>
          <w:lang w:val="en-US" w:eastAsia="zh-CN"/>
        </w:rPr>
        <w:t>5</w:t>
      </w:r>
      <w:r>
        <w:rPr>
          <w:rFonts w:ascii="Times New Roman" w:hAnsi="Times New Roman" w:eastAsia="宋体" w:cs="Times New Roman"/>
          <w:sz w:val="28"/>
          <w:szCs w:val="28"/>
        </w:rPr>
        <w:t>个市直部门项目，即三明市生态综合监管云平台</w:t>
      </w:r>
      <w:r>
        <w:rPr>
          <w:rFonts w:hint="eastAsia" w:ascii="Times New Roman" w:hAnsi="Times New Roman" w:eastAsia="宋体" w:cs="Times New Roman"/>
          <w:sz w:val="28"/>
          <w:szCs w:val="28"/>
        </w:rPr>
        <w:t>（一期）、</w:t>
      </w:r>
      <w:r>
        <w:rPr>
          <w:rFonts w:ascii="Times New Roman" w:hAnsi="Times New Roman" w:eastAsia="宋体" w:cs="Times New Roman"/>
          <w:sz w:val="28"/>
          <w:szCs w:val="28"/>
        </w:rPr>
        <w:t>闽江上游林分修复（</w:t>
      </w:r>
      <w:r>
        <w:rPr>
          <w:rFonts w:hint="eastAsia" w:ascii="Times New Roman" w:hAnsi="Times New Roman" w:eastAsia="宋体" w:cs="Times New Roman"/>
          <w:sz w:val="28"/>
          <w:szCs w:val="28"/>
        </w:rPr>
        <w:t>林分</w:t>
      </w:r>
      <w:r>
        <w:rPr>
          <w:rFonts w:ascii="Times New Roman" w:hAnsi="Times New Roman" w:eastAsia="宋体" w:cs="Times New Roman"/>
          <w:sz w:val="28"/>
          <w:szCs w:val="28"/>
        </w:rPr>
        <w:t>改造）</w:t>
      </w:r>
      <w:r>
        <w:rPr>
          <w:rFonts w:hint="eastAsia" w:ascii="Times New Roman" w:hAnsi="Times New Roman" w:eastAsia="宋体" w:cs="Times New Roman"/>
          <w:sz w:val="28"/>
          <w:szCs w:val="28"/>
        </w:rPr>
        <w:t>、</w:t>
      </w:r>
      <w:r>
        <w:rPr>
          <w:rFonts w:ascii="Times New Roman" w:hAnsi="Times New Roman" w:eastAsia="宋体" w:cs="Times New Roman"/>
          <w:sz w:val="28"/>
          <w:szCs w:val="28"/>
        </w:rPr>
        <w:t>三明市土地综合整治项目和三明市生猪规模养殖场和生猪定点屠宰场（点）监管物联网平台建设及沙县、永安市、三元区畜禽粪污资源化利用整县推进项目</w:t>
      </w:r>
      <w:r>
        <w:rPr>
          <w:rFonts w:hint="eastAsia" w:ascii="Times New Roman" w:hAnsi="Times New Roman" w:eastAsia="宋体" w:cs="Times New Roman"/>
          <w:sz w:val="28"/>
          <w:szCs w:val="28"/>
          <w:lang w:eastAsia="zh-CN"/>
        </w:rPr>
        <w:t>、餐厨垃圾处置项目</w:t>
      </w:r>
      <w:r>
        <w:rPr>
          <w:rFonts w:ascii="Times New Roman" w:hAnsi="Times New Roman" w:eastAsia="宋体" w:cs="Times New Roman"/>
          <w:sz w:val="28"/>
          <w:szCs w:val="28"/>
        </w:rPr>
        <w:t>。</w:t>
      </w:r>
    </w:p>
    <w:p>
      <w:pPr>
        <w:outlineLvl w:val="1"/>
        <w:rPr>
          <w:rFonts w:ascii="Times New Roman" w:hAnsi="Times New Roman" w:eastAsia="宋体" w:cs="Times New Roman"/>
          <w:b/>
          <w:sz w:val="32"/>
        </w:rPr>
      </w:pPr>
      <w:r>
        <w:rPr>
          <w:rFonts w:ascii="Times New Roman" w:hAnsi="Times New Roman" w:eastAsia="宋体" w:cs="Times New Roman"/>
          <w:b/>
          <w:sz w:val="32"/>
        </w:rPr>
        <w:t>第五十五条 资金筹措</w:t>
      </w:r>
    </w:p>
    <w:p>
      <w:pPr>
        <w:ind w:firstLine="560" w:firstLineChars="200"/>
        <w:rPr>
          <w:rFonts w:ascii="Times New Roman" w:hAnsi="Times New Roman" w:cs="Times New Roman"/>
          <w:sz w:val="28"/>
          <w:szCs w:val="28"/>
        </w:rPr>
      </w:pPr>
      <w:r>
        <w:rPr>
          <w:rFonts w:ascii="Times New Roman" w:hAnsi="Times New Roman" w:cs="Times New Roman"/>
          <w:sz w:val="28"/>
          <w:szCs w:val="28"/>
        </w:rPr>
        <w:t>三明市山水林田湖草生态保护修复项目计划总投资项目投资总额</w:t>
      </w:r>
      <w:r>
        <w:rPr>
          <w:rFonts w:hint="eastAsia" w:ascii="Times New Roman" w:hAnsi="Times New Roman" w:cs="Times New Roman"/>
          <w:sz w:val="28"/>
          <w:szCs w:val="28"/>
        </w:rPr>
        <w:t>511773.6</w:t>
      </w:r>
      <w:r>
        <w:rPr>
          <w:rFonts w:ascii="Times New Roman" w:hAnsi="Times New Roman" w:cs="Times New Roman"/>
          <w:sz w:val="28"/>
          <w:szCs w:val="28"/>
        </w:rPr>
        <w:t>万元。项目资金主要来源于中央奖补资金及地方自筹资金。扣除中央奖补资金和社会投资外，地方政府出资部分包括省和市县出资。其中</w:t>
      </w:r>
      <w:r>
        <w:rPr>
          <w:rFonts w:hint="eastAsia"/>
          <w:sz w:val="28"/>
          <w:szCs w:val="28"/>
        </w:rPr>
        <w:t>中央资金122335.6万元，占比23.90%；省级资金165047.1万元，占比32.25%；市县自筹120234.5万元，占比23.49%；其他资金63605.84万元，占比12.43%；此外，还有40550.56万元有待进一步落实，占比7.93%。</w:t>
      </w:r>
    </w:p>
    <w:p>
      <w:pPr>
        <w:ind w:firstLine="560" w:firstLineChars="200"/>
        <w:rPr>
          <w:rFonts w:ascii="Times New Roman" w:hAnsi="Times New Roman" w:cs="Times New Roman"/>
          <w:sz w:val="28"/>
          <w:szCs w:val="28"/>
        </w:rPr>
      </w:pPr>
      <w:r>
        <w:rPr>
          <w:rFonts w:ascii="Times New Roman" w:hAnsi="Times New Roman" w:cs="Times New Roman"/>
          <w:sz w:val="28"/>
          <w:szCs w:val="28"/>
        </w:rPr>
        <w:t>按照省直各部门资金来源分析：</w:t>
      </w:r>
    </w:p>
    <w:p>
      <w:pPr>
        <w:ind w:firstLine="560" w:firstLineChars="200"/>
        <w:rPr>
          <w:sz w:val="28"/>
          <w:szCs w:val="28"/>
        </w:rPr>
      </w:pPr>
      <w:r>
        <w:rPr>
          <w:sz w:val="28"/>
          <w:szCs w:val="28"/>
        </w:rPr>
        <w:t>1、省财政厅：涉及3个项目，总投资30284万元；其中中央资金3318万元，均为山水林田湖专项奖补资金；省级资金6526万元，均为省级配套资金。</w:t>
      </w:r>
    </w:p>
    <w:p>
      <w:pPr>
        <w:ind w:firstLine="560" w:firstLineChars="200"/>
        <w:rPr>
          <w:sz w:val="28"/>
          <w:szCs w:val="28"/>
        </w:rPr>
      </w:pPr>
      <w:r>
        <w:rPr>
          <w:sz w:val="28"/>
          <w:szCs w:val="28"/>
        </w:rPr>
        <w:t>2、省自然资源厅：涉及1</w:t>
      </w:r>
      <w:r>
        <w:rPr>
          <w:rFonts w:hint="eastAsia"/>
          <w:sz w:val="28"/>
          <w:szCs w:val="28"/>
        </w:rPr>
        <w:t>6</w:t>
      </w:r>
      <w:r>
        <w:rPr>
          <w:sz w:val="28"/>
          <w:szCs w:val="28"/>
        </w:rPr>
        <w:t>个项目，总投资45695万元；其中中央资金15924万元，包含特大型地质灾害防治专项资金800万元、山水林田湖专项奖补资金6254万元</w:t>
      </w:r>
      <w:r>
        <w:rPr>
          <w:rFonts w:hint="eastAsia"/>
          <w:sz w:val="28"/>
          <w:szCs w:val="28"/>
        </w:rPr>
        <w:t>、</w:t>
      </w:r>
      <w:r>
        <w:rPr>
          <w:sz w:val="28"/>
          <w:szCs w:val="28"/>
        </w:rPr>
        <w:t>其他中央资金8870</w:t>
      </w:r>
      <w:r>
        <w:rPr>
          <w:rFonts w:hint="eastAsia"/>
          <w:sz w:val="28"/>
          <w:szCs w:val="28"/>
        </w:rPr>
        <w:t>万元</w:t>
      </w:r>
      <w:r>
        <w:rPr>
          <w:sz w:val="28"/>
          <w:szCs w:val="28"/>
        </w:rPr>
        <w:t>；省级资金21311万元，包含省级地质灾害补助资金4868万元、其他省级资金16443万元。</w:t>
      </w:r>
    </w:p>
    <w:p>
      <w:pPr>
        <w:ind w:firstLine="560" w:firstLineChars="200"/>
        <w:rPr>
          <w:sz w:val="28"/>
          <w:szCs w:val="28"/>
        </w:rPr>
      </w:pPr>
      <w:r>
        <w:rPr>
          <w:sz w:val="28"/>
          <w:szCs w:val="28"/>
        </w:rPr>
        <w:t>3、省生态环境厅：涉及23个项目，总投资84527万元；其中中央资金9825万元，包含重点流域水环境综合治理中央基建投资预算1392万元、其他国土资源事务支出1344万元、山水林田湖专项奖补资金2583万元</w:t>
      </w:r>
      <w:r>
        <w:rPr>
          <w:rFonts w:hint="eastAsia"/>
          <w:sz w:val="28"/>
          <w:szCs w:val="28"/>
        </w:rPr>
        <w:t>、</w:t>
      </w:r>
      <w:r>
        <w:rPr>
          <w:sz w:val="28"/>
          <w:szCs w:val="28"/>
        </w:rPr>
        <w:t>其他中央资金4506</w:t>
      </w:r>
      <w:r>
        <w:rPr>
          <w:rFonts w:hint="eastAsia"/>
          <w:sz w:val="28"/>
          <w:szCs w:val="28"/>
        </w:rPr>
        <w:t>万元</w:t>
      </w:r>
      <w:r>
        <w:rPr>
          <w:sz w:val="28"/>
          <w:szCs w:val="28"/>
        </w:rPr>
        <w:t>；省级资金15455万元，包含重点流域生态补偿金3474万元、以奖代补资金890万元、其他省级资金11091万元。</w:t>
      </w:r>
    </w:p>
    <w:p>
      <w:pPr>
        <w:ind w:firstLine="560" w:firstLineChars="200"/>
        <w:rPr>
          <w:sz w:val="28"/>
          <w:szCs w:val="28"/>
        </w:rPr>
      </w:pPr>
      <w:r>
        <w:rPr>
          <w:sz w:val="28"/>
          <w:szCs w:val="28"/>
        </w:rPr>
        <w:t>4、省住建厅：涉及13个项目，总投资</w:t>
      </w:r>
      <w:r>
        <w:rPr>
          <w:rFonts w:hint="eastAsia"/>
          <w:sz w:val="28"/>
          <w:szCs w:val="28"/>
        </w:rPr>
        <w:t>117237</w:t>
      </w:r>
      <w:r>
        <w:rPr>
          <w:sz w:val="28"/>
          <w:szCs w:val="28"/>
        </w:rPr>
        <w:t>万元；其中中央资金16609万元，包含重点流域水污染防治中央补助3690万元和山水林田湖专项奖补资金12919万元；省级资金21124万元，包含以奖代补资金2284万元、省级污水管网专项资金3840万元、其他省级资金15000万元。</w:t>
      </w:r>
    </w:p>
    <w:p>
      <w:pPr>
        <w:ind w:firstLine="560" w:firstLineChars="200"/>
        <w:rPr>
          <w:sz w:val="28"/>
          <w:szCs w:val="28"/>
        </w:rPr>
      </w:pPr>
      <w:r>
        <w:rPr>
          <w:sz w:val="28"/>
          <w:szCs w:val="28"/>
        </w:rPr>
        <w:t>5、省农业农村厅：涉及9个项目，总投资10</w:t>
      </w:r>
      <w:r>
        <w:rPr>
          <w:rFonts w:hint="eastAsia"/>
          <w:sz w:val="28"/>
          <w:szCs w:val="28"/>
        </w:rPr>
        <w:t>2845</w:t>
      </w:r>
      <w:r>
        <w:rPr>
          <w:sz w:val="28"/>
          <w:szCs w:val="28"/>
        </w:rPr>
        <w:t>万元；其中中央资金55683万元，包含山水林田湖专项奖补资金500万元、其他国土资源事务支出1000万元、其他中央资金54183万元；省级资金30422万元，包含重点流域生态补偿资金2500万元、农业资源保护修复与利用资金1500万元、其他省级资金26422万元。</w:t>
      </w:r>
    </w:p>
    <w:p>
      <w:pPr>
        <w:ind w:firstLine="560" w:firstLineChars="200"/>
        <w:rPr>
          <w:sz w:val="28"/>
          <w:szCs w:val="28"/>
        </w:rPr>
      </w:pPr>
      <w:r>
        <w:rPr>
          <w:sz w:val="28"/>
          <w:szCs w:val="28"/>
        </w:rPr>
        <w:t>6、省水利厅：涉及34个项目，总投资96304万元；其中中央资金10846万元，中央水利发展资金2000万元、山水林田湖专项奖补资金8846万元；省级资金53517万元，包含省级</w:t>
      </w:r>
      <w:r>
        <w:rPr>
          <w:rFonts w:hint="eastAsia"/>
          <w:sz w:val="28"/>
          <w:szCs w:val="28"/>
        </w:rPr>
        <w:t>重点</w:t>
      </w:r>
      <w:r>
        <w:rPr>
          <w:sz w:val="28"/>
          <w:szCs w:val="28"/>
        </w:rPr>
        <w:t>流域生态</w:t>
      </w:r>
      <w:r>
        <w:rPr>
          <w:rFonts w:hint="eastAsia"/>
          <w:sz w:val="28"/>
          <w:szCs w:val="28"/>
        </w:rPr>
        <w:t>补偿</w:t>
      </w:r>
      <w:r>
        <w:rPr>
          <w:sz w:val="28"/>
          <w:szCs w:val="28"/>
        </w:rPr>
        <w:t>资金1150</w:t>
      </w:r>
      <w:r>
        <w:rPr>
          <w:rFonts w:hint="eastAsia"/>
          <w:sz w:val="28"/>
          <w:szCs w:val="28"/>
        </w:rPr>
        <w:t>、</w:t>
      </w:r>
      <w:r>
        <w:rPr>
          <w:sz w:val="28"/>
          <w:szCs w:val="28"/>
        </w:rPr>
        <w:t>其他省级资金52367万元。</w:t>
      </w:r>
    </w:p>
    <w:p>
      <w:pPr>
        <w:ind w:firstLine="560" w:firstLineChars="200"/>
        <w:rPr>
          <w:rFonts w:ascii="Times New Roman" w:hAnsi="Times New Roman" w:cs="Times New Roman"/>
          <w:sz w:val="28"/>
          <w:szCs w:val="28"/>
        </w:rPr>
      </w:pPr>
      <w:r>
        <w:rPr>
          <w:sz w:val="28"/>
          <w:szCs w:val="28"/>
        </w:rPr>
        <w:t>7、省林业厅：涉及1</w:t>
      </w:r>
      <w:r>
        <w:rPr>
          <w:rFonts w:hint="eastAsia"/>
          <w:sz w:val="28"/>
          <w:szCs w:val="28"/>
        </w:rPr>
        <w:t>2</w:t>
      </w:r>
      <w:r>
        <w:rPr>
          <w:sz w:val="28"/>
          <w:szCs w:val="28"/>
        </w:rPr>
        <w:t>个项目，总投资</w:t>
      </w:r>
      <w:r>
        <w:rPr>
          <w:rFonts w:hint="eastAsia"/>
          <w:sz w:val="28"/>
          <w:szCs w:val="28"/>
        </w:rPr>
        <w:t>34882</w:t>
      </w:r>
      <w:r>
        <w:rPr>
          <w:sz w:val="28"/>
          <w:szCs w:val="28"/>
        </w:rPr>
        <w:t>万元；其中中央资金</w:t>
      </w:r>
      <w:r>
        <w:rPr>
          <w:rFonts w:hint="eastAsia"/>
          <w:sz w:val="28"/>
          <w:szCs w:val="28"/>
        </w:rPr>
        <w:t>7470</w:t>
      </w:r>
      <w:r>
        <w:rPr>
          <w:sz w:val="28"/>
          <w:szCs w:val="28"/>
        </w:rPr>
        <w:t>万元，包含山水林田湖专项奖补资金4474万元、其他中央资金2</w:t>
      </w:r>
      <w:r>
        <w:rPr>
          <w:rFonts w:hint="eastAsia"/>
          <w:sz w:val="28"/>
          <w:szCs w:val="28"/>
        </w:rPr>
        <w:t>996</w:t>
      </w:r>
      <w:r>
        <w:rPr>
          <w:sz w:val="28"/>
          <w:szCs w:val="28"/>
        </w:rPr>
        <w:t>万元；省级资金1</w:t>
      </w:r>
      <w:r>
        <w:rPr>
          <w:rFonts w:hint="eastAsia"/>
          <w:sz w:val="28"/>
          <w:szCs w:val="28"/>
        </w:rPr>
        <w:t>6715</w:t>
      </w:r>
      <w:r>
        <w:rPr>
          <w:sz w:val="28"/>
          <w:szCs w:val="28"/>
        </w:rPr>
        <w:t>万元，包含造林绿化资金4800万元</w:t>
      </w:r>
      <w:r>
        <w:rPr>
          <w:rFonts w:hint="eastAsia"/>
          <w:sz w:val="28"/>
          <w:szCs w:val="28"/>
        </w:rPr>
        <w:t>，</w:t>
      </w:r>
      <w:r>
        <w:rPr>
          <w:sz w:val="28"/>
          <w:szCs w:val="28"/>
        </w:rPr>
        <w:t>其他省级资金</w:t>
      </w:r>
      <w:r>
        <w:rPr>
          <w:rFonts w:hint="eastAsia"/>
          <w:sz w:val="28"/>
          <w:szCs w:val="28"/>
        </w:rPr>
        <w:t>11915万元</w:t>
      </w:r>
      <w:r>
        <w:rPr>
          <w:sz w:val="28"/>
          <w:szCs w:val="28"/>
        </w:rPr>
        <w:t>。</w:t>
      </w:r>
    </w:p>
    <w:p>
      <w:pPr>
        <w:outlineLvl w:val="1"/>
        <w:rPr>
          <w:rFonts w:ascii="Times New Roman" w:hAnsi="Times New Roman" w:eastAsia="宋体" w:cs="Times New Roman"/>
          <w:b/>
          <w:sz w:val="32"/>
        </w:rPr>
      </w:pPr>
      <w:bookmarkStart w:id="96" w:name="_Toc5266773"/>
      <w:r>
        <w:rPr>
          <w:rFonts w:ascii="Times New Roman" w:hAnsi="Times New Roman" w:eastAsia="宋体" w:cs="Times New Roman"/>
          <w:b/>
          <w:sz w:val="32"/>
        </w:rPr>
        <w:t>第五十</w:t>
      </w:r>
      <w:r>
        <w:rPr>
          <w:rFonts w:hint="eastAsia" w:ascii="Times New Roman" w:hAnsi="Times New Roman" w:eastAsia="宋体" w:cs="Times New Roman"/>
          <w:b/>
          <w:sz w:val="32"/>
        </w:rPr>
        <w:t>六</w:t>
      </w:r>
      <w:r>
        <w:rPr>
          <w:rFonts w:ascii="Times New Roman" w:hAnsi="Times New Roman" w:eastAsia="宋体" w:cs="Times New Roman"/>
          <w:b/>
          <w:sz w:val="32"/>
        </w:rPr>
        <w:t xml:space="preserve">条 </w:t>
      </w:r>
      <w:r>
        <w:rPr>
          <w:rFonts w:hint="eastAsia" w:ascii="Times New Roman" w:hAnsi="Times New Roman" w:eastAsia="宋体" w:cs="Times New Roman"/>
          <w:b/>
          <w:sz w:val="32"/>
        </w:rPr>
        <w:t>三明市</w:t>
      </w:r>
      <w:r>
        <w:rPr>
          <w:rFonts w:ascii="Times New Roman" w:hAnsi="Times New Roman" w:eastAsia="宋体" w:cs="Times New Roman"/>
          <w:b/>
          <w:sz w:val="32"/>
        </w:rPr>
        <w:t>绩效目标可达性</w:t>
      </w:r>
      <w:bookmarkEnd w:id="96"/>
    </w:p>
    <w:p>
      <w:pPr>
        <w:ind w:firstLine="560" w:firstLineChars="200"/>
        <w:rPr>
          <w:rFonts w:ascii="Times New Roman" w:hAnsi="Times New Roman" w:cs="Times New Roman"/>
          <w:sz w:val="28"/>
          <w:szCs w:val="28"/>
        </w:rPr>
      </w:pPr>
      <w:r>
        <w:rPr>
          <w:rFonts w:ascii="Times New Roman" w:hAnsi="Times New Roman" w:cs="Times New Roman"/>
          <w:sz w:val="28"/>
          <w:szCs w:val="28"/>
        </w:rPr>
        <w:t>从水环境整治目标来看，三明市闽江干流和二级以上支流水质优良比例、国家和省级监测断面地表水功能区Ⅲ类以上水质比例、乡镇集中式饮用水源水质Ⅱ类水质的比例、小流域优于Ⅲ类水质比例和劣五类水质这5项指标的现状值已达到绩效目标要求</w:t>
      </w:r>
      <w:r>
        <w:rPr>
          <w:rFonts w:hint="eastAsia" w:ascii="Times New Roman" w:hAnsi="Times New Roman" w:cs="Times New Roman"/>
          <w:sz w:val="28"/>
          <w:szCs w:val="28"/>
        </w:rPr>
        <w:t>。</w:t>
      </w:r>
      <w:r>
        <w:rPr>
          <w:rFonts w:ascii="Times New Roman" w:hAnsi="Times New Roman" w:cs="Times New Roman"/>
          <w:sz w:val="28"/>
          <w:szCs w:val="28"/>
        </w:rPr>
        <w:t>本规划将通过实施城镇和农村污水处理设施及截污管网建设、畜禽养殖污染治理、农业面源治理、生态护岸和湿地修复、强化监测监管能力、流域水环境综合整治等工程及管理措施，实现污染物总量减排，</w:t>
      </w:r>
      <w:r>
        <w:rPr>
          <w:rFonts w:hint="eastAsia" w:ascii="Times New Roman" w:hAnsi="Times New Roman" w:cs="Times New Roman"/>
          <w:sz w:val="28"/>
          <w:szCs w:val="28"/>
        </w:rPr>
        <w:t>分别</w:t>
      </w:r>
      <w:r>
        <w:rPr>
          <w:rFonts w:ascii="Times New Roman" w:hAnsi="Times New Roman" w:cs="Times New Roman"/>
          <w:sz w:val="28"/>
          <w:szCs w:val="28"/>
        </w:rPr>
        <w:t>减少COD、氨氮和总磷排放量9283吨、907吨和262吨</w:t>
      </w:r>
      <w:r>
        <w:rPr>
          <w:rFonts w:hint="eastAsia" w:ascii="Times New Roman" w:hAnsi="Times New Roman" w:cs="Times New Roman"/>
          <w:sz w:val="28"/>
          <w:szCs w:val="28"/>
        </w:rPr>
        <w:t>；建设</w:t>
      </w:r>
      <w:r>
        <w:rPr>
          <w:rFonts w:ascii="Times New Roman" w:hAnsi="Times New Roman" w:cs="Times New Roman"/>
          <w:sz w:val="28"/>
          <w:szCs w:val="28"/>
        </w:rPr>
        <w:t>生态护岸46km、河道疏浚64km、小水电退出7处</w:t>
      </w:r>
      <w:r>
        <w:rPr>
          <w:rFonts w:hint="eastAsia" w:ascii="Times New Roman" w:hAnsi="Times New Roman" w:cs="Times New Roman"/>
          <w:sz w:val="28"/>
          <w:szCs w:val="28"/>
        </w:rPr>
        <w:t>，</w:t>
      </w:r>
      <w:r>
        <w:rPr>
          <w:rFonts w:ascii="Times New Roman" w:hAnsi="Times New Roman" w:cs="Times New Roman"/>
          <w:sz w:val="28"/>
          <w:szCs w:val="28"/>
        </w:rPr>
        <w:t>恢复水生态系统，提高河流生态容量，确保流域水质将能保持现状并持续改善，达到2020年绩效目标要求。</w:t>
      </w:r>
    </w:p>
    <w:p>
      <w:pPr>
        <w:ind w:firstLine="560" w:firstLineChars="200"/>
        <w:rPr>
          <w:rFonts w:ascii="Times New Roman" w:hAnsi="Times New Roman" w:cs="Times New Roman"/>
          <w:sz w:val="28"/>
          <w:szCs w:val="28"/>
        </w:rPr>
      </w:pPr>
      <w:r>
        <w:rPr>
          <w:rFonts w:ascii="Times New Roman" w:hAnsi="Times New Roman" w:cs="Times New Roman"/>
          <w:sz w:val="28"/>
          <w:szCs w:val="28"/>
        </w:rPr>
        <w:t>但市级集中式饮用水源水质Ⅱ类水质的比例仅为50%、县级集中式饮用水源水质Ⅱ类水质的比例仅为86.67%，现状值达不到绩效目标要求，需要实施东牙溪流域饮用水源保护区综合治理与生态修复</w:t>
      </w:r>
      <w:r>
        <w:rPr>
          <w:rFonts w:hint="eastAsia" w:ascii="Times New Roman" w:hAnsi="Times New Roman" w:cs="Times New Roman"/>
          <w:sz w:val="28"/>
          <w:szCs w:val="28"/>
        </w:rPr>
        <w:t>工程、沙县饮用水水源地综合整治和明溪县饮用水水源地综合整治等</w:t>
      </w:r>
      <w:r>
        <w:rPr>
          <w:rFonts w:ascii="Times New Roman" w:hAnsi="Times New Roman" w:cs="Times New Roman"/>
          <w:sz w:val="28"/>
          <w:szCs w:val="28"/>
        </w:rPr>
        <w:t>水环境治理和水生态修复工程措施，促进市级和县级集中式饮用水源水质改善，使其达到绩效目标要求。</w:t>
      </w:r>
    </w:p>
    <w:p>
      <w:pPr>
        <w:ind w:firstLine="560" w:firstLineChars="200"/>
        <w:rPr>
          <w:rFonts w:ascii="Times New Roman" w:hAnsi="Times New Roman" w:cs="Times New Roman"/>
          <w:sz w:val="28"/>
          <w:szCs w:val="28"/>
        </w:rPr>
      </w:pPr>
      <w:r>
        <w:rPr>
          <w:rFonts w:ascii="Times New Roman" w:hAnsi="Times New Roman" w:cs="Times New Roman"/>
          <w:sz w:val="28"/>
          <w:szCs w:val="28"/>
        </w:rPr>
        <w:t>从环境质量改善目标来看，村镇垃圾收集处置率、规模化畜禽养殖污水集中处理率现状值均已达到绩效目标要求，下一步三明市将继续完善村镇垃圾收集处理设施、开展规模化畜禽养殖整治，增加村镇垃圾收集处置率和规模化畜禽养殖污水集中处理率</w:t>
      </w:r>
      <w:r>
        <w:rPr>
          <w:rFonts w:hint="eastAsia" w:ascii="Times New Roman" w:hAnsi="Times New Roman" w:cs="Times New Roman"/>
          <w:sz w:val="28"/>
          <w:szCs w:val="28"/>
        </w:rPr>
        <w:t>，进一步改善村镇人居环境</w:t>
      </w:r>
      <w:r>
        <w:rPr>
          <w:rFonts w:ascii="Times New Roman" w:hAnsi="Times New Roman" w:cs="Times New Roman"/>
          <w:sz w:val="28"/>
          <w:szCs w:val="28"/>
        </w:rPr>
        <w:t>。但城市污水处理率和建制镇污水处理率与绩效目标值仍有一定差距，</w:t>
      </w:r>
      <w:r>
        <w:rPr>
          <w:rFonts w:hint="eastAsia" w:ascii="Times New Roman" w:hAnsi="Times New Roman" w:cs="Times New Roman"/>
          <w:sz w:val="28"/>
          <w:szCs w:val="28"/>
        </w:rPr>
        <w:t>其中市县城镇处理率通过实施永安市北部工业新城一期污水处理建设项目、列东污水处理厂搬迁及扩建项目等控规项目工程和三明生态新城水南污水处理厂，预计至2020年底前新增26000t/d，能达到绩效目标。建制镇污水处理率通过实施将乐、建宁等县10个建制镇污水处理设施工程后，建制镇污水处理率为84.06%，预计能达到绩效目标要求。</w:t>
      </w:r>
    </w:p>
    <w:p>
      <w:pPr>
        <w:spacing w:line="360" w:lineRule="auto"/>
        <w:ind w:firstLine="560" w:firstLineChars="200"/>
        <w:rPr>
          <w:rFonts w:ascii="Times New Roman" w:hAnsi="Times New Roman" w:cs="Times New Roman"/>
          <w:sz w:val="28"/>
          <w:szCs w:val="28"/>
        </w:rPr>
      </w:pPr>
      <w:r>
        <w:rPr>
          <w:rFonts w:ascii="Times New Roman" w:hAnsi="Times New Roman" w:cs="Times New Roman"/>
          <w:sz w:val="28"/>
          <w:szCs w:val="28"/>
        </w:rPr>
        <w:t>从生境修复目标来看，根据三明市统计结果，茶园生态化改造占既有面积比例为43.03%，已达到茶园生态化改造占既有面积比例为40%的绩效目标要求，未来需按照《福建省人民政府办公厅关于推进绿色发展质量兴茶八条措施的通知》</w:t>
      </w:r>
      <w:r>
        <w:rPr>
          <w:rFonts w:hint="eastAsia" w:ascii="Times New Roman" w:hAnsi="Times New Roman" w:cs="Times New Roman"/>
          <w:sz w:val="28"/>
          <w:szCs w:val="28"/>
        </w:rPr>
        <w:t>要求，通过采取</w:t>
      </w:r>
      <w:r>
        <w:rPr>
          <w:rFonts w:ascii="Times New Roman" w:hAnsi="Times New Roman" w:cs="Times New Roman"/>
          <w:sz w:val="28"/>
          <w:szCs w:val="28"/>
        </w:rPr>
        <w:t>严禁毁林种茶；严禁在坡度25度以上及水土流失严重、生态脆弱的山地新开垦茶园；</w:t>
      </w:r>
      <w:r>
        <w:rPr>
          <w:rFonts w:hint="eastAsia" w:ascii="Times New Roman" w:hAnsi="Times New Roman" w:cs="Times New Roman"/>
          <w:sz w:val="28"/>
          <w:szCs w:val="28"/>
        </w:rPr>
        <w:t>将</w:t>
      </w:r>
      <w:r>
        <w:rPr>
          <w:rFonts w:ascii="Times New Roman" w:hAnsi="Times New Roman" w:cs="Times New Roman"/>
          <w:sz w:val="28"/>
          <w:szCs w:val="28"/>
        </w:rPr>
        <w:t>无法进行生态改造的陡坡茶园退茶还林</w:t>
      </w:r>
      <w:r>
        <w:rPr>
          <w:rFonts w:hint="eastAsia" w:ascii="Times New Roman" w:hAnsi="Times New Roman" w:cs="Times New Roman"/>
          <w:sz w:val="28"/>
          <w:szCs w:val="28"/>
        </w:rPr>
        <w:t>；</w:t>
      </w:r>
      <w:r>
        <w:rPr>
          <w:rFonts w:ascii="Times New Roman" w:hAnsi="Times New Roman" w:cs="Times New Roman"/>
          <w:sz w:val="28"/>
          <w:szCs w:val="28"/>
        </w:rPr>
        <w:t>综合采取种树、留草、间作、套种</w:t>
      </w:r>
      <w:r>
        <w:rPr>
          <w:rFonts w:hint="eastAsia" w:ascii="Times New Roman" w:hAnsi="Times New Roman" w:cs="Times New Roman"/>
          <w:sz w:val="28"/>
          <w:szCs w:val="28"/>
        </w:rPr>
        <w:t>方式建设生态茶园等措施，全市将</w:t>
      </w:r>
      <w:r>
        <w:rPr>
          <w:rFonts w:ascii="Times New Roman" w:hAnsi="Times New Roman" w:cs="Times New Roman"/>
          <w:sz w:val="28"/>
          <w:szCs w:val="28"/>
        </w:rPr>
        <w:t>保持并超过2020年生态化改造占既有面积比例为40%的绩效目标要求</w:t>
      </w:r>
      <w:r>
        <w:rPr>
          <w:rFonts w:hint="eastAsia" w:ascii="Times New Roman" w:hAnsi="Times New Roman" w:cs="Times New Roman"/>
          <w:sz w:val="28"/>
          <w:szCs w:val="28"/>
        </w:rPr>
        <w:t>。</w:t>
      </w:r>
      <w:r>
        <w:rPr>
          <w:rFonts w:ascii="Times New Roman" w:hAnsi="Times New Roman" w:cs="Times New Roman"/>
          <w:sz w:val="28"/>
          <w:szCs w:val="28"/>
        </w:rPr>
        <w:t>竹林生态化改造占既有面积比例为32.07%</w:t>
      </w:r>
      <w:r>
        <w:rPr>
          <w:rFonts w:hint="eastAsia" w:ascii="Times New Roman" w:hAnsi="Times New Roman" w:cs="Times New Roman"/>
          <w:sz w:val="28"/>
          <w:szCs w:val="28"/>
        </w:rPr>
        <w:t>，</w:t>
      </w:r>
      <w:r>
        <w:rPr>
          <w:rFonts w:ascii="Times New Roman" w:hAnsi="Times New Roman" w:cs="Times New Roman"/>
          <w:sz w:val="28"/>
          <w:szCs w:val="28"/>
        </w:rPr>
        <w:t>与40%的绩效目标值仍有一定差距，需采取竹林混交、实施竹林喷滴灌、不施化肥农药或采用测土配方施肥或施有机肥、坡地深翻改为劈草抚育等竹林生态化改造措施，使得到2020年底将能达到竹林生态化改造占既有面积的百分比达到40%以上的目标。</w:t>
      </w:r>
    </w:p>
    <w:p>
      <w:pPr>
        <w:adjustRightInd w:val="0"/>
        <w:snapToGrid w:val="0"/>
        <w:spacing w:line="360" w:lineRule="auto"/>
        <w:ind w:firstLine="560" w:firstLineChars="200"/>
        <w:rPr>
          <w:rFonts w:ascii="Times New Roman" w:hAnsi="Times New Roman" w:cs="Times New Roman"/>
          <w:sz w:val="28"/>
          <w:szCs w:val="28"/>
        </w:rPr>
      </w:pPr>
      <w:r>
        <w:rPr>
          <w:rFonts w:ascii="Times New Roman" w:hAnsi="Times New Roman" w:cs="Times New Roman"/>
          <w:sz w:val="28"/>
          <w:szCs w:val="28"/>
        </w:rPr>
        <w:t>此外林分改造面积、废弃矿山治理、水体流失治理指标需通过实施相关工程，实现绩效目标要求</w:t>
      </w:r>
      <w:r>
        <w:rPr>
          <w:rFonts w:hint="eastAsia" w:ascii="Times New Roman" w:hAnsi="Times New Roman" w:cs="Times New Roman"/>
          <w:sz w:val="28"/>
          <w:szCs w:val="28"/>
        </w:rPr>
        <w:t>。规划项目实施后各绩效目标完成情况详见表17-1</w:t>
      </w:r>
      <w:r>
        <w:rPr>
          <w:rFonts w:ascii="Times New Roman" w:hAnsi="Times New Roman" w:cs="Times New Roman"/>
          <w:sz w:val="28"/>
          <w:szCs w:val="28"/>
        </w:rPr>
        <w:t>。</w:t>
      </w:r>
    </w:p>
    <w:p>
      <w:pPr>
        <w:adjustRightInd w:val="0"/>
        <w:snapToGrid w:val="0"/>
        <w:spacing w:line="360" w:lineRule="auto"/>
        <w:ind w:firstLine="560" w:firstLineChars="200"/>
        <w:rPr>
          <w:rFonts w:ascii="Times New Roman" w:hAnsi="Times New Roman" w:cs="Times New Roman"/>
          <w:sz w:val="28"/>
          <w:szCs w:val="28"/>
        </w:rPr>
      </w:pPr>
    </w:p>
    <w:p>
      <w:pPr>
        <w:adjustRightInd w:val="0"/>
        <w:snapToGrid w:val="0"/>
        <w:spacing w:line="360" w:lineRule="auto"/>
        <w:ind w:firstLine="560" w:firstLineChars="200"/>
        <w:rPr>
          <w:rFonts w:ascii="Times New Roman" w:hAnsi="Times New Roman" w:cs="Times New Roman"/>
          <w:sz w:val="28"/>
          <w:szCs w:val="28"/>
        </w:rPr>
      </w:pPr>
    </w:p>
    <w:p>
      <w:pPr>
        <w:adjustRightInd w:val="0"/>
        <w:snapToGrid w:val="0"/>
        <w:spacing w:line="360" w:lineRule="auto"/>
        <w:ind w:firstLine="560" w:firstLineChars="200"/>
        <w:rPr>
          <w:rFonts w:ascii="Times New Roman" w:hAnsi="Times New Roman" w:cs="Times New Roman"/>
          <w:sz w:val="28"/>
          <w:szCs w:val="28"/>
        </w:rPr>
        <w:sectPr>
          <w:headerReference r:id="rId29" w:type="default"/>
          <w:type w:val="continuous"/>
          <w:pgSz w:w="23814" w:h="16839" w:orient="landscape"/>
          <w:pgMar w:top="1800" w:right="1440" w:bottom="1800" w:left="1440" w:header="851" w:footer="992" w:gutter="0"/>
          <w:cols w:space="720" w:num="2"/>
          <w:docGrid w:type="lines" w:linePitch="312" w:charSpace="0"/>
        </w:sectPr>
      </w:pPr>
    </w:p>
    <w:p>
      <w:pPr>
        <w:adjustRightInd w:val="0"/>
        <w:snapToGrid w:val="0"/>
        <w:spacing w:line="360" w:lineRule="auto"/>
        <w:jc w:val="center"/>
        <w:rPr>
          <w:rFonts w:ascii="Times New Roman" w:hAnsi="Times New Roman" w:eastAsia="宋体" w:cs="Times New Roman"/>
          <w:b/>
          <w:color w:val="000000"/>
          <w:sz w:val="24"/>
          <w:szCs w:val="24"/>
        </w:rPr>
      </w:pPr>
      <w:r>
        <w:rPr>
          <w:rFonts w:ascii="Times New Roman" w:hAnsi="Times New Roman" w:eastAsia="宋体" w:cs="Times New Roman"/>
          <w:b/>
          <w:color w:val="000000"/>
          <w:sz w:val="24"/>
          <w:szCs w:val="24"/>
        </w:rPr>
        <w:t>表17-1 三明市闽江流域山水林田湖草生态保护修复绩效目标</w:t>
      </w:r>
      <w:r>
        <w:rPr>
          <w:rFonts w:hint="eastAsia" w:ascii="Times New Roman" w:hAnsi="Times New Roman" w:eastAsia="宋体" w:cs="Times New Roman"/>
          <w:b/>
          <w:color w:val="000000"/>
          <w:sz w:val="24"/>
          <w:szCs w:val="24"/>
        </w:rPr>
        <w:t>实现程度一览表</w:t>
      </w:r>
    </w:p>
    <w:tbl>
      <w:tblPr>
        <w:tblStyle w:val="41"/>
        <w:tblW w:w="21995" w:type="dxa"/>
        <w:jc w:val="center"/>
        <w:tblInd w:w="0" w:type="dxa"/>
        <w:tblLayout w:type="fixed"/>
        <w:tblCellMar>
          <w:top w:w="0" w:type="dxa"/>
          <w:left w:w="108" w:type="dxa"/>
          <w:bottom w:w="0" w:type="dxa"/>
          <w:right w:w="108" w:type="dxa"/>
        </w:tblCellMar>
      </w:tblPr>
      <w:tblGrid>
        <w:gridCol w:w="1505"/>
        <w:gridCol w:w="719"/>
        <w:gridCol w:w="950"/>
        <w:gridCol w:w="2917"/>
        <w:gridCol w:w="1329"/>
        <w:gridCol w:w="1371"/>
        <w:gridCol w:w="1479"/>
        <w:gridCol w:w="3385"/>
        <w:gridCol w:w="1029"/>
        <w:gridCol w:w="1671"/>
        <w:gridCol w:w="1307"/>
        <w:gridCol w:w="4333"/>
      </w:tblGrid>
      <w:tr>
        <w:tblPrEx>
          <w:tblLayout w:type="fixed"/>
          <w:tblCellMar>
            <w:top w:w="0" w:type="dxa"/>
            <w:left w:w="108" w:type="dxa"/>
            <w:bottom w:w="0" w:type="dxa"/>
            <w:right w:w="108" w:type="dxa"/>
          </w:tblCellMar>
        </w:tblPrEx>
        <w:trPr>
          <w:trHeight w:val="395" w:hRule="atLeast"/>
          <w:jc w:val="center"/>
        </w:trPr>
        <w:tc>
          <w:tcPr>
            <w:tcW w:w="6091" w:type="dxa"/>
            <w:gridSpan w:val="4"/>
            <w:tcBorders>
              <w:top w:val="single" w:color="auto" w:sz="4" w:space="0"/>
              <w:left w:val="single" w:color="auto" w:sz="4" w:space="0"/>
              <w:bottom w:val="single" w:color="auto" w:sz="4" w:space="0"/>
              <w:right w:val="single" w:color="000000" w:sz="4" w:space="0"/>
            </w:tcBorders>
            <w:shd w:val="clear" w:color="auto" w:fill="auto"/>
            <w:vAlign w:val="center"/>
          </w:tcPr>
          <w:p>
            <w:pPr>
              <w:adjustRightInd w:val="0"/>
              <w:snapToGrid w:val="0"/>
              <w:jc w:val="center"/>
              <w:rPr>
                <w:rFonts w:ascii="Times New Roman" w:hAnsi="Times New Roman" w:cs="Times New Roman"/>
                <w:b/>
                <w:bCs/>
                <w:kern w:val="0"/>
                <w:sz w:val="24"/>
                <w:szCs w:val="24"/>
              </w:rPr>
            </w:pPr>
            <w:r>
              <w:rPr>
                <w:rFonts w:ascii="Times New Roman" w:hAnsi="Times New Roman" w:cs="Times New Roman"/>
                <w:b/>
                <w:bCs/>
                <w:kern w:val="0"/>
                <w:sz w:val="24"/>
                <w:szCs w:val="24"/>
              </w:rPr>
              <w:t>水环境综合整治</w:t>
            </w:r>
          </w:p>
        </w:tc>
        <w:tc>
          <w:tcPr>
            <w:tcW w:w="7564" w:type="dxa"/>
            <w:gridSpan w:val="4"/>
            <w:tcBorders>
              <w:top w:val="single" w:color="auto" w:sz="4" w:space="0"/>
              <w:left w:val="nil"/>
              <w:bottom w:val="single" w:color="auto" w:sz="4" w:space="0"/>
              <w:right w:val="single" w:color="000000" w:sz="4" w:space="0"/>
            </w:tcBorders>
            <w:shd w:val="clear" w:color="auto" w:fill="auto"/>
            <w:vAlign w:val="center"/>
          </w:tcPr>
          <w:p>
            <w:pPr>
              <w:adjustRightInd w:val="0"/>
              <w:snapToGrid w:val="0"/>
              <w:jc w:val="center"/>
              <w:rPr>
                <w:rFonts w:ascii="Times New Roman" w:hAnsi="Times New Roman" w:cs="Times New Roman"/>
                <w:b/>
                <w:bCs/>
                <w:kern w:val="0"/>
                <w:sz w:val="24"/>
                <w:szCs w:val="24"/>
              </w:rPr>
            </w:pPr>
            <w:r>
              <w:rPr>
                <w:rFonts w:ascii="Times New Roman" w:hAnsi="Times New Roman" w:cs="Times New Roman"/>
                <w:b/>
                <w:bCs/>
                <w:kern w:val="0"/>
                <w:sz w:val="24"/>
                <w:szCs w:val="24"/>
              </w:rPr>
              <w:t>环境质量改善</w:t>
            </w:r>
          </w:p>
        </w:tc>
        <w:tc>
          <w:tcPr>
            <w:tcW w:w="8340" w:type="dxa"/>
            <w:gridSpan w:val="4"/>
            <w:tcBorders>
              <w:top w:val="single" w:color="auto" w:sz="4" w:space="0"/>
              <w:left w:val="nil"/>
              <w:bottom w:val="single" w:color="auto" w:sz="4" w:space="0"/>
              <w:right w:val="single" w:color="000000" w:sz="4" w:space="0"/>
            </w:tcBorders>
            <w:shd w:val="clear" w:color="auto" w:fill="auto"/>
            <w:vAlign w:val="center"/>
          </w:tcPr>
          <w:p>
            <w:pPr>
              <w:adjustRightInd w:val="0"/>
              <w:snapToGrid w:val="0"/>
              <w:jc w:val="center"/>
              <w:rPr>
                <w:rFonts w:ascii="Times New Roman" w:hAnsi="Times New Roman" w:cs="Times New Roman"/>
                <w:b/>
                <w:bCs/>
                <w:kern w:val="0"/>
                <w:sz w:val="24"/>
                <w:szCs w:val="24"/>
              </w:rPr>
            </w:pPr>
            <w:r>
              <w:rPr>
                <w:rFonts w:ascii="Times New Roman" w:hAnsi="Times New Roman" w:cs="Times New Roman"/>
                <w:b/>
                <w:bCs/>
                <w:kern w:val="0"/>
                <w:sz w:val="24"/>
                <w:szCs w:val="24"/>
              </w:rPr>
              <w:t>生境修复</w:t>
            </w:r>
          </w:p>
        </w:tc>
      </w:tr>
      <w:tr>
        <w:tblPrEx>
          <w:tblLayout w:type="fixed"/>
          <w:tblCellMar>
            <w:top w:w="0" w:type="dxa"/>
            <w:left w:w="108" w:type="dxa"/>
            <w:bottom w:w="0" w:type="dxa"/>
            <w:right w:w="108" w:type="dxa"/>
          </w:tblCellMar>
        </w:tblPrEx>
        <w:trPr>
          <w:trHeight w:val="387" w:hRule="atLeast"/>
          <w:jc w:val="center"/>
        </w:trPr>
        <w:tc>
          <w:tcPr>
            <w:tcW w:w="1505"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具体分类</w:t>
            </w:r>
          </w:p>
        </w:tc>
        <w:tc>
          <w:tcPr>
            <w:tcW w:w="719"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总目标值</w:t>
            </w:r>
          </w:p>
        </w:tc>
        <w:tc>
          <w:tcPr>
            <w:tcW w:w="950"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现状</w:t>
            </w:r>
          </w:p>
        </w:tc>
        <w:tc>
          <w:tcPr>
            <w:tcW w:w="2917"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hint="eastAsia" w:ascii="Times New Roman" w:hAnsi="Times New Roman" w:cs="Times New Roman"/>
                <w:kern w:val="0"/>
                <w:szCs w:val="21"/>
              </w:rPr>
              <w:t>实现程度</w:t>
            </w:r>
          </w:p>
        </w:tc>
        <w:tc>
          <w:tcPr>
            <w:tcW w:w="1329"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具体分类</w:t>
            </w:r>
          </w:p>
        </w:tc>
        <w:tc>
          <w:tcPr>
            <w:tcW w:w="1371"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总目标值</w:t>
            </w:r>
          </w:p>
        </w:tc>
        <w:tc>
          <w:tcPr>
            <w:tcW w:w="1479"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现状</w:t>
            </w:r>
          </w:p>
        </w:tc>
        <w:tc>
          <w:tcPr>
            <w:tcW w:w="3385"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hint="eastAsia" w:ascii="Times New Roman" w:hAnsi="Times New Roman" w:cs="Times New Roman"/>
                <w:kern w:val="0"/>
                <w:szCs w:val="21"/>
              </w:rPr>
              <w:t>实现程度</w:t>
            </w:r>
          </w:p>
        </w:tc>
        <w:tc>
          <w:tcPr>
            <w:tcW w:w="1029"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具体分类</w:t>
            </w:r>
          </w:p>
        </w:tc>
        <w:tc>
          <w:tcPr>
            <w:tcW w:w="1671"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总目标值</w:t>
            </w:r>
          </w:p>
        </w:tc>
        <w:tc>
          <w:tcPr>
            <w:tcW w:w="1307"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现状</w:t>
            </w:r>
          </w:p>
        </w:tc>
        <w:tc>
          <w:tcPr>
            <w:tcW w:w="4333"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hint="eastAsia" w:ascii="Times New Roman" w:hAnsi="Times New Roman" w:cs="Times New Roman"/>
                <w:kern w:val="0"/>
                <w:szCs w:val="21"/>
              </w:rPr>
              <w:t>实现程度</w:t>
            </w:r>
          </w:p>
        </w:tc>
      </w:tr>
      <w:tr>
        <w:tblPrEx>
          <w:tblLayout w:type="fixed"/>
          <w:tblCellMar>
            <w:top w:w="0" w:type="dxa"/>
            <w:left w:w="108" w:type="dxa"/>
            <w:bottom w:w="0" w:type="dxa"/>
            <w:right w:w="108" w:type="dxa"/>
          </w:tblCellMar>
        </w:tblPrEx>
        <w:trPr>
          <w:trHeight w:val="720" w:hRule="atLeast"/>
          <w:jc w:val="center"/>
        </w:trPr>
        <w:tc>
          <w:tcPr>
            <w:tcW w:w="1505"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台湾海峡闽江口水质优良点位比例（第Ⅰ、Ⅱ类海水水质海域面积比例）</w:t>
            </w:r>
          </w:p>
        </w:tc>
        <w:tc>
          <w:tcPr>
            <w:tcW w:w="719"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w:t>
            </w:r>
          </w:p>
        </w:tc>
        <w:tc>
          <w:tcPr>
            <w:tcW w:w="950"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w:t>
            </w:r>
          </w:p>
        </w:tc>
        <w:tc>
          <w:tcPr>
            <w:tcW w:w="2917"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hint="eastAsia" w:ascii="Times New Roman" w:hAnsi="Times New Roman" w:cs="Times New Roman"/>
                <w:kern w:val="0"/>
                <w:szCs w:val="21"/>
              </w:rPr>
              <w:t>—</w:t>
            </w:r>
          </w:p>
        </w:tc>
        <w:tc>
          <w:tcPr>
            <w:tcW w:w="1329"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城镇污水处理率（ % )</w:t>
            </w:r>
          </w:p>
        </w:tc>
        <w:tc>
          <w:tcPr>
            <w:tcW w:w="1371"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80（其中市县94%，建制镇70%）</w:t>
            </w:r>
          </w:p>
        </w:tc>
        <w:tc>
          <w:tcPr>
            <w:tcW w:w="1479"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eastAsia="宋体" w:cs="Times New Roman"/>
                <w:kern w:val="0"/>
                <w:szCs w:val="21"/>
              </w:rPr>
            </w:pPr>
            <w:r>
              <w:rPr>
                <w:rFonts w:ascii="Times New Roman" w:hAnsi="Times New Roman" w:cs="Times New Roman"/>
                <w:kern w:val="0"/>
                <w:szCs w:val="21"/>
              </w:rPr>
              <w:t>89.7（其中市县89.7%，建制镇69.56%）</w:t>
            </w:r>
          </w:p>
        </w:tc>
        <w:tc>
          <w:tcPr>
            <w:tcW w:w="3385"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hint="eastAsia" w:ascii="Times New Roman" w:hAnsi="Times New Roman" w:cs="Times New Roman"/>
                <w:color w:val="000000" w:themeColor="text1"/>
                <w:kern w:val="0"/>
                <w:szCs w:val="21"/>
                <w14:textFill>
                  <w14:solidFill>
                    <w14:schemeClr w14:val="tx1"/>
                  </w14:solidFill>
                </w14:textFill>
              </w:rPr>
              <w:t>通过实施控规项目工程和三明生态新城水南污水处理厂，预计至2020年底前新增26000t/d，能达到市县城镇污水处理率绩效目标。</w:t>
            </w:r>
            <w:r>
              <w:rPr>
                <w:rFonts w:hint="eastAsia" w:ascii="Times New Roman" w:hAnsi="Times New Roman" w:cs="Times New Roman"/>
                <w:kern w:val="0"/>
                <w:szCs w:val="21"/>
              </w:rPr>
              <w:t>通过实施将乐、建宁等县10个建制镇污水处理设施工程后，建制镇污水处理率为84.06%，能达到绩效目标要求。</w:t>
            </w:r>
          </w:p>
        </w:tc>
        <w:tc>
          <w:tcPr>
            <w:tcW w:w="1029"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水土流失面积综合治理面积（km</w:t>
            </w:r>
            <w:r>
              <w:rPr>
                <w:rFonts w:ascii="Times New Roman" w:hAnsi="Times New Roman" w:cs="Times New Roman"/>
                <w:kern w:val="0"/>
                <w:szCs w:val="21"/>
                <w:vertAlign w:val="superscript"/>
              </w:rPr>
              <w:t>2</w:t>
            </w:r>
            <w:r>
              <w:rPr>
                <w:rFonts w:ascii="Times New Roman" w:hAnsi="Times New Roman" w:cs="Times New Roman"/>
                <w:kern w:val="0"/>
                <w:szCs w:val="21"/>
              </w:rPr>
              <w:t>）</w:t>
            </w:r>
          </w:p>
        </w:tc>
        <w:tc>
          <w:tcPr>
            <w:tcW w:w="1671"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总量1040，其中水利部门 520，林业国土等其他部门 520</w:t>
            </w:r>
          </w:p>
        </w:tc>
        <w:tc>
          <w:tcPr>
            <w:tcW w:w="1307"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w:t>
            </w:r>
          </w:p>
        </w:tc>
        <w:tc>
          <w:tcPr>
            <w:tcW w:w="4333" w:type="dxa"/>
            <w:tcBorders>
              <w:top w:val="nil"/>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hint="eastAsia" w:ascii="Times New Roman" w:hAnsi="Times New Roman" w:cs="Times New Roman"/>
                <w:kern w:val="0"/>
                <w:szCs w:val="21"/>
              </w:rPr>
              <w:t>通过实施</w:t>
            </w:r>
            <w:r>
              <w:rPr>
                <w:kern w:val="0"/>
                <w:szCs w:val="21"/>
              </w:rPr>
              <w:t>封禁、造水保林（经济林）、坡改梯</w:t>
            </w:r>
            <w:r>
              <w:rPr>
                <w:rFonts w:hint="eastAsia"/>
                <w:kern w:val="0"/>
                <w:szCs w:val="21"/>
              </w:rPr>
              <w:t>、</w:t>
            </w:r>
            <w:r>
              <w:rPr>
                <w:kern w:val="0"/>
                <w:szCs w:val="21"/>
              </w:rPr>
              <w:t>建设生态清洁型小流域</w:t>
            </w:r>
            <w:r>
              <w:rPr>
                <w:rFonts w:hint="eastAsia"/>
                <w:kern w:val="0"/>
                <w:szCs w:val="21"/>
              </w:rPr>
              <w:t>等工程措施，水利部门可实现520km</w:t>
            </w:r>
            <w:r>
              <w:rPr>
                <w:rFonts w:hint="eastAsia"/>
                <w:kern w:val="0"/>
                <w:szCs w:val="21"/>
                <w:vertAlign w:val="superscript"/>
              </w:rPr>
              <w:t>2</w:t>
            </w:r>
            <w:r>
              <w:rPr>
                <w:rFonts w:hint="eastAsia"/>
                <w:kern w:val="0"/>
                <w:szCs w:val="21"/>
              </w:rPr>
              <w:t>的水土流失治理面积。通过实施植树造林、封山育林、矿山治理、林分改造等工程林业和自然资源部门可实现937</w:t>
            </w:r>
            <w:r>
              <w:rPr>
                <w:kern w:val="0"/>
                <w:szCs w:val="21"/>
              </w:rPr>
              <w:t>.</w:t>
            </w:r>
            <w:r>
              <w:rPr>
                <w:rFonts w:hint="eastAsia"/>
                <w:kern w:val="0"/>
                <w:szCs w:val="21"/>
              </w:rPr>
              <w:t>32km</w:t>
            </w:r>
            <w:r>
              <w:rPr>
                <w:rFonts w:hint="eastAsia"/>
                <w:kern w:val="0"/>
                <w:szCs w:val="21"/>
                <w:vertAlign w:val="superscript"/>
              </w:rPr>
              <w:t>2</w:t>
            </w:r>
            <w:r>
              <w:rPr>
                <w:rFonts w:hint="eastAsia"/>
                <w:kern w:val="0"/>
                <w:szCs w:val="21"/>
              </w:rPr>
              <w:t>水土流失治理面积。可实现绩效目标要求。</w:t>
            </w:r>
          </w:p>
        </w:tc>
      </w:tr>
      <w:tr>
        <w:tblPrEx>
          <w:tblLayout w:type="fixed"/>
          <w:tblCellMar>
            <w:top w:w="0" w:type="dxa"/>
            <w:left w:w="108" w:type="dxa"/>
            <w:bottom w:w="0" w:type="dxa"/>
            <w:right w:w="108" w:type="dxa"/>
          </w:tblCellMar>
        </w:tblPrEx>
        <w:trPr>
          <w:trHeight w:val="864" w:hRule="atLeast"/>
          <w:jc w:val="center"/>
        </w:trPr>
        <w:tc>
          <w:tcPr>
            <w:tcW w:w="1505"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台湾海峡闽江口劣四类海水比例 （ % ）</w:t>
            </w:r>
          </w:p>
        </w:tc>
        <w:tc>
          <w:tcPr>
            <w:tcW w:w="719"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w:t>
            </w:r>
          </w:p>
        </w:tc>
        <w:tc>
          <w:tcPr>
            <w:tcW w:w="950"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w:t>
            </w:r>
          </w:p>
        </w:tc>
        <w:tc>
          <w:tcPr>
            <w:tcW w:w="2917"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hint="eastAsia" w:ascii="Times New Roman" w:hAnsi="Times New Roman" w:cs="Times New Roman"/>
                <w:kern w:val="0"/>
                <w:szCs w:val="21"/>
              </w:rPr>
              <w:t>—</w:t>
            </w:r>
          </w:p>
        </w:tc>
        <w:tc>
          <w:tcPr>
            <w:tcW w:w="1329"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村镇垃圾收集处置率（ % )</w:t>
            </w:r>
          </w:p>
        </w:tc>
        <w:tc>
          <w:tcPr>
            <w:tcW w:w="1371"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乡镇90、行政村基本实现全覆盖</w:t>
            </w:r>
          </w:p>
        </w:tc>
        <w:tc>
          <w:tcPr>
            <w:tcW w:w="1479"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建制乡镇90、建制乡90、行政村基本实现全覆盖</w:t>
            </w:r>
          </w:p>
        </w:tc>
        <w:tc>
          <w:tcPr>
            <w:tcW w:w="3385"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hint="eastAsia" w:ascii="Times New Roman" w:hAnsi="Times New Roman" w:cs="Times New Roman"/>
                <w:kern w:val="0"/>
                <w:szCs w:val="21"/>
              </w:rPr>
              <w:t>现状已达标。继续完善村镇垃圾收集处理设施，增加村镇垃圾收集处置率，持续改善村镇人居环境</w:t>
            </w:r>
          </w:p>
        </w:tc>
        <w:tc>
          <w:tcPr>
            <w:tcW w:w="1029"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废弃矿山治理（处）</w:t>
            </w:r>
          </w:p>
        </w:tc>
        <w:tc>
          <w:tcPr>
            <w:tcW w:w="1671"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75</w:t>
            </w:r>
          </w:p>
        </w:tc>
        <w:tc>
          <w:tcPr>
            <w:tcW w:w="1307"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w:t>
            </w:r>
          </w:p>
        </w:tc>
        <w:tc>
          <w:tcPr>
            <w:tcW w:w="4333"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hint="eastAsia" w:ascii="Times New Roman" w:hAnsi="Times New Roman" w:cs="Times New Roman"/>
                <w:kern w:val="0"/>
                <w:szCs w:val="21"/>
              </w:rPr>
              <w:t>通过实施将乐、泰宁、清流、大田等县废弃矿山治理工程，可实现80处废弃矿山治理，达到绩效目标考核要求</w:t>
            </w:r>
          </w:p>
        </w:tc>
      </w:tr>
      <w:tr>
        <w:tblPrEx>
          <w:tblLayout w:type="fixed"/>
          <w:tblCellMar>
            <w:top w:w="0" w:type="dxa"/>
            <w:left w:w="108" w:type="dxa"/>
            <w:bottom w:w="0" w:type="dxa"/>
            <w:right w:w="108" w:type="dxa"/>
          </w:tblCellMar>
        </w:tblPrEx>
        <w:trPr>
          <w:trHeight w:val="576" w:hRule="atLeast"/>
          <w:jc w:val="center"/>
        </w:trPr>
        <w:tc>
          <w:tcPr>
            <w:tcW w:w="1505"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闽江干流和二级以上支流水质优良比例（ % ）</w:t>
            </w:r>
          </w:p>
        </w:tc>
        <w:tc>
          <w:tcPr>
            <w:tcW w:w="719"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 xml:space="preserve">95 </w:t>
            </w:r>
          </w:p>
        </w:tc>
        <w:tc>
          <w:tcPr>
            <w:tcW w:w="950"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100</w:t>
            </w:r>
          </w:p>
        </w:tc>
        <w:tc>
          <w:tcPr>
            <w:tcW w:w="2917"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现状已达标，加强管控，持续优化流域水环境质量</w:t>
            </w:r>
          </w:p>
        </w:tc>
        <w:tc>
          <w:tcPr>
            <w:tcW w:w="1329"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规模化畜禽养殖污水集中处理率（ % ）</w:t>
            </w:r>
          </w:p>
        </w:tc>
        <w:tc>
          <w:tcPr>
            <w:tcW w:w="1371"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 xml:space="preserve">80 </w:t>
            </w:r>
          </w:p>
        </w:tc>
        <w:tc>
          <w:tcPr>
            <w:tcW w:w="1479"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 xml:space="preserve">80 </w:t>
            </w:r>
          </w:p>
        </w:tc>
        <w:tc>
          <w:tcPr>
            <w:tcW w:w="3385"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hint="eastAsia" w:ascii="Times New Roman" w:hAnsi="Times New Roman" w:cs="Times New Roman"/>
                <w:kern w:val="0"/>
                <w:szCs w:val="21"/>
              </w:rPr>
              <w:t>现状已达标，继续开展规模化畜禽养殖整治，提高规模化畜禽养殖污水集中处理率，促进流域水环境质量达标</w:t>
            </w:r>
          </w:p>
        </w:tc>
        <w:tc>
          <w:tcPr>
            <w:tcW w:w="1029"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林分改造面积（万亩）</w:t>
            </w:r>
          </w:p>
        </w:tc>
        <w:tc>
          <w:tcPr>
            <w:tcW w:w="1671"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6.52</w:t>
            </w:r>
          </w:p>
        </w:tc>
        <w:tc>
          <w:tcPr>
            <w:tcW w:w="1307"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w:t>
            </w:r>
          </w:p>
        </w:tc>
        <w:tc>
          <w:tcPr>
            <w:tcW w:w="4333"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hint="eastAsia" w:ascii="Times New Roman" w:hAnsi="Times New Roman" w:cs="Times New Roman"/>
                <w:kern w:val="0"/>
                <w:szCs w:val="21"/>
              </w:rPr>
              <w:t>通过实施将乐、泰宁、建宁、明溪等林分改造、生物多样性保护、国际候鸟迁徙通道保护与修复等工程，可实现林分改造7.16万亩，达到绩效目标考核要求</w:t>
            </w:r>
          </w:p>
        </w:tc>
      </w:tr>
      <w:tr>
        <w:tblPrEx>
          <w:tblLayout w:type="fixed"/>
          <w:tblCellMar>
            <w:top w:w="0" w:type="dxa"/>
            <w:left w:w="108" w:type="dxa"/>
            <w:bottom w:w="0" w:type="dxa"/>
            <w:right w:w="108" w:type="dxa"/>
          </w:tblCellMar>
        </w:tblPrEx>
        <w:trPr>
          <w:trHeight w:val="768" w:hRule="atLeast"/>
          <w:jc w:val="center"/>
        </w:trPr>
        <w:tc>
          <w:tcPr>
            <w:tcW w:w="1505"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国家和省级监测断面地表水功能区Ⅲ类以上水质比例（ % ）</w:t>
            </w:r>
          </w:p>
        </w:tc>
        <w:tc>
          <w:tcPr>
            <w:tcW w:w="719"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95</w:t>
            </w:r>
          </w:p>
        </w:tc>
        <w:tc>
          <w:tcPr>
            <w:tcW w:w="950"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100</w:t>
            </w:r>
          </w:p>
        </w:tc>
        <w:tc>
          <w:tcPr>
            <w:tcW w:w="2917"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hint="eastAsia" w:ascii="Times New Roman" w:hAnsi="Times New Roman" w:cs="Times New Roman"/>
                <w:kern w:val="0"/>
                <w:szCs w:val="21"/>
              </w:rPr>
              <w:t>现状已达标，加强管控，持续优化流域水环境质量</w:t>
            </w:r>
          </w:p>
        </w:tc>
        <w:tc>
          <w:tcPr>
            <w:tcW w:w="1329"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w:t>
            </w:r>
          </w:p>
        </w:tc>
        <w:tc>
          <w:tcPr>
            <w:tcW w:w="1371" w:type="dxa"/>
            <w:vMerge w:val="restart"/>
            <w:tcBorders>
              <w:top w:val="single" w:color="auto" w:sz="4" w:space="0"/>
              <w:left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hint="eastAsia" w:ascii="Times New Roman" w:hAnsi="Times New Roman" w:cs="Times New Roman"/>
                <w:kern w:val="0"/>
                <w:szCs w:val="21"/>
              </w:rPr>
              <w:t>—</w:t>
            </w:r>
          </w:p>
        </w:tc>
        <w:tc>
          <w:tcPr>
            <w:tcW w:w="1479"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w:t>
            </w:r>
          </w:p>
        </w:tc>
        <w:tc>
          <w:tcPr>
            <w:tcW w:w="3385"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w:t>
            </w:r>
          </w:p>
          <w:p>
            <w:pPr>
              <w:rPr>
                <w:rFonts w:ascii="Times New Roman" w:hAnsi="Times New Roman" w:cs="Times New Roman"/>
                <w:szCs w:val="21"/>
              </w:rPr>
            </w:pPr>
          </w:p>
        </w:tc>
        <w:tc>
          <w:tcPr>
            <w:tcW w:w="1029"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茶园和竹林生态化改造面积比例（%）</w:t>
            </w:r>
          </w:p>
        </w:tc>
        <w:tc>
          <w:tcPr>
            <w:tcW w:w="1671"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 xml:space="preserve">40 </w:t>
            </w:r>
          </w:p>
        </w:tc>
        <w:tc>
          <w:tcPr>
            <w:tcW w:w="1307"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茶园：43.03</w:t>
            </w:r>
          </w:p>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竹林：32.07</w:t>
            </w:r>
          </w:p>
        </w:tc>
        <w:tc>
          <w:tcPr>
            <w:tcW w:w="4333"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hint="eastAsia" w:ascii="Times New Roman" w:hAnsi="Times New Roman" w:cs="Times New Roman"/>
                <w:kern w:val="0"/>
                <w:szCs w:val="21"/>
              </w:rPr>
              <w:t>茶园生态化改造面积现状已达标。利用竹林混交、实施竹林喷滴灌、不施化肥农药或采用测土配方施肥或施有机肥、坡地深翻改为劈草抚育等竹林生态化改造措施，到2020年底将能达到竹林生态化改造占既有面积的百分比达到40%以上的目标</w:t>
            </w:r>
          </w:p>
        </w:tc>
      </w:tr>
      <w:tr>
        <w:tblPrEx>
          <w:tblLayout w:type="fixed"/>
          <w:tblCellMar>
            <w:top w:w="0" w:type="dxa"/>
            <w:left w:w="108" w:type="dxa"/>
            <w:bottom w:w="0" w:type="dxa"/>
            <w:right w:w="108" w:type="dxa"/>
          </w:tblCellMar>
        </w:tblPrEx>
        <w:trPr>
          <w:trHeight w:val="900" w:hRule="atLeast"/>
          <w:jc w:val="center"/>
        </w:trPr>
        <w:tc>
          <w:tcPr>
            <w:tcW w:w="1505"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市级集中式饮用水源水质Ⅱ类水质的比例（ % ）</w:t>
            </w:r>
          </w:p>
        </w:tc>
        <w:tc>
          <w:tcPr>
            <w:tcW w:w="719"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98</w:t>
            </w:r>
          </w:p>
        </w:tc>
        <w:tc>
          <w:tcPr>
            <w:tcW w:w="950"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50</w:t>
            </w:r>
          </w:p>
        </w:tc>
        <w:tc>
          <w:tcPr>
            <w:tcW w:w="2917"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hint="eastAsia" w:ascii="Times New Roman" w:hAnsi="Times New Roman" w:cs="Times New Roman"/>
                <w:kern w:val="0"/>
                <w:szCs w:val="21"/>
              </w:rPr>
              <w:t>通过实施东牙溪流域饮用水源保护区综合治理与生态修复等工程，提升市级饮用水水源水质，预计至2020年底前能实现绩效目标要求</w:t>
            </w:r>
          </w:p>
        </w:tc>
        <w:tc>
          <w:tcPr>
            <w:tcW w:w="1329"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left"/>
              <w:rPr>
                <w:rFonts w:ascii="Times New Roman" w:hAnsi="Times New Roman" w:cs="Times New Roman"/>
                <w:kern w:val="0"/>
                <w:szCs w:val="21"/>
              </w:rPr>
            </w:pPr>
          </w:p>
        </w:tc>
        <w:tc>
          <w:tcPr>
            <w:tcW w:w="1371" w:type="dxa"/>
            <w:vMerge w:val="continue"/>
            <w:tcBorders>
              <w:left w:val="single" w:color="auto" w:sz="4" w:space="0"/>
              <w:right w:val="single" w:color="auto" w:sz="4" w:space="0"/>
            </w:tcBorders>
            <w:shd w:val="clear" w:color="auto" w:fill="auto"/>
            <w:vAlign w:val="center"/>
          </w:tcPr>
          <w:p>
            <w:pPr>
              <w:adjustRightInd w:val="0"/>
              <w:snapToGrid w:val="0"/>
              <w:jc w:val="left"/>
              <w:rPr>
                <w:rFonts w:ascii="Times New Roman" w:hAnsi="Times New Roman" w:cs="Times New Roman"/>
                <w:kern w:val="0"/>
                <w:szCs w:val="21"/>
              </w:rPr>
            </w:pPr>
          </w:p>
        </w:tc>
        <w:tc>
          <w:tcPr>
            <w:tcW w:w="1479"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left"/>
              <w:rPr>
                <w:rFonts w:ascii="Times New Roman" w:hAnsi="Times New Roman" w:cs="Times New Roman"/>
                <w:kern w:val="0"/>
                <w:szCs w:val="21"/>
              </w:rPr>
            </w:pPr>
          </w:p>
        </w:tc>
        <w:tc>
          <w:tcPr>
            <w:tcW w:w="3385"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left"/>
              <w:rPr>
                <w:rFonts w:ascii="Times New Roman" w:hAnsi="Times New Roman" w:cs="Times New Roman"/>
                <w:kern w:val="0"/>
                <w:szCs w:val="21"/>
              </w:rPr>
            </w:pPr>
          </w:p>
        </w:tc>
        <w:tc>
          <w:tcPr>
            <w:tcW w:w="1029"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生物多样性保护</w:t>
            </w:r>
          </w:p>
        </w:tc>
        <w:tc>
          <w:tcPr>
            <w:tcW w:w="1671"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丧失与流失得到基本控制</w:t>
            </w:r>
          </w:p>
        </w:tc>
        <w:tc>
          <w:tcPr>
            <w:tcW w:w="1307"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丧失与流失得到基本控制</w:t>
            </w:r>
          </w:p>
        </w:tc>
        <w:tc>
          <w:tcPr>
            <w:tcW w:w="4333"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rPr>
                <w:rFonts w:ascii="Times New Roman" w:hAnsi="Times New Roman" w:cs="Times New Roman"/>
                <w:kern w:val="0"/>
                <w:szCs w:val="21"/>
              </w:rPr>
            </w:pPr>
            <w:r>
              <w:rPr>
                <w:rFonts w:hint="eastAsia" w:ascii="Times New Roman" w:hAnsi="Times New Roman" w:cs="Times New Roman"/>
                <w:kern w:val="0"/>
                <w:szCs w:val="21"/>
              </w:rPr>
              <w:t>现状已达标。通过实施商品林赎买、生物多样性保护、国际候鸟迁移通道保护与修复等工程继续加强区域生物多样性保护，持续提高区域生物多样性保护水平。</w:t>
            </w:r>
          </w:p>
        </w:tc>
      </w:tr>
      <w:tr>
        <w:tblPrEx>
          <w:tblLayout w:type="fixed"/>
          <w:tblCellMar>
            <w:top w:w="0" w:type="dxa"/>
            <w:left w:w="108" w:type="dxa"/>
            <w:bottom w:w="0" w:type="dxa"/>
            <w:right w:w="108" w:type="dxa"/>
          </w:tblCellMar>
        </w:tblPrEx>
        <w:trPr>
          <w:trHeight w:val="576" w:hRule="atLeast"/>
          <w:jc w:val="center"/>
        </w:trPr>
        <w:tc>
          <w:tcPr>
            <w:tcW w:w="1505"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县级集中式饮用水源水质Ⅱ类水质的比例（ % ）</w:t>
            </w:r>
          </w:p>
        </w:tc>
        <w:tc>
          <w:tcPr>
            <w:tcW w:w="719"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96</w:t>
            </w:r>
          </w:p>
        </w:tc>
        <w:tc>
          <w:tcPr>
            <w:tcW w:w="950"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86.67</w:t>
            </w:r>
          </w:p>
        </w:tc>
        <w:tc>
          <w:tcPr>
            <w:tcW w:w="2917"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hint="eastAsia" w:ascii="Times New Roman" w:hAnsi="Times New Roman" w:cs="Times New Roman"/>
                <w:kern w:val="0"/>
                <w:szCs w:val="21"/>
              </w:rPr>
              <w:t>通过实施沙县和明溪县饮用水水源地综合整治等工程，提升县级饮用水源水质，预计至2020年底前能实现绩效目标要求</w:t>
            </w:r>
          </w:p>
        </w:tc>
        <w:tc>
          <w:tcPr>
            <w:tcW w:w="1329"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left"/>
              <w:rPr>
                <w:rFonts w:ascii="Times New Roman" w:hAnsi="Times New Roman" w:cs="Times New Roman"/>
                <w:kern w:val="0"/>
                <w:szCs w:val="21"/>
              </w:rPr>
            </w:pPr>
          </w:p>
        </w:tc>
        <w:tc>
          <w:tcPr>
            <w:tcW w:w="1371" w:type="dxa"/>
            <w:vMerge w:val="continue"/>
            <w:tcBorders>
              <w:left w:val="single" w:color="auto" w:sz="4" w:space="0"/>
              <w:right w:val="single" w:color="auto" w:sz="4" w:space="0"/>
            </w:tcBorders>
            <w:shd w:val="clear" w:color="auto" w:fill="auto"/>
            <w:vAlign w:val="center"/>
          </w:tcPr>
          <w:p>
            <w:pPr>
              <w:adjustRightInd w:val="0"/>
              <w:snapToGrid w:val="0"/>
              <w:jc w:val="left"/>
              <w:rPr>
                <w:rFonts w:ascii="Times New Roman" w:hAnsi="Times New Roman" w:cs="Times New Roman"/>
                <w:kern w:val="0"/>
                <w:szCs w:val="21"/>
              </w:rPr>
            </w:pPr>
          </w:p>
        </w:tc>
        <w:tc>
          <w:tcPr>
            <w:tcW w:w="1479"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left"/>
              <w:rPr>
                <w:rFonts w:ascii="Times New Roman" w:hAnsi="Times New Roman" w:cs="Times New Roman"/>
                <w:kern w:val="0"/>
                <w:szCs w:val="21"/>
              </w:rPr>
            </w:pPr>
          </w:p>
        </w:tc>
        <w:tc>
          <w:tcPr>
            <w:tcW w:w="3385"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left"/>
              <w:rPr>
                <w:rFonts w:ascii="Times New Roman" w:hAnsi="Times New Roman" w:cs="Times New Roman"/>
                <w:kern w:val="0"/>
                <w:szCs w:val="21"/>
              </w:rPr>
            </w:pPr>
          </w:p>
        </w:tc>
        <w:tc>
          <w:tcPr>
            <w:tcW w:w="1029"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w:t>
            </w:r>
          </w:p>
        </w:tc>
        <w:tc>
          <w:tcPr>
            <w:tcW w:w="1671" w:type="dxa"/>
            <w:vMerge w:val="restart"/>
            <w:tcBorders>
              <w:top w:val="single" w:color="auto" w:sz="4" w:space="0"/>
              <w:left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hint="eastAsia" w:ascii="Times New Roman" w:hAnsi="Times New Roman" w:cs="Times New Roman"/>
                <w:kern w:val="0"/>
                <w:szCs w:val="21"/>
              </w:rPr>
              <w:t>—</w:t>
            </w:r>
          </w:p>
        </w:tc>
        <w:tc>
          <w:tcPr>
            <w:tcW w:w="1307"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w:t>
            </w:r>
          </w:p>
        </w:tc>
        <w:tc>
          <w:tcPr>
            <w:tcW w:w="4333"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w:t>
            </w:r>
          </w:p>
        </w:tc>
      </w:tr>
      <w:tr>
        <w:tblPrEx>
          <w:tblLayout w:type="fixed"/>
          <w:tblCellMar>
            <w:top w:w="0" w:type="dxa"/>
            <w:left w:w="108" w:type="dxa"/>
            <w:bottom w:w="0" w:type="dxa"/>
            <w:right w:w="108" w:type="dxa"/>
          </w:tblCellMar>
        </w:tblPrEx>
        <w:trPr>
          <w:trHeight w:val="515" w:hRule="atLeast"/>
          <w:jc w:val="center"/>
        </w:trPr>
        <w:tc>
          <w:tcPr>
            <w:tcW w:w="1505"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乡镇集中式饮用水源水质Ⅱ类水质的比例（ % ）</w:t>
            </w:r>
          </w:p>
        </w:tc>
        <w:tc>
          <w:tcPr>
            <w:tcW w:w="719"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93</w:t>
            </w:r>
          </w:p>
        </w:tc>
        <w:tc>
          <w:tcPr>
            <w:tcW w:w="950"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93.93</w:t>
            </w:r>
          </w:p>
        </w:tc>
        <w:tc>
          <w:tcPr>
            <w:tcW w:w="2917"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hint="eastAsia" w:ascii="Times New Roman" w:hAnsi="Times New Roman" w:cs="Times New Roman"/>
                <w:kern w:val="0"/>
                <w:szCs w:val="21"/>
              </w:rPr>
              <w:t>现状已达标，加强管控，持续优化流域水环境质量</w:t>
            </w:r>
          </w:p>
        </w:tc>
        <w:tc>
          <w:tcPr>
            <w:tcW w:w="1329"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left"/>
              <w:rPr>
                <w:rFonts w:ascii="Times New Roman" w:hAnsi="Times New Roman" w:cs="Times New Roman"/>
                <w:kern w:val="0"/>
                <w:szCs w:val="21"/>
              </w:rPr>
            </w:pPr>
          </w:p>
        </w:tc>
        <w:tc>
          <w:tcPr>
            <w:tcW w:w="1371" w:type="dxa"/>
            <w:vMerge w:val="continue"/>
            <w:tcBorders>
              <w:left w:val="single" w:color="auto" w:sz="4" w:space="0"/>
              <w:right w:val="single" w:color="auto" w:sz="4" w:space="0"/>
            </w:tcBorders>
            <w:shd w:val="clear" w:color="auto" w:fill="auto"/>
            <w:vAlign w:val="center"/>
          </w:tcPr>
          <w:p>
            <w:pPr>
              <w:adjustRightInd w:val="0"/>
              <w:snapToGrid w:val="0"/>
              <w:jc w:val="left"/>
              <w:rPr>
                <w:rFonts w:ascii="Times New Roman" w:hAnsi="Times New Roman" w:cs="Times New Roman"/>
                <w:kern w:val="0"/>
                <w:szCs w:val="21"/>
              </w:rPr>
            </w:pPr>
          </w:p>
        </w:tc>
        <w:tc>
          <w:tcPr>
            <w:tcW w:w="1479"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left"/>
              <w:rPr>
                <w:rFonts w:ascii="Times New Roman" w:hAnsi="Times New Roman" w:cs="Times New Roman"/>
                <w:kern w:val="0"/>
                <w:szCs w:val="21"/>
              </w:rPr>
            </w:pPr>
          </w:p>
        </w:tc>
        <w:tc>
          <w:tcPr>
            <w:tcW w:w="3385"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left"/>
              <w:rPr>
                <w:rFonts w:ascii="Times New Roman" w:hAnsi="Times New Roman" w:cs="Times New Roman"/>
                <w:kern w:val="0"/>
                <w:szCs w:val="21"/>
              </w:rPr>
            </w:pPr>
          </w:p>
        </w:tc>
        <w:tc>
          <w:tcPr>
            <w:tcW w:w="1029"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left"/>
              <w:rPr>
                <w:rFonts w:ascii="Times New Roman" w:hAnsi="Times New Roman" w:cs="Times New Roman"/>
                <w:kern w:val="0"/>
                <w:szCs w:val="21"/>
              </w:rPr>
            </w:pPr>
          </w:p>
        </w:tc>
        <w:tc>
          <w:tcPr>
            <w:tcW w:w="1671" w:type="dxa"/>
            <w:vMerge w:val="continue"/>
            <w:tcBorders>
              <w:left w:val="single" w:color="auto" w:sz="4" w:space="0"/>
              <w:right w:val="single" w:color="auto" w:sz="4" w:space="0"/>
            </w:tcBorders>
            <w:shd w:val="clear" w:color="auto" w:fill="auto"/>
            <w:vAlign w:val="center"/>
          </w:tcPr>
          <w:p>
            <w:pPr>
              <w:adjustRightInd w:val="0"/>
              <w:snapToGrid w:val="0"/>
              <w:jc w:val="left"/>
              <w:rPr>
                <w:rFonts w:ascii="Times New Roman" w:hAnsi="Times New Roman" w:cs="Times New Roman"/>
                <w:kern w:val="0"/>
                <w:szCs w:val="21"/>
              </w:rPr>
            </w:pPr>
          </w:p>
        </w:tc>
        <w:tc>
          <w:tcPr>
            <w:tcW w:w="1307"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left"/>
              <w:rPr>
                <w:rFonts w:ascii="Times New Roman" w:hAnsi="Times New Roman" w:cs="Times New Roman"/>
                <w:kern w:val="0"/>
                <w:szCs w:val="21"/>
              </w:rPr>
            </w:pPr>
          </w:p>
        </w:tc>
        <w:tc>
          <w:tcPr>
            <w:tcW w:w="4333"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left"/>
              <w:rPr>
                <w:rFonts w:ascii="Times New Roman" w:hAnsi="Times New Roman" w:cs="Times New Roman"/>
                <w:kern w:val="0"/>
                <w:szCs w:val="21"/>
              </w:rPr>
            </w:pPr>
          </w:p>
        </w:tc>
      </w:tr>
      <w:tr>
        <w:tblPrEx>
          <w:tblLayout w:type="fixed"/>
          <w:tblCellMar>
            <w:top w:w="0" w:type="dxa"/>
            <w:left w:w="108" w:type="dxa"/>
            <w:bottom w:w="0" w:type="dxa"/>
            <w:right w:w="108" w:type="dxa"/>
          </w:tblCellMar>
        </w:tblPrEx>
        <w:trPr>
          <w:trHeight w:val="90" w:hRule="atLeast"/>
          <w:jc w:val="center"/>
        </w:trPr>
        <w:tc>
          <w:tcPr>
            <w:tcW w:w="1505"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小流域优于且Ⅲ类水质比例（ % ）</w:t>
            </w:r>
          </w:p>
        </w:tc>
        <w:tc>
          <w:tcPr>
            <w:tcW w:w="719"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90</w:t>
            </w:r>
          </w:p>
        </w:tc>
        <w:tc>
          <w:tcPr>
            <w:tcW w:w="950"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96.19</w:t>
            </w:r>
          </w:p>
        </w:tc>
        <w:tc>
          <w:tcPr>
            <w:tcW w:w="2917"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hint="eastAsia" w:ascii="Times New Roman" w:hAnsi="Times New Roman" w:cs="Times New Roman"/>
                <w:kern w:val="0"/>
                <w:szCs w:val="21"/>
              </w:rPr>
              <w:t>现状已达标，加强管控，持续优化流域水环境质量</w:t>
            </w:r>
          </w:p>
        </w:tc>
        <w:tc>
          <w:tcPr>
            <w:tcW w:w="1329"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left"/>
              <w:rPr>
                <w:rFonts w:ascii="Times New Roman" w:hAnsi="Times New Roman" w:cs="Times New Roman"/>
                <w:kern w:val="0"/>
                <w:szCs w:val="21"/>
              </w:rPr>
            </w:pPr>
          </w:p>
        </w:tc>
        <w:tc>
          <w:tcPr>
            <w:tcW w:w="1371" w:type="dxa"/>
            <w:vMerge w:val="continue"/>
            <w:tcBorders>
              <w:left w:val="single" w:color="auto" w:sz="4" w:space="0"/>
              <w:right w:val="single" w:color="auto" w:sz="4" w:space="0"/>
            </w:tcBorders>
            <w:shd w:val="clear" w:color="auto" w:fill="auto"/>
            <w:vAlign w:val="center"/>
          </w:tcPr>
          <w:p>
            <w:pPr>
              <w:adjustRightInd w:val="0"/>
              <w:snapToGrid w:val="0"/>
              <w:jc w:val="left"/>
              <w:rPr>
                <w:rFonts w:ascii="Times New Roman" w:hAnsi="Times New Roman" w:cs="Times New Roman"/>
                <w:kern w:val="0"/>
                <w:szCs w:val="21"/>
              </w:rPr>
            </w:pPr>
          </w:p>
        </w:tc>
        <w:tc>
          <w:tcPr>
            <w:tcW w:w="1479"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left"/>
              <w:rPr>
                <w:rFonts w:ascii="Times New Roman" w:hAnsi="Times New Roman" w:cs="Times New Roman"/>
                <w:kern w:val="0"/>
                <w:szCs w:val="21"/>
              </w:rPr>
            </w:pPr>
          </w:p>
        </w:tc>
        <w:tc>
          <w:tcPr>
            <w:tcW w:w="3385"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left"/>
              <w:rPr>
                <w:rFonts w:ascii="Times New Roman" w:hAnsi="Times New Roman" w:cs="Times New Roman"/>
                <w:kern w:val="0"/>
                <w:szCs w:val="21"/>
              </w:rPr>
            </w:pPr>
          </w:p>
        </w:tc>
        <w:tc>
          <w:tcPr>
            <w:tcW w:w="1029"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left"/>
              <w:rPr>
                <w:rFonts w:ascii="Times New Roman" w:hAnsi="Times New Roman" w:cs="Times New Roman"/>
                <w:kern w:val="0"/>
                <w:szCs w:val="21"/>
              </w:rPr>
            </w:pPr>
          </w:p>
        </w:tc>
        <w:tc>
          <w:tcPr>
            <w:tcW w:w="1671" w:type="dxa"/>
            <w:vMerge w:val="continue"/>
            <w:tcBorders>
              <w:left w:val="single" w:color="auto" w:sz="4" w:space="0"/>
              <w:right w:val="single" w:color="auto" w:sz="4" w:space="0"/>
            </w:tcBorders>
            <w:shd w:val="clear" w:color="auto" w:fill="auto"/>
            <w:vAlign w:val="center"/>
          </w:tcPr>
          <w:p>
            <w:pPr>
              <w:adjustRightInd w:val="0"/>
              <w:snapToGrid w:val="0"/>
              <w:jc w:val="left"/>
              <w:rPr>
                <w:rFonts w:ascii="Times New Roman" w:hAnsi="Times New Roman" w:cs="Times New Roman"/>
                <w:kern w:val="0"/>
                <w:szCs w:val="21"/>
              </w:rPr>
            </w:pPr>
          </w:p>
        </w:tc>
        <w:tc>
          <w:tcPr>
            <w:tcW w:w="1307"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left"/>
              <w:rPr>
                <w:rFonts w:ascii="Times New Roman" w:hAnsi="Times New Roman" w:cs="Times New Roman"/>
                <w:kern w:val="0"/>
                <w:szCs w:val="21"/>
              </w:rPr>
            </w:pPr>
          </w:p>
        </w:tc>
        <w:tc>
          <w:tcPr>
            <w:tcW w:w="4333"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left"/>
              <w:rPr>
                <w:rFonts w:ascii="Times New Roman" w:hAnsi="Times New Roman" w:cs="Times New Roman"/>
                <w:kern w:val="0"/>
                <w:szCs w:val="21"/>
              </w:rPr>
            </w:pPr>
          </w:p>
        </w:tc>
      </w:tr>
      <w:tr>
        <w:tblPrEx>
          <w:tblLayout w:type="fixed"/>
          <w:tblCellMar>
            <w:top w:w="0" w:type="dxa"/>
            <w:left w:w="108" w:type="dxa"/>
            <w:bottom w:w="0" w:type="dxa"/>
            <w:right w:w="108" w:type="dxa"/>
          </w:tblCellMar>
        </w:tblPrEx>
        <w:trPr>
          <w:trHeight w:val="244" w:hRule="atLeast"/>
          <w:jc w:val="center"/>
        </w:trPr>
        <w:tc>
          <w:tcPr>
            <w:tcW w:w="1505"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劣五类水质</w:t>
            </w:r>
          </w:p>
        </w:tc>
        <w:tc>
          <w:tcPr>
            <w:tcW w:w="719"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基本消除</w:t>
            </w:r>
          </w:p>
        </w:tc>
        <w:tc>
          <w:tcPr>
            <w:tcW w:w="950"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ascii="Times New Roman" w:hAnsi="Times New Roman" w:cs="Times New Roman"/>
                <w:kern w:val="0"/>
                <w:szCs w:val="21"/>
              </w:rPr>
              <w:t>基本消除</w:t>
            </w:r>
          </w:p>
        </w:tc>
        <w:tc>
          <w:tcPr>
            <w:tcW w:w="2917" w:type="dxa"/>
            <w:tcBorders>
              <w:top w:val="single" w:color="auto" w:sz="4" w:space="0"/>
              <w:left w:val="nil"/>
              <w:bottom w:val="single" w:color="auto" w:sz="4" w:space="0"/>
              <w:right w:val="single" w:color="auto" w:sz="4" w:space="0"/>
            </w:tcBorders>
            <w:shd w:val="clear" w:color="auto" w:fill="auto"/>
            <w:vAlign w:val="center"/>
          </w:tcPr>
          <w:p>
            <w:pPr>
              <w:adjustRightInd w:val="0"/>
              <w:snapToGrid w:val="0"/>
              <w:jc w:val="center"/>
              <w:rPr>
                <w:rFonts w:ascii="Times New Roman" w:hAnsi="Times New Roman" w:cs="Times New Roman"/>
                <w:kern w:val="0"/>
                <w:szCs w:val="21"/>
              </w:rPr>
            </w:pPr>
            <w:r>
              <w:rPr>
                <w:rFonts w:hint="eastAsia" w:ascii="Times New Roman" w:hAnsi="Times New Roman" w:cs="Times New Roman"/>
                <w:kern w:val="0"/>
                <w:szCs w:val="21"/>
              </w:rPr>
              <w:t>现状已达标，加强管控，持续优化流域水环境质量</w:t>
            </w:r>
          </w:p>
        </w:tc>
        <w:tc>
          <w:tcPr>
            <w:tcW w:w="1329"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left"/>
              <w:rPr>
                <w:rFonts w:ascii="Times New Roman" w:hAnsi="Times New Roman" w:cs="Times New Roman"/>
                <w:kern w:val="0"/>
                <w:szCs w:val="21"/>
              </w:rPr>
            </w:pPr>
          </w:p>
        </w:tc>
        <w:tc>
          <w:tcPr>
            <w:tcW w:w="1371" w:type="dxa"/>
            <w:vMerge w:val="continue"/>
            <w:tcBorders>
              <w:left w:val="single" w:color="auto" w:sz="4" w:space="0"/>
              <w:bottom w:val="single" w:color="auto" w:sz="4" w:space="0"/>
              <w:right w:val="single" w:color="auto" w:sz="4" w:space="0"/>
            </w:tcBorders>
            <w:shd w:val="clear" w:color="auto" w:fill="auto"/>
            <w:vAlign w:val="center"/>
          </w:tcPr>
          <w:p>
            <w:pPr>
              <w:adjustRightInd w:val="0"/>
              <w:snapToGrid w:val="0"/>
              <w:jc w:val="left"/>
              <w:rPr>
                <w:rFonts w:ascii="Times New Roman" w:hAnsi="Times New Roman" w:cs="Times New Roman"/>
                <w:kern w:val="0"/>
                <w:szCs w:val="21"/>
              </w:rPr>
            </w:pPr>
          </w:p>
        </w:tc>
        <w:tc>
          <w:tcPr>
            <w:tcW w:w="1479"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left"/>
              <w:rPr>
                <w:rFonts w:ascii="Times New Roman" w:hAnsi="Times New Roman" w:cs="Times New Roman"/>
                <w:kern w:val="0"/>
                <w:szCs w:val="21"/>
              </w:rPr>
            </w:pPr>
          </w:p>
        </w:tc>
        <w:tc>
          <w:tcPr>
            <w:tcW w:w="3385"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left"/>
              <w:rPr>
                <w:rFonts w:ascii="Times New Roman" w:hAnsi="Times New Roman" w:cs="Times New Roman"/>
                <w:kern w:val="0"/>
                <w:szCs w:val="21"/>
              </w:rPr>
            </w:pPr>
          </w:p>
        </w:tc>
        <w:tc>
          <w:tcPr>
            <w:tcW w:w="1029"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left"/>
              <w:rPr>
                <w:rFonts w:ascii="Times New Roman" w:hAnsi="Times New Roman" w:cs="Times New Roman"/>
                <w:kern w:val="0"/>
                <w:szCs w:val="21"/>
              </w:rPr>
            </w:pPr>
          </w:p>
        </w:tc>
        <w:tc>
          <w:tcPr>
            <w:tcW w:w="1671" w:type="dxa"/>
            <w:vMerge w:val="continue"/>
            <w:tcBorders>
              <w:left w:val="single" w:color="auto" w:sz="4" w:space="0"/>
              <w:bottom w:val="single" w:color="auto" w:sz="4" w:space="0"/>
              <w:right w:val="single" w:color="auto" w:sz="4" w:space="0"/>
            </w:tcBorders>
            <w:shd w:val="clear" w:color="auto" w:fill="auto"/>
            <w:vAlign w:val="center"/>
          </w:tcPr>
          <w:p>
            <w:pPr>
              <w:adjustRightInd w:val="0"/>
              <w:snapToGrid w:val="0"/>
              <w:jc w:val="left"/>
              <w:rPr>
                <w:rFonts w:ascii="Times New Roman" w:hAnsi="Times New Roman" w:cs="Times New Roman"/>
                <w:kern w:val="0"/>
                <w:szCs w:val="21"/>
              </w:rPr>
            </w:pPr>
          </w:p>
        </w:tc>
        <w:tc>
          <w:tcPr>
            <w:tcW w:w="1307"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left"/>
              <w:rPr>
                <w:rFonts w:ascii="Times New Roman" w:hAnsi="Times New Roman" w:cs="Times New Roman"/>
                <w:kern w:val="0"/>
                <w:szCs w:val="21"/>
              </w:rPr>
            </w:pPr>
          </w:p>
        </w:tc>
        <w:tc>
          <w:tcPr>
            <w:tcW w:w="4333"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jc w:val="left"/>
              <w:rPr>
                <w:rFonts w:ascii="Times New Roman" w:hAnsi="Times New Roman" w:cs="Times New Roman"/>
                <w:kern w:val="0"/>
                <w:szCs w:val="21"/>
              </w:rPr>
            </w:pPr>
          </w:p>
        </w:tc>
      </w:tr>
    </w:tbl>
    <w:p>
      <w:pPr>
        <w:rPr>
          <w:rFonts w:ascii="Times New Roman" w:hAnsi="Times New Roman" w:eastAsia="宋体" w:cs="Times New Roman"/>
          <w:b/>
          <w:sz w:val="32"/>
        </w:rPr>
        <w:sectPr>
          <w:type w:val="continuous"/>
          <w:pgSz w:w="23814" w:h="16839" w:orient="landscape"/>
          <w:pgMar w:top="1800" w:right="1440" w:bottom="1800" w:left="1440" w:header="851" w:footer="992" w:gutter="0"/>
          <w:cols w:space="425" w:num="1"/>
          <w:docGrid w:type="lines" w:linePitch="312" w:charSpace="0"/>
        </w:sectPr>
      </w:pPr>
    </w:p>
    <w:p>
      <w:pPr>
        <w:spacing w:before="156" w:beforeLines="50" w:after="156" w:afterLines="50"/>
        <w:outlineLvl w:val="1"/>
        <w:rPr>
          <w:rFonts w:ascii="Times New Roman" w:hAnsi="Times New Roman" w:eastAsia="宋体" w:cs="Times New Roman"/>
          <w:b/>
          <w:sz w:val="32"/>
        </w:rPr>
      </w:pPr>
      <w:r>
        <w:rPr>
          <w:rFonts w:ascii="Times New Roman" w:hAnsi="Times New Roman" w:eastAsia="宋体" w:cs="Times New Roman"/>
          <w:b/>
          <w:sz w:val="32"/>
        </w:rPr>
        <w:t>第五十</w:t>
      </w:r>
      <w:r>
        <w:rPr>
          <w:rFonts w:hint="eastAsia" w:ascii="Times New Roman" w:hAnsi="Times New Roman" w:eastAsia="宋体" w:cs="Times New Roman"/>
          <w:b/>
          <w:sz w:val="32"/>
        </w:rPr>
        <w:t>七</w:t>
      </w:r>
      <w:r>
        <w:rPr>
          <w:rFonts w:ascii="Times New Roman" w:hAnsi="Times New Roman" w:eastAsia="宋体" w:cs="Times New Roman"/>
          <w:b/>
          <w:sz w:val="32"/>
        </w:rPr>
        <w:t>条 各县（市、区）绩效目标可达性</w:t>
      </w:r>
    </w:p>
    <w:p>
      <w:pPr>
        <w:adjustRightInd w:val="0"/>
        <w:snapToGrid w:val="0"/>
        <w:spacing w:line="360" w:lineRule="auto"/>
        <w:ind w:firstLine="560" w:firstLineChars="200"/>
        <w:rPr>
          <w:rFonts w:ascii="Times New Roman" w:hAnsi="Times New Roman" w:cs="Times New Roman"/>
          <w:sz w:val="28"/>
          <w:szCs w:val="30"/>
        </w:rPr>
      </w:pPr>
      <w:r>
        <w:rPr>
          <w:rFonts w:ascii="Times New Roman" w:hAnsi="Times New Roman" w:cs="Times New Roman"/>
          <w:sz w:val="28"/>
          <w:szCs w:val="30"/>
        </w:rPr>
        <w:t>通过对照表17-2的各县（市、区）绩效目标和现状值比较发现，通过合理分配绩效目标和工程量，实施相关工程措施</w:t>
      </w:r>
      <w:r>
        <w:rPr>
          <w:rFonts w:hint="eastAsia" w:ascii="Times New Roman" w:hAnsi="Times New Roman" w:cs="Times New Roman"/>
          <w:sz w:val="28"/>
          <w:szCs w:val="30"/>
        </w:rPr>
        <w:t>，基本可实现省下达的绩效目标要求。</w:t>
      </w:r>
    </w:p>
    <w:p>
      <w:pPr>
        <w:adjustRightInd w:val="0"/>
        <w:snapToGrid w:val="0"/>
        <w:spacing w:line="360" w:lineRule="auto"/>
        <w:ind w:firstLine="560" w:firstLineChars="200"/>
        <w:rPr>
          <w:rFonts w:ascii="Times New Roman" w:hAnsi="Times New Roman" w:cs="Times New Roman"/>
          <w:sz w:val="28"/>
          <w:szCs w:val="30"/>
        </w:rPr>
      </w:pPr>
      <w:r>
        <w:rPr>
          <w:rFonts w:ascii="Times New Roman" w:hAnsi="Times New Roman" w:cs="Times New Roman"/>
          <w:sz w:val="28"/>
          <w:szCs w:val="30"/>
        </w:rPr>
        <w:t>从环境质量改善目标来</w:t>
      </w:r>
      <w:r>
        <w:rPr>
          <w:rFonts w:ascii="Times New Roman" w:hAnsi="Times New Roman" w:cs="Times New Roman"/>
          <w:color w:val="000000" w:themeColor="text1"/>
          <w:sz w:val="28"/>
          <w:szCs w:val="30"/>
          <w14:textFill>
            <w14:solidFill>
              <w14:schemeClr w14:val="tx1"/>
            </w14:solidFill>
          </w14:textFill>
        </w:rPr>
        <w:t>看，城镇污水处理率、村</w:t>
      </w:r>
      <w:r>
        <w:rPr>
          <w:rFonts w:ascii="Times New Roman" w:hAnsi="Times New Roman" w:cs="Times New Roman"/>
          <w:sz w:val="28"/>
          <w:szCs w:val="30"/>
        </w:rPr>
        <w:t>镇垃圾收集处置率、规模化畜禽养殖污水集中处理率现状值已达到绩效目标要求。</w:t>
      </w:r>
    </w:p>
    <w:p>
      <w:pPr>
        <w:adjustRightInd w:val="0"/>
        <w:snapToGrid w:val="0"/>
        <w:spacing w:line="360" w:lineRule="auto"/>
        <w:ind w:firstLine="560" w:firstLineChars="200"/>
        <w:rPr>
          <w:rFonts w:ascii="Times New Roman" w:hAnsi="Times New Roman" w:cs="Times New Roman"/>
          <w:sz w:val="28"/>
          <w:szCs w:val="30"/>
        </w:rPr>
      </w:pPr>
      <w:r>
        <w:rPr>
          <w:rFonts w:ascii="Times New Roman" w:hAnsi="Times New Roman" w:cs="Times New Roman"/>
          <w:sz w:val="28"/>
          <w:szCs w:val="30"/>
        </w:rPr>
        <w:t>从生境修复目标来看，各县（市、区）茶园生态化改造现状值能达到绩效目标要求，林分改造面积、废弃矿山治理、水土流失治理指标需通过实施相关工程，均能实现绩效目标要求。大部分县（市、区）竹林生态化改造占既有面积比例与40%的绩效目标值仍有一定差距，</w:t>
      </w:r>
      <w:r>
        <w:rPr>
          <w:rFonts w:hint="eastAsia" w:ascii="Times New Roman" w:hAnsi="Times New Roman" w:cs="Times New Roman"/>
          <w:sz w:val="28"/>
          <w:szCs w:val="30"/>
        </w:rPr>
        <w:t>通过利用</w:t>
      </w:r>
      <w:r>
        <w:rPr>
          <w:rFonts w:ascii="Times New Roman" w:hAnsi="Times New Roman" w:cs="Times New Roman"/>
          <w:sz w:val="28"/>
          <w:szCs w:val="30"/>
        </w:rPr>
        <w:t>竹林混交、实施竹林喷滴灌、不施化肥农药或采用测土配方施肥或施有机肥、坡地深翻改为劈草抚育等竹林生态化改造措施，到2020年底将均能达到竹林生态化改造占既有面积的百分比40%的目标。</w:t>
      </w:r>
    </w:p>
    <w:p>
      <w:pPr>
        <w:adjustRightInd w:val="0"/>
        <w:snapToGrid w:val="0"/>
        <w:spacing w:line="360" w:lineRule="auto"/>
        <w:ind w:firstLine="560" w:firstLineChars="200"/>
        <w:rPr>
          <w:rFonts w:ascii="Times New Roman" w:hAnsi="Times New Roman" w:cs="Times New Roman"/>
          <w:sz w:val="28"/>
          <w:szCs w:val="30"/>
        </w:rPr>
        <w:sectPr>
          <w:pgSz w:w="23814" w:h="16839" w:orient="landscape"/>
          <w:pgMar w:top="1800" w:right="1440" w:bottom="1800" w:left="1440" w:header="851" w:footer="992" w:gutter="0"/>
          <w:cols w:equalWidth="0" w:num="2">
            <w:col w:w="10254" w:space="425"/>
            <w:col w:w="10254"/>
          </w:cols>
          <w:docGrid w:type="lines" w:linePitch="312" w:charSpace="0"/>
        </w:sectPr>
      </w:pPr>
      <w:r>
        <w:rPr>
          <w:rFonts w:ascii="Times New Roman" w:hAnsi="Times New Roman" w:cs="Times New Roman"/>
          <w:sz w:val="28"/>
          <w:szCs w:val="30"/>
        </w:rPr>
        <w:t>从水环境整治目标来看，各县（市、区）三明市闽江干流和二级以上支流水质优良比例、国家和省级监测断面地表水功能区Ⅲ类以上水质比例、乡镇集中式饮用水源水质Ⅱ类水质的比例、小流域优于且Ⅲ类水质比例和劣五类水质这5项指标的现状值已达到绩效目标要求，</w:t>
      </w:r>
      <w:r>
        <w:rPr>
          <w:rFonts w:hint="eastAsia" w:ascii="Times New Roman" w:hAnsi="Times New Roman" w:cs="Times New Roman"/>
          <w:sz w:val="28"/>
          <w:szCs w:val="30"/>
        </w:rPr>
        <w:t>后续将通过继续加大污染源治理和严格防控工业污染源风险等措施保持水环境质量，</w:t>
      </w:r>
      <w:r>
        <w:rPr>
          <w:rFonts w:ascii="Times New Roman" w:hAnsi="Times New Roman" w:cs="Times New Roman"/>
          <w:sz w:val="28"/>
          <w:szCs w:val="30"/>
        </w:rPr>
        <w:t>但三元区的市级饮用水源和沙县、明溪的县级饮用水源达不到绩效目标要求。通过实施东牙溪流域饮用水源保护区综合治理与生态修复工程，</w:t>
      </w:r>
      <w:r>
        <w:rPr>
          <w:rFonts w:ascii="Times New Roman" w:hAnsi="Times New Roman" w:cs="Times New Roman"/>
          <w:sz w:val="28"/>
        </w:rPr>
        <w:t>新建4座集中式生活污水处理设施、8个村污水处理系统进行提标改造、</w:t>
      </w:r>
      <w:r>
        <w:rPr>
          <w:rFonts w:ascii="Times New Roman" w:hAnsi="Times New Roman" w:cs="Times New Roman"/>
          <w:sz w:val="28"/>
          <w:szCs w:val="30"/>
        </w:rPr>
        <w:t>实施</w:t>
      </w:r>
      <w:r>
        <w:rPr>
          <w:rFonts w:ascii="Times New Roman" w:hAnsi="Times New Roman" w:cs="Times New Roman"/>
          <w:sz w:val="28"/>
        </w:rPr>
        <w:t>牛岭村污水治理项目、笋水处置项目、</w:t>
      </w:r>
      <w:r>
        <w:rPr>
          <w:rFonts w:ascii="Times New Roman" w:hAnsi="Times New Roman" w:cs="Times New Roman"/>
          <w:sz w:val="28"/>
          <w:szCs w:val="30"/>
        </w:rPr>
        <w:t>东牙溪万里安全生态水系建设项目</w:t>
      </w:r>
      <w:r>
        <w:rPr>
          <w:rFonts w:ascii="Times New Roman" w:hAnsi="Times New Roman" w:cs="Times New Roman"/>
          <w:sz w:val="24"/>
          <w:szCs w:val="24"/>
        </w:rPr>
        <w:t>，</w:t>
      </w:r>
      <w:r>
        <w:rPr>
          <w:rFonts w:ascii="Times New Roman" w:hAnsi="Times New Roman" w:cs="Times New Roman"/>
          <w:sz w:val="28"/>
          <w:szCs w:val="30"/>
        </w:rPr>
        <w:t>通过以上工程措施，预计能使得东牙溪水库水源地水质2020年达到Ⅱ类。通过实施明溪县饮用水水源地综合整治项目，开展</w:t>
      </w:r>
      <w:r>
        <w:rPr>
          <w:rFonts w:ascii="Times New Roman" w:hAnsi="Times New Roman" w:cs="Times New Roman"/>
          <w:sz w:val="28"/>
          <w:szCs w:val="28"/>
        </w:rPr>
        <w:t>罗翠水库饮用水源地保护区内种植的百香果及附属设施清除、小下洋居民的生活污水治理和生活垃圾的收集转运等措施；通过实施</w:t>
      </w:r>
      <w:r>
        <w:rPr>
          <w:rFonts w:ascii="Times New Roman" w:hAnsi="Times New Roman" w:cs="Times New Roman"/>
          <w:sz w:val="28"/>
          <w:szCs w:val="30"/>
        </w:rPr>
        <w:t>沙县畜禽污染整治项目、商品林赎买（租用）、林分改造，开展墩头水厂水源流域内商品林赎买（租用）和林分改造、保护区内生活污水治理、在保护内的村庄设置垃圾收集箱收集后清运到进行集中处置、推广绿色农业和普及生态村建设、划分畜禽养殖禁养区等措施，预计能使得罗翠水库和墩头水厂水源水质2020年达到Ⅱ类。</w:t>
      </w:r>
    </w:p>
    <w:p>
      <w:pPr>
        <w:adjustRightInd w:val="0"/>
        <w:snapToGrid w:val="0"/>
        <w:spacing w:line="360" w:lineRule="auto"/>
        <w:ind w:firstLine="482" w:firstLineChars="200"/>
        <w:jc w:val="center"/>
        <w:rPr>
          <w:rFonts w:ascii="Times New Roman" w:hAnsi="Times New Roman" w:cs="Times New Roman"/>
          <w:b/>
          <w:sz w:val="24"/>
          <w:szCs w:val="24"/>
        </w:rPr>
      </w:pPr>
      <w:r>
        <w:rPr>
          <w:rFonts w:ascii="Times New Roman" w:hAnsi="Times New Roman" w:cs="Times New Roman"/>
          <w:b/>
          <w:sz w:val="24"/>
          <w:szCs w:val="24"/>
        </w:rPr>
        <w:t>表17-2 三明市各县（市、区）闽江流域山水林田湖草生态保护修复绩效目标与现状对照表</w:t>
      </w:r>
    </w:p>
    <w:tbl>
      <w:tblPr>
        <w:tblStyle w:val="41"/>
        <w:tblW w:w="21107"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9"/>
        <w:gridCol w:w="804"/>
        <w:gridCol w:w="809"/>
        <w:gridCol w:w="804"/>
        <w:gridCol w:w="808"/>
        <w:gridCol w:w="803"/>
        <w:gridCol w:w="808"/>
        <w:gridCol w:w="858"/>
        <w:gridCol w:w="753"/>
        <w:gridCol w:w="803"/>
        <w:gridCol w:w="808"/>
        <w:gridCol w:w="1004"/>
        <w:gridCol w:w="824"/>
        <w:gridCol w:w="753"/>
        <w:gridCol w:w="753"/>
        <w:gridCol w:w="753"/>
        <w:gridCol w:w="753"/>
        <w:gridCol w:w="753"/>
        <w:gridCol w:w="753"/>
        <w:gridCol w:w="753"/>
        <w:gridCol w:w="753"/>
        <w:gridCol w:w="753"/>
        <w:gridCol w:w="753"/>
        <w:gridCol w:w="753"/>
        <w:gridCol w:w="7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77" w:hRule="atLeast"/>
          <w:tblHeader/>
          <w:jc w:val="center"/>
        </w:trPr>
        <w:tc>
          <w:tcPr>
            <w:tcW w:w="2189" w:type="dxa"/>
            <w:vMerge w:val="restart"/>
            <w:tcBorders>
              <w:top w:val="single" w:color="auto" w:sz="4" w:space="0"/>
              <w:left w:val="single" w:color="auto" w:sz="4" w:space="0"/>
              <w:bottom w:val="single" w:color="auto" w:sz="4" w:space="0"/>
              <w:right w:val="single" w:color="auto" w:sz="4" w:space="0"/>
              <w:tl2br w:val="single" w:color="auto" w:sz="4" w:space="0"/>
            </w:tcBorders>
            <w:vAlign w:val="center"/>
          </w:tcPr>
          <w:p>
            <w:pPr>
              <w:widowControl/>
              <w:ind w:firstLine="753" w:firstLineChars="500"/>
              <w:jc w:val="left"/>
              <w:rPr>
                <w:rFonts w:ascii="Times New Roman" w:hAnsi="Times New Roman" w:eastAsia="宋体" w:cs="Times New Roman"/>
                <w:b/>
                <w:kern w:val="0"/>
                <w:sz w:val="15"/>
                <w:szCs w:val="15"/>
              </w:rPr>
            </w:pPr>
            <w:r>
              <w:rPr>
                <w:rFonts w:ascii="Times New Roman" w:hAnsi="Times New Roman" w:eastAsia="宋体" w:cs="Times New Roman"/>
                <w:b/>
                <w:kern w:val="0"/>
                <w:sz w:val="15"/>
                <w:szCs w:val="15"/>
              </w:rPr>
              <w:t>指标</w:t>
            </w:r>
          </w:p>
          <w:p>
            <w:pPr>
              <w:widowControl/>
              <w:jc w:val="left"/>
              <w:rPr>
                <w:rFonts w:ascii="Times New Roman" w:hAnsi="Times New Roman" w:eastAsia="宋体" w:cs="Times New Roman"/>
                <w:b/>
                <w:kern w:val="0"/>
                <w:sz w:val="15"/>
                <w:szCs w:val="15"/>
              </w:rPr>
            </w:pPr>
            <w:r>
              <w:rPr>
                <w:rFonts w:ascii="Times New Roman" w:hAnsi="Times New Roman" w:eastAsia="宋体" w:cs="Times New Roman"/>
                <w:b/>
                <w:kern w:val="0"/>
                <w:sz w:val="15"/>
                <w:szCs w:val="15"/>
              </w:rPr>
              <w:t>县区</w:t>
            </w:r>
          </w:p>
        </w:tc>
        <w:tc>
          <w:tcPr>
            <w:tcW w:w="1613" w:type="dxa"/>
            <w:gridSpan w:val="2"/>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
                <w:kern w:val="0"/>
                <w:sz w:val="15"/>
                <w:szCs w:val="15"/>
              </w:rPr>
            </w:pPr>
            <w:r>
              <w:rPr>
                <w:rFonts w:ascii="Times New Roman" w:hAnsi="Times New Roman" w:eastAsia="宋体" w:cs="Times New Roman"/>
                <w:b/>
                <w:kern w:val="0"/>
                <w:sz w:val="15"/>
                <w:szCs w:val="15"/>
              </w:rPr>
              <w:t>将乐县</w:t>
            </w:r>
          </w:p>
        </w:tc>
        <w:tc>
          <w:tcPr>
            <w:tcW w:w="1612" w:type="dxa"/>
            <w:gridSpan w:val="2"/>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
                <w:kern w:val="0"/>
                <w:sz w:val="15"/>
                <w:szCs w:val="15"/>
              </w:rPr>
            </w:pPr>
            <w:r>
              <w:rPr>
                <w:rFonts w:ascii="Times New Roman" w:hAnsi="Times New Roman" w:eastAsia="宋体" w:cs="Times New Roman"/>
                <w:b/>
                <w:kern w:val="0"/>
                <w:sz w:val="15"/>
                <w:szCs w:val="15"/>
              </w:rPr>
              <w:t>泰宁县</w:t>
            </w:r>
          </w:p>
        </w:tc>
        <w:tc>
          <w:tcPr>
            <w:tcW w:w="1611" w:type="dxa"/>
            <w:gridSpan w:val="2"/>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
                <w:kern w:val="0"/>
                <w:sz w:val="15"/>
                <w:szCs w:val="15"/>
              </w:rPr>
            </w:pPr>
            <w:r>
              <w:rPr>
                <w:rFonts w:ascii="Times New Roman" w:hAnsi="Times New Roman" w:eastAsia="宋体" w:cs="Times New Roman"/>
                <w:b/>
                <w:kern w:val="0"/>
                <w:sz w:val="15"/>
                <w:szCs w:val="15"/>
              </w:rPr>
              <w:t>建宁县</w:t>
            </w:r>
          </w:p>
        </w:tc>
        <w:tc>
          <w:tcPr>
            <w:tcW w:w="1611" w:type="dxa"/>
            <w:gridSpan w:val="2"/>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
                <w:kern w:val="0"/>
                <w:sz w:val="15"/>
                <w:szCs w:val="15"/>
              </w:rPr>
            </w:pPr>
            <w:r>
              <w:rPr>
                <w:rFonts w:ascii="Times New Roman" w:hAnsi="Times New Roman" w:eastAsia="宋体" w:cs="Times New Roman"/>
                <w:b/>
                <w:kern w:val="0"/>
                <w:sz w:val="15"/>
                <w:szCs w:val="15"/>
              </w:rPr>
              <w:t>三元区</w:t>
            </w:r>
          </w:p>
        </w:tc>
        <w:tc>
          <w:tcPr>
            <w:tcW w:w="1611" w:type="dxa"/>
            <w:gridSpan w:val="2"/>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
                <w:kern w:val="0"/>
                <w:sz w:val="15"/>
                <w:szCs w:val="15"/>
              </w:rPr>
            </w:pPr>
            <w:r>
              <w:rPr>
                <w:rFonts w:ascii="Times New Roman" w:hAnsi="Times New Roman" w:eastAsia="宋体" w:cs="Times New Roman"/>
                <w:b/>
                <w:kern w:val="0"/>
                <w:sz w:val="15"/>
                <w:szCs w:val="15"/>
              </w:rPr>
              <w:t>梅列区</w:t>
            </w:r>
          </w:p>
        </w:tc>
        <w:tc>
          <w:tcPr>
            <w:tcW w:w="1828" w:type="dxa"/>
            <w:gridSpan w:val="2"/>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
                <w:color w:val="000000" w:themeColor="text1"/>
                <w:kern w:val="0"/>
                <w:sz w:val="15"/>
                <w:szCs w:val="15"/>
                <w14:textFill>
                  <w14:solidFill>
                    <w14:schemeClr w14:val="tx1"/>
                  </w14:solidFill>
                </w14:textFill>
              </w:rPr>
            </w:pPr>
            <w:r>
              <w:rPr>
                <w:rFonts w:ascii="Times New Roman" w:hAnsi="Times New Roman" w:eastAsia="宋体" w:cs="Times New Roman"/>
                <w:b/>
                <w:color w:val="000000" w:themeColor="text1"/>
                <w:kern w:val="0"/>
                <w:sz w:val="15"/>
                <w:szCs w:val="15"/>
                <w14:textFill>
                  <w14:solidFill>
                    <w14:schemeClr w14:val="tx1"/>
                  </w14:solidFill>
                </w14:textFill>
              </w:rPr>
              <w:t>沙县</w:t>
            </w:r>
          </w:p>
        </w:tc>
        <w:tc>
          <w:tcPr>
            <w:tcW w:w="1506" w:type="dxa"/>
            <w:gridSpan w:val="2"/>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
                <w:color w:val="000000" w:themeColor="text1"/>
                <w:kern w:val="0"/>
                <w:sz w:val="15"/>
                <w:szCs w:val="15"/>
                <w14:textFill>
                  <w14:solidFill>
                    <w14:schemeClr w14:val="tx1"/>
                  </w14:solidFill>
                </w14:textFill>
              </w:rPr>
            </w:pPr>
            <w:r>
              <w:rPr>
                <w:rFonts w:ascii="Times New Roman" w:hAnsi="Times New Roman" w:eastAsia="宋体" w:cs="Times New Roman"/>
                <w:b/>
                <w:color w:val="000000" w:themeColor="text1"/>
                <w:kern w:val="0"/>
                <w:sz w:val="15"/>
                <w:szCs w:val="15"/>
                <w14:textFill>
                  <w14:solidFill>
                    <w14:schemeClr w14:val="tx1"/>
                  </w14:solidFill>
                </w14:textFill>
              </w:rPr>
              <w:t>明溪县</w:t>
            </w:r>
          </w:p>
        </w:tc>
        <w:tc>
          <w:tcPr>
            <w:tcW w:w="1506" w:type="dxa"/>
            <w:gridSpan w:val="2"/>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
                <w:kern w:val="0"/>
                <w:sz w:val="15"/>
                <w:szCs w:val="15"/>
              </w:rPr>
            </w:pPr>
            <w:r>
              <w:rPr>
                <w:rFonts w:ascii="Times New Roman" w:hAnsi="Times New Roman" w:eastAsia="宋体" w:cs="Times New Roman"/>
                <w:b/>
                <w:kern w:val="0"/>
                <w:sz w:val="15"/>
                <w:szCs w:val="15"/>
              </w:rPr>
              <w:t>宁化县</w:t>
            </w:r>
          </w:p>
        </w:tc>
        <w:tc>
          <w:tcPr>
            <w:tcW w:w="1506" w:type="dxa"/>
            <w:gridSpan w:val="2"/>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
                <w:kern w:val="0"/>
                <w:sz w:val="15"/>
                <w:szCs w:val="15"/>
              </w:rPr>
            </w:pPr>
            <w:r>
              <w:rPr>
                <w:rFonts w:ascii="Times New Roman" w:hAnsi="Times New Roman" w:eastAsia="宋体" w:cs="Times New Roman"/>
                <w:b/>
                <w:kern w:val="0"/>
                <w:sz w:val="15"/>
                <w:szCs w:val="15"/>
              </w:rPr>
              <w:t>永安市</w:t>
            </w:r>
          </w:p>
        </w:tc>
        <w:tc>
          <w:tcPr>
            <w:tcW w:w="1506" w:type="dxa"/>
            <w:gridSpan w:val="2"/>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
                <w:kern w:val="0"/>
                <w:sz w:val="15"/>
                <w:szCs w:val="15"/>
              </w:rPr>
            </w:pPr>
            <w:r>
              <w:rPr>
                <w:rFonts w:ascii="Times New Roman" w:hAnsi="Times New Roman" w:eastAsia="宋体" w:cs="Times New Roman"/>
                <w:b/>
                <w:kern w:val="0"/>
                <w:sz w:val="15"/>
                <w:szCs w:val="15"/>
              </w:rPr>
              <w:t>清流县</w:t>
            </w:r>
          </w:p>
        </w:tc>
        <w:tc>
          <w:tcPr>
            <w:tcW w:w="1506" w:type="dxa"/>
            <w:gridSpan w:val="2"/>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
                <w:kern w:val="0"/>
                <w:sz w:val="15"/>
                <w:szCs w:val="15"/>
              </w:rPr>
            </w:pPr>
            <w:r>
              <w:rPr>
                <w:rFonts w:ascii="Times New Roman" w:hAnsi="Times New Roman" w:eastAsia="宋体" w:cs="Times New Roman"/>
                <w:b/>
                <w:kern w:val="0"/>
                <w:sz w:val="15"/>
                <w:szCs w:val="15"/>
              </w:rPr>
              <w:t>尤溪县</w:t>
            </w:r>
          </w:p>
        </w:tc>
        <w:tc>
          <w:tcPr>
            <w:tcW w:w="1502" w:type="dxa"/>
            <w:gridSpan w:val="2"/>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
                <w:kern w:val="0"/>
                <w:sz w:val="15"/>
                <w:szCs w:val="15"/>
              </w:rPr>
            </w:pPr>
            <w:r>
              <w:rPr>
                <w:rFonts w:ascii="Times New Roman" w:hAnsi="Times New Roman" w:eastAsia="宋体" w:cs="Times New Roman"/>
                <w:b/>
                <w:kern w:val="0"/>
                <w:sz w:val="15"/>
                <w:szCs w:val="15"/>
              </w:rPr>
              <w:t>大田县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2" w:hRule="atLeast"/>
          <w:tblHeader/>
          <w:jc w:val="center"/>
        </w:trPr>
        <w:tc>
          <w:tcPr>
            <w:tcW w:w="2189"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宋体" w:cs="Times New Roman"/>
                <w:b/>
                <w:kern w:val="0"/>
                <w:sz w:val="15"/>
                <w:szCs w:val="15"/>
              </w:rPr>
            </w:pPr>
          </w:p>
        </w:tc>
        <w:tc>
          <w:tcPr>
            <w:tcW w:w="8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
                <w:kern w:val="0"/>
                <w:sz w:val="15"/>
                <w:szCs w:val="15"/>
              </w:rPr>
            </w:pPr>
            <w:r>
              <w:rPr>
                <w:rFonts w:ascii="Times New Roman" w:hAnsi="Times New Roman" w:eastAsia="宋体" w:cs="Times New Roman"/>
                <w:b/>
                <w:kern w:val="0"/>
                <w:sz w:val="15"/>
                <w:szCs w:val="15"/>
              </w:rPr>
              <w:t>现状</w:t>
            </w:r>
          </w:p>
        </w:tc>
        <w:tc>
          <w:tcPr>
            <w:tcW w:w="80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
                <w:kern w:val="0"/>
                <w:sz w:val="15"/>
                <w:szCs w:val="15"/>
              </w:rPr>
            </w:pPr>
            <w:r>
              <w:rPr>
                <w:rFonts w:ascii="Times New Roman" w:hAnsi="Times New Roman" w:eastAsia="宋体" w:cs="Times New Roman"/>
                <w:b/>
                <w:kern w:val="0"/>
                <w:sz w:val="15"/>
                <w:szCs w:val="15"/>
              </w:rPr>
              <w:t>目标</w:t>
            </w:r>
          </w:p>
        </w:tc>
        <w:tc>
          <w:tcPr>
            <w:tcW w:w="8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
                <w:kern w:val="0"/>
                <w:sz w:val="15"/>
                <w:szCs w:val="15"/>
              </w:rPr>
            </w:pPr>
            <w:r>
              <w:rPr>
                <w:rFonts w:ascii="Times New Roman" w:hAnsi="Times New Roman" w:eastAsia="宋体" w:cs="Times New Roman"/>
                <w:b/>
                <w:kern w:val="0"/>
                <w:sz w:val="15"/>
                <w:szCs w:val="15"/>
              </w:rPr>
              <w:t>现状</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
                <w:kern w:val="0"/>
                <w:sz w:val="15"/>
                <w:szCs w:val="15"/>
              </w:rPr>
            </w:pPr>
            <w:r>
              <w:rPr>
                <w:rFonts w:ascii="Times New Roman" w:hAnsi="Times New Roman" w:eastAsia="宋体" w:cs="Times New Roman"/>
                <w:b/>
                <w:kern w:val="0"/>
                <w:sz w:val="15"/>
                <w:szCs w:val="15"/>
              </w:rPr>
              <w:t>目标</w:t>
            </w:r>
          </w:p>
        </w:tc>
        <w:tc>
          <w:tcPr>
            <w:tcW w:w="80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
                <w:kern w:val="0"/>
                <w:sz w:val="15"/>
                <w:szCs w:val="15"/>
              </w:rPr>
            </w:pPr>
            <w:r>
              <w:rPr>
                <w:rFonts w:ascii="Times New Roman" w:hAnsi="Times New Roman" w:eastAsia="宋体" w:cs="Times New Roman"/>
                <w:b/>
                <w:kern w:val="0"/>
                <w:sz w:val="15"/>
                <w:szCs w:val="15"/>
              </w:rPr>
              <w:t>现状</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
                <w:kern w:val="0"/>
                <w:sz w:val="15"/>
                <w:szCs w:val="15"/>
              </w:rPr>
            </w:pPr>
            <w:r>
              <w:rPr>
                <w:rFonts w:ascii="Times New Roman" w:hAnsi="Times New Roman" w:eastAsia="宋体" w:cs="Times New Roman"/>
                <w:b/>
                <w:kern w:val="0"/>
                <w:sz w:val="15"/>
                <w:szCs w:val="15"/>
              </w:rPr>
              <w:t>目标</w:t>
            </w:r>
          </w:p>
        </w:tc>
        <w:tc>
          <w:tcPr>
            <w:tcW w:w="85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
                <w:kern w:val="0"/>
                <w:sz w:val="15"/>
                <w:szCs w:val="15"/>
              </w:rPr>
            </w:pPr>
            <w:r>
              <w:rPr>
                <w:rFonts w:ascii="Times New Roman" w:hAnsi="Times New Roman" w:eastAsia="宋体" w:cs="Times New Roman"/>
                <w:b/>
                <w:kern w:val="0"/>
                <w:sz w:val="15"/>
                <w:szCs w:val="15"/>
              </w:rPr>
              <w:t>现状</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
                <w:kern w:val="0"/>
                <w:sz w:val="15"/>
                <w:szCs w:val="15"/>
              </w:rPr>
            </w:pPr>
            <w:r>
              <w:rPr>
                <w:rFonts w:ascii="Times New Roman" w:hAnsi="Times New Roman" w:eastAsia="宋体" w:cs="Times New Roman"/>
                <w:b/>
                <w:kern w:val="0"/>
                <w:sz w:val="15"/>
                <w:szCs w:val="15"/>
              </w:rPr>
              <w:t>目标</w:t>
            </w:r>
          </w:p>
        </w:tc>
        <w:tc>
          <w:tcPr>
            <w:tcW w:w="80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
                <w:kern w:val="0"/>
                <w:sz w:val="15"/>
                <w:szCs w:val="15"/>
              </w:rPr>
            </w:pPr>
            <w:r>
              <w:rPr>
                <w:rFonts w:ascii="Times New Roman" w:hAnsi="Times New Roman" w:eastAsia="宋体" w:cs="Times New Roman"/>
                <w:b/>
                <w:kern w:val="0"/>
                <w:sz w:val="15"/>
                <w:szCs w:val="15"/>
              </w:rPr>
              <w:t>现状</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
                <w:kern w:val="0"/>
                <w:sz w:val="15"/>
                <w:szCs w:val="15"/>
              </w:rPr>
            </w:pPr>
            <w:r>
              <w:rPr>
                <w:rFonts w:ascii="Times New Roman" w:hAnsi="Times New Roman" w:eastAsia="宋体" w:cs="Times New Roman"/>
                <w:b/>
                <w:kern w:val="0"/>
                <w:sz w:val="15"/>
                <w:szCs w:val="15"/>
              </w:rPr>
              <w:t>目标</w:t>
            </w:r>
          </w:p>
        </w:tc>
        <w:tc>
          <w:tcPr>
            <w:tcW w:w="10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
                <w:kern w:val="0"/>
                <w:sz w:val="15"/>
                <w:szCs w:val="15"/>
              </w:rPr>
            </w:pPr>
            <w:r>
              <w:rPr>
                <w:rFonts w:ascii="Times New Roman" w:hAnsi="Times New Roman" w:eastAsia="宋体" w:cs="Times New Roman"/>
                <w:b/>
                <w:kern w:val="0"/>
                <w:sz w:val="15"/>
                <w:szCs w:val="15"/>
              </w:rPr>
              <w:t>现状</w:t>
            </w:r>
          </w:p>
        </w:tc>
        <w:tc>
          <w:tcPr>
            <w:tcW w:w="82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
                <w:kern w:val="0"/>
                <w:sz w:val="15"/>
                <w:szCs w:val="15"/>
              </w:rPr>
            </w:pPr>
            <w:r>
              <w:rPr>
                <w:rFonts w:ascii="Times New Roman" w:hAnsi="Times New Roman" w:eastAsia="宋体" w:cs="Times New Roman"/>
                <w:b/>
                <w:kern w:val="0"/>
                <w:sz w:val="15"/>
                <w:szCs w:val="15"/>
              </w:rPr>
              <w:t>目标</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
                <w:kern w:val="0"/>
                <w:sz w:val="15"/>
                <w:szCs w:val="15"/>
              </w:rPr>
            </w:pPr>
            <w:r>
              <w:rPr>
                <w:rFonts w:ascii="Times New Roman" w:hAnsi="Times New Roman" w:eastAsia="宋体" w:cs="Times New Roman"/>
                <w:b/>
                <w:kern w:val="0"/>
                <w:sz w:val="15"/>
                <w:szCs w:val="15"/>
              </w:rPr>
              <w:t>现状</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
                <w:kern w:val="0"/>
                <w:sz w:val="15"/>
                <w:szCs w:val="15"/>
              </w:rPr>
            </w:pPr>
            <w:r>
              <w:rPr>
                <w:rFonts w:ascii="Times New Roman" w:hAnsi="Times New Roman" w:eastAsia="宋体" w:cs="Times New Roman"/>
                <w:b/>
                <w:kern w:val="0"/>
                <w:sz w:val="15"/>
                <w:szCs w:val="15"/>
              </w:rPr>
              <w:t>目标</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
                <w:kern w:val="0"/>
                <w:sz w:val="15"/>
                <w:szCs w:val="15"/>
              </w:rPr>
            </w:pPr>
            <w:r>
              <w:rPr>
                <w:rFonts w:ascii="Times New Roman" w:hAnsi="Times New Roman" w:eastAsia="宋体" w:cs="Times New Roman"/>
                <w:b/>
                <w:kern w:val="0"/>
                <w:sz w:val="15"/>
                <w:szCs w:val="15"/>
              </w:rPr>
              <w:t>现状</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
                <w:kern w:val="0"/>
                <w:sz w:val="15"/>
                <w:szCs w:val="15"/>
              </w:rPr>
            </w:pPr>
            <w:r>
              <w:rPr>
                <w:rFonts w:ascii="Times New Roman" w:hAnsi="Times New Roman" w:eastAsia="宋体" w:cs="Times New Roman"/>
                <w:b/>
                <w:kern w:val="0"/>
                <w:sz w:val="15"/>
                <w:szCs w:val="15"/>
              </w:rPr>
              <w:t>目标</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
                <w:kern w:val="0"/>
                <w:sz w:val="15"/>
                <w:szCs w:val="15"/>
              </w:rPr>
            </w:pPr>
            <w:r>
              <w:rPr>
                <w:rFonts w:ascii="Times New Roman" w:hAnsi="Times New Roman" w:eastAsia="宋体" w:cs="Times New Roman"/>
                <w:b/>
                <w:kern w:val="0"/>
                <w:sz w:val="15"/>
                <w:szCs w:val="15"/>
              </w:rPr>
              <w:t>现状</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
                <w:kern w:val="0"/>
                <w:sz w:val="15"/>
                <w:szCs w:val="15"/>
              </w:rPr>
            </w:pPr>
            <w:r>
              <w:rPr>
                <w:rFonts w:ascii="Times New Roman" w:hAnsi="Times New Roman" w:eastAsia="宋体" w:cs="Times New Roman"/>
                <w:b/>
                <w:kern w:val="0"/>
                <w:sz w:val="15"/>
                <w:szCs w:val="15"/>
              </w:rPr>
              <w:t>目标</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
                <w:kern w:val="0"/>
                <w:sz w:val="15"/>
                <w:szCs w:val="15"/>
              </w:rPr>
            </w:pPr>
            <w:r>
              <w:rPr>
                <w:rFonts w:ascii="Times New Roman" w:hAnsi="Times New Roman" w:eastAsia="宋体" w:cs="Times New Roman"/>
                <w:b/>
                <w:kern w:val="0"/>
                <w:sz w:val="15"/>
                <w:szCs w:val="15"/>
              </w:rPr>
              <w:t>现状</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
                <w:kern w:val="0"/>
                <w:sz w:val="15"/>
                <w:szCs w:val="15"/>
              </w:rPr>
            </w:pPr>
            <w:r>
              <w:rPr>
                <w:rFonts w:ascii="Times New Roman" w:hAnsi="Times New Roman" w:eastAsia="宋体" w:cs="Times New Roman"/>
                <w:b/>
                <w:kern w:val="0"/>
                <w:sz w:val="15"/>
                <w:szCs w:val="15"/>
              </w:rPr>
              <w:t>目标</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
                <w:kern w:val="0"/>
                <w:sz w:val="15"/>
                <w:szCs w:val="15"/>
              </w:rPr>
            </w:pPr>
            <w:r>
              <w:rPr>
                <w:rFonts w:ascii="Times New Roman" w:hAnsi="Times New Roman" w:eastAsia="宋体" w:cs="Times New Roman"/>
                <w:b/>
                <w:kern w:val="0"/>
                <w:sz w:val="15"/>
                <w:szCs w:val="15"/>
              </w:rPr>
              <w:t>现状</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
                <w:kern w:val="0"/>
                <w:sz w:val="15"/>
                <w:szCs w:val="15"/>
              </w:rPr>
            </w:pPr>
            <w:r>
              <w:rPr>
                <w:rFonts w:ascii="Times New Roman" w:hAnsi="Times New Roman" w:eastAsia="宋体" w:cs="Times New Roman"/>
                <w:b/>
                <w:kern w:val="0"/>
                <w:sz w:val="15"/>
                <w:szCs w:val="15"/>
              </w:rPr>
              <w:t>目标</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
                <w:kern w:val="0"/>
                <w:sz w:val="15"/>
                <w:szCs w:val="15"/>
              </w:rPr>
            </w:pPr>
            <w:r>
              <w:rPr>
                <w:rFonts w:ascii="Times New Roman" w:hAnsi="Times New Roman" w:eastAsia="宋体" w:cs="Times New Roman"/>
                <w:b/>
                <w:kern w:val="0"/>
                <w:sz w:val="15"/>
                <w:szCs w:val="15"/>
              </w:rPr>
              <w:t>现状</w:t>
            </w:r>
          </w:p>
        </w:tc>
        <w:tc>
          <w:tcPr>
            <w:tcW w:w="74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
                <w:kern w:val="0"/>
                <w:sz w:val="15"/>
                <w:szCs w:val="15"/>
              </w:rPr>
            </w:pPr>
            <w:r>
              <w:rPr>
                <w:rFonts w:ascii="Times New Roman" w:hAnsi="Times New Roman" w:eastAsia="宋体" w:cs="Times New Roman"/>
                <w:b/>
                <w:kern w:val="0"/>
                <w:sz w:val="15"/>
                <w:szCs w:val="15"/>
              </w:rPr>
              <w:t>目标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36" w:hRule="atLeast"/>
          <w:jc w:val="center"/>
        </w:trPr>
        <w:tc>
          <w:tcPr>
            <w:tcW w:w="218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国家和省级监测断面地表水功能区</w:t>
            </w:r>
            <w:r>
              <w:rPr>
                <w:rFonts w:hint="eastAsia" w:ascii="宋体" w:hAnsi="宋体" w:eastAsia="宋体" w:cs="宋体"/>
                <w:kern w:val="0"/>
                <w:sz w:val="15"/>
                <w:szCs w:val="15"/>
              </w:rPr>
              <w:t>Ⅲ</w:t>
            </w:r>
            <w:r>
              <w:rPr>
                <w:rFonts w:ascii="Times New Roman" w:hAnsi="Times New Roman" w:eastAsia="宋体" w:cs="Times New Roman"/>
                <w:kern w:val="0"/>
                <w:sz w:val="15"/>
                <w:szCs w:val="15"/>
              </w:rPr>
              <w:t>类以上水质比例（%）</w:t>
            </w:r>
          </w:p>
        </w:tc>
        <w:tc>
          <w:tcPr>
            <w:tcW w:w="8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80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8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80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85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80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10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82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74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9" w:hRule="atLeast"/>
          <w:jc w:val="center"/>
        </w:trPr>
        <w:tc>
          <w:tcPr>
            <w:tcW w:w="218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市级集中式饮用水源水质</w:t>
            </w:r>
            <w:r>
              <w:rPr>
                <w:rFonts w:hint="eastAsia" w:ascii="宋体" w:hAnsi="宋体" w:eastAsia="宋体" w:cs="宋体"/>
                <w:kern w:val="0"/>
                <w:sz w:val="15"/>
                <w:szCs w:val="15"/>
              </w:rPr>
              <w:t>Ⅱ</w:t>
            </w:r>
            <w:r>
              <w:rPr>
                <w:rFonts w:ascii="Times New Roman" w:hAnsi="Times New Roman" w:eastAsia="宋体" w:cs="Times New Roman"/>
                <w:kern w:val="0"/>
                <w:sz w:val="15"/>
                <w:szCs w:val="15"/>
              </w:rPr>
              <w:t>类水质的比例（%）</w:t>
            </w:r>
          </w:p>
        </w:tc>
        <w:tc>
          <w:tcPr>
            <w:tcW w:w="8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80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8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80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85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Cs/>
                <w:kern w:val="0"/>
                <w:sz w:val="15"/>
                <w:szCs w:val="15"/>
              </w:rPr>
            </w:pPr>
            <w:r>
              <w:rPr>
                <w:rFonts w:ascii="Times New Roman" w:hAnsi="Times New Roman" w:eastAsia="宋体" w:cs="Times New Roman"/>
                <w:bCs/>
                <w:kern w:val="0"/>
                <w:sz w:val="15"/>
                <w:szCs w:val="15"/>
              </w:rPr>
              <w:t>50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Cs/>
                <w:kern w:val="0"/>
                <w:sz w:val="15"/>
                <w:szCs w:val="15"/>
              </w:rPr>
            </w:pPr>
            <w:r>
              <w:rPr>
                <w:rFonts w:ascii="Times New Roman" w:hAnsi="Times New Roman" w:eastAsia="宋体" w:cs="Times New Roman"/>
                <w:bCs/>
                <w:kern w:val="0"/>
                <w:sz w:val="15"/>
                <w:szCs w:val="15"/>
              </w:rPr>
              <w:t>98</w:t>
            </w:r>
          </w:p>
        </w:tc>
        <w:tc>
          <w:tcPr>
            <w:tcW w:w="80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10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82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4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34" w:hRule="atLeast"/>
          <w:jc w:val="center"/>
        </w:trPr>
        <w:tc>
          <w:tcPr>
            <w:tcW w:w="218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县级集中式饮用水源水质</w:t>
            </w:r>
            <w:r>
              <w:rPr>
                <w:rFonts w:hint="eastAsia" w:ascii="宋体" w:hAnsi="宋体" w:eastAsia="宋体" w:cs="宋体"/>
                <w:kern w:val="0"/>
                <w:sz w:val="15"/>
                <w:szCs w:val="15"/>
              </w:rPr>
              <w:t>Ⅱ</w:t>
            </w:r>
            <w:r>
              <w:rPr>
                <w:rFonts w:ascii="Times New Roman" w:hAnsi="Times New Roman" w:eastAsia="宋体" w:cs="Times New Roman"/>
                <w:kern w:val="0"/>
                <w:sz w:val="15"/>
                <w:szCs w:val="15"/>
              </w:rPr>
              <w:t>类水质的比例（%）</w:t>
            </w:r>
          </w:p>
        </w:tc>
        <w:tc>
          <w:tcPr>
            <w:tcW w:w="8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80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8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80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85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80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10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Cs/>
                <w:kern w:val="0"/>
                <w:sz w:val="15"/>
                <w:szCs w:val="15"/>
              </w:rPr>
            </w:pPr>
            <w:r>
              <w:rPr>
                <w:rFonts w:ascii="Times New Roman" w:hAnsi="Times New Roman" w:eastAsia="宋体" w:cs="Times New Roman"/>
                <w:bCs/>
                <w:kern w:val="0"/>
                <w:sz w:val="15"/>
                <w:szCs w:val="15"/>
              </w:rPr>
              <w:t>66.7</w:t>
            </w:r>
          </w:p>
        </w:tc>
        <w:tc>
          <w:tcPr>
            <w:tcW w:w="82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Cs/>
                <w:kern w:val="0"/>
                <w:sz w:val="15"/>
                <w:szCs w:val="15"/>
              </w:rPr>
            </w:pPr>
            <w:r>
              <w:rPr>
                <w:rFonts w:ascii="Times New Roman" w:hAnsi="Times New Roman" w:eastAsia="宋体" w:cs="Times New Roman"/>
                <w:kern w:val="0"/>
                <w:sz w:val="15"/>
                <w:szCs w:val="15"/>
              </w:rPr>
              <w:t>96</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96</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Cs/>
                <w:kern w:val="0"/>
                <w:sz w:val="15"/>
                <w:szCs w:val="15"/>
              </w:rPr>
            </w:pPr>
            <w:r>
              <w:rPr>
                <w:rFonts w:ascii="Times New Roman" w:hAnsi="Times New Roman" w:eastAsia="宋体" w:cs="Times New Roman"/>
                <w:bCs/>
                <w:kern w:val="0"/>
                <w:sz w:val="15"/>
                <w:szCs w:val="15"/>
              </w:rPr>
              <w:t>100</w:t>
            </w:r>
          </w:p>
        </w:tc>
        <w:tc>
          <w:tcPr>
            <w:tcW w:w="74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Cs/>
                <w:kern w:val="0"/>
                <w:sz w:val="15"/>
                <w:szCs w:val="15"/>
              </w:rPr>
            </w:pPr>
            <w:r>
              <w:rPr>
                <w:rFonts w:ascii="Times New Roman" w:hAnsi="Times New Roman" w:eastAsia="宋体" w:cs="Times New Roman"/>
                <w:bCs/>
                <w:kern w:val="0"/>
                <w:sz w:val="15"/>
                <w:szCs w:val="15"/>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7" w:hRule="atLeast"/>
          <w:jc w:val="center"/>
        </w:trPr>
        <w:tc>
          <w:tcPr>
            <w:tcW w:w="218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乡镇集中式饮用水源水质</w:t>
            </w:r>
            <w:r>
              <w:rPr>
                <w:rFonts w:hint="eastAsia" w:ascii="宋体" w:hAnsi="宋体" w:eastAsia="宋体" w:cs="宋体"/>
                <w:kern w:val="0"/>
                <w:sz w:val="15"/>
                <w:szCs w:val="15"/>
              </w:rPr>
              <w:t>Ⅱ</w:t>
            </w:r>
            <w:r>
              <w:rPr>
                <w:rFonts w:ascii="Times New Roman" w:hAnsi="Times New Roman" w:eastAsia="宋体" w:cs="Times New Roman"/>
                <w:kern w:val="0"/>
                <w:sz w:val="15"/>
                <w:szCs w:val="15"/>
              </w:rPr>
              <w:t>类水质的比例（%）</w:t>
            </w:r>
          </w:p>
        </w:tc>
        <w:tc>
          <w:tcPr>
            <w:tcW w:w="8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80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8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80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85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80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Cs/>
                <w:kern w:val="0"/>
                <w:sz w:val="15"/>
                <w:szCs w:val="15"/>
              </w:rPr>
            </w:pPr>
            <w:r>
              <w:rPr>
                <w:rFonts w:ascii="Times New Roman" w:hAnsi="Times New Roman" w:eastAsia="宋体" w:cs="Times New Roman"/>
                <w:bCs/>
                <w:kern w:val="0"/>
                <w:sz w:val="15"/>
                <w:szCs w:val="15"/>
              </w:rPr>
              <w:t>50</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Cs/>
                <w:kern w:val="0"/>
                <w:sz w:val="15"/>
                <w:szCs w:val="15"/>
              </w:rPr>
            </w:pPr>
            <w:r>
              <w:rPr>
                <w:rFonts w:ascii="Times New Roman" w:hAnsi="Times New Roman" w:eastAsia="宋体" w:cs="Times New Roman"/>
                <w:bCs/>
                <w:kern w:val="0"/>
                <w:sz w:val="15"/>
                <w:szCs w:val="15"/>
              </w:rPr>
              <w:t>50</w:t>
            </w:r>
          </w:p>
        </w:tc>
        <w:tc>
          <w:tcPr>
            <w:tcW w:w="10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Cs/>
                <w:kern w:val="0"/>
                <w:sz w:val="15"/>
                <w:szCs w:val="15"/>
              </w:rPr>
            </w:pPr>
            <w:r>
              <w:rPr>
                <w:rFonts w:ascii="Times New Roman" w:hAnsi="Times New Roman" w:eastAsia="宋体" w:cs="Times New Roman"/>
                <w:kern w:val="0"/>
                <w:sz w:val="15"/>
                <w:szCs w:val="15"/>
              </w:rPr>
              <w:t>100</w:t>
            </w:r>
          </w:p>
        </w:tc>
        <w:tc>
          <w:tcPr>
            <w:tcW w:w="82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Cs/>
                <w:kern w:val="0"/>
                <w:sz w:val="15"/>
                <w:szCs w:val="15"/>
              </w:rPr>
            </w:pPr>
            <w:r>
              <w:rPr>
                <w:rFonts w:ascii="Times New Roman" w:hAnsi="Times New Roman" w:eastAsia="宋体" w:cs="Times New Roman"/>
                <w:kern w:val="0"/>
                <w:sz w:val="15"/>
                <w:szCs w:val="15"/>
              </w:rPr>
              <w:t>100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Cs/>
                <w:kern w:val="0"/>
                <w:sz w:val="15"/>
                <w:szCs w:val="15"/>
              </w:rPr>
            </w:pPr>
            <w:r>
              <w:rPr>
                <w:rFonts w:ascii="Times New Roman" w:hAnsi="Times New Roman" w:eastAsia="宋体" w:cs="Times New Roman"/>
                <w:bCs/>
                <w:kern w:val="0"/>
                <w:sz w:val="15"/>
                <w:szCs w:val="15"/>
              </w:rPr>
              <w:t>66.7</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Cs/>
                <w:kern w:val="0"/>
                <w:sz w:val="15"/>
                <w:szCs w:val="15"/>
              </w:rPr>
            </w:pPr>
            <w:r>
              <w:rPr>
                <w:rFonts w:ascii="Times New Roman" w:hAnsi="Times New Roman" w:eastAsia="宋体" w:cs="Times New Roman"/>
                <w:bCs/>
                <w:kern w:val="0"/>
                <w:sz w:val="15"/>
                <w:szCs w:val="15"/>
              </w:rPr>
              <w:t>66.7</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Cs/>
                <w:kern w:val="0"/>
                <w:sz w:val="15"/>
                <w:szCs w:val="15"/>
              </w:rPr>
            </w:pPr>
            <w:r>
              <w:rPr>
                <w:rFonts w:ascii="Times New Roman" w:hAnsi="Times New Roman" w:eastAsia="宋体" w:cs="Times New Roman"/>
                <w:bCs/>
                <w:kern w:val="0"/>
                <w:sz w:val="15"/>
                <w:szCs w:val="15"/>
              </w:rPr>
              <w:t>92.3</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Cs/>
                <w:kern w:val="0"/>
                <w:sz w:val="15"/>
                <w:szCs w:val="15"/>
              </w:rPr>
            </w:pPr>
            <w:r>
              <w:rPr>
                <w:rFonts w:ascii="Times New Roman" w:hAnsi="Times New Roman" w:eastAsia="宋体" w:cs="Times New Roman"/>
                <w:bCs/>
                <w:kern w:val="0"/>
                <w:sz w:val="15"/>
                <w:szCs w:val="15"/>
              </w:rPr>
              <w:t>92.3</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Cs/>
                <w:kern w:val="0"/>
                <w:sz w:val="15"/>
                <w:szCs w:val="15"/>
              </w:rPr>
            </w:pPr>
            <w:r>
              <w:rPr>
                <w:rFonts w:ascii="Times New Roman" w:hAnsi="Times New Roman" w:eastAsia="宋体" w:cs="Times New Roman"/>
                <w:bCs/>
                <w:kern w:val="0"/>
                <w:sz w:val="15"/>
                <w:szCs w:val="15"/>
              </w:rPr>
              <w:t>100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Cs/>
                <w:kern w:val="0"/>
                <w:sz w:val="15"/>
                <w:szCs w:val="15"/>
              </w:rPr>
            </w:pPr>
            <w:r>
              <w:rPr>
                <w:rFonts w:ascii="Times New Roman" w:hAnsi="Times New Roman" w:eastAsia="宋体" w:cs="Times New Roman"/>
                <w:bCs/>
                <w:kern w:val="0"/>
                <w:sz w:val="15"/>
                <w:szCs w:val="15"/>
              </w:rPr>
              <w:t>100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Cs/>
                <w:kern w:val="0"/>
                <w:sz w:val="15"/>
                <w:szCs w:val="15"/>
              </w:rPr>
            </w:pPr>
            <w:r>
              <w:rPr>
                <w:rFonts w:ascii="Times New Roman" w:hAnsi="Times New Roman" w:eastAsia="宋体" w:cs="Times New Roman"/>
                <w:bCs/>
                <w:kern w:val="0"/>
                <w:sz w:val="15"/>
                <w:szCs w:val="15"/>
              </w:rPr>
              <w:t>85.7</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Cs/>
                <w:kern w:val="0"/>
                <w:sz w:val="15"/>
                <w:szCs w:val="15"/>
              </w:rPr>
            </w:pPr>
            <w:r>
              <w:rPr>
                <w:rFonts w:ascii="Times New Roman" w:hAnsi="Times New Roman" w:eastAsia="宋体" w:cs="Times New Roman"/>
                <w:bCs/>
                <w:kern w:val="0"/>
                <w:sz w:val="15"/>
                <w:szCs w:val="15"/>
              </w:rPr>
              <w:t>85.7</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74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jc w:val="center"/>
        </w:trPr>
        <w:tc>
          <w:tcPr>
            <w:tcW w:w="218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小流域优于</w:t>
            </w:r>
            <w:r>
              <w:rPr>
                <w:rFonts w:hint="eastAsia" w:ascii="宋体" w:hAnsi="宋体" w:eastAsia="宋体" w:cs="宋体"/>
                <w:kern w:val="0"/>
                <w:sz w:val="15"/>
                <w:szCs w:val="15"/>
              </w:rPr>
              <w:t>Ⅲ</w:t>
            </w:r>
            <w:r>
              <w:rPr>
                <w:rFonts w:ascii="Times New Roman" w:hAnsi="Times New Roman" w:eastAsia="宋体" w:cs="Times New Roman"/>
                <w:kern w:val="0"/>
                <w:sz w:val="15"/>
                <w:szCs w:val="15"/>
              </w:rPr>
              <w:t>类水质比例（%）</w:t>
            </w:r>
          </w:p>
        </w:tc>
        <w:tc>
          <w:tcPr>
            <w:tcW w:w="8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80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8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80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85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Cs/>
                <w:kern w:val="0"/>
                <w:sz w:val="15"/>
                <w:szCs w:val="15"/>
              </w:rPr>
            </w:pPr>
            <w:r>
              <w:rPr>
                <w:rFonts w:ascii="Times New Roman" w:hAnsi="Times New Roman" w:eastAsia="宋体" w:cs="Times New Roman"/>
                <w:kern w:val="0"/>
                <w:sz w:val="15"/>
                <w:szCs w:val="15"/>
              </w:rPr>
              <w:t>83.33</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Cs/>
                <w:kern w:val="0"/>
                <w:sz w:val="15"/>
                <w:szCs w:val="15"/>
              </w:rPr>
            </w:pPr>
            <w:r>
              <w:rPr>
                <w:rFonts w:ascii="Times New Roman" w:hAnsi="Times New Roman" w:eastAsia="宋体" w:cs="Times New Roman"/>
                <w:kern w:val="0"/>
                <w:sz w:val="15"/>
                <w:szCs w:val="15"/>
              </w:rPr>
              <w:t>83.33</w:t>
            </w:r>
          </w:p>
        </w:tc>
        <w:tc>
          <w:tcPr>
            <w:tcW w:w="80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Cs/>
                <w:kern w:val="0"/>
                <w:sz w:val="15"/>
                <w:szCs w:val="15"/>
              </w:rPr>
            </w:pPr>
            <w:r>
              <w:rPr>
                <w:rFonts w:hint="eastAsia" w:ascii="Times New Roman" w:hAnsi="Times New Roman" w:eastAsia="宋体" w:cs="Times New Roman"/>
                <w:bCs/>
                <w:kern w:val="0"/>
                <w:sz w:val="15"/>
                <w:szCs w:val="15"/>
              </w:rPr>
              <w:t>50</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Cs/>
                <w:kern w:val="0"/>
                <w:sz w:val="15"/>
                <w:szCs w:val="15"/>
              </w:rPr>
            </w:pPr>
            <w:r>
              <w:rPr>
                <w:rFonts w:hint="eastAsia" w:ascii="Times New Roman" w:hAnsi="Times New Roman" w:eastAsia="宋体" w:cs="Times New Roman"/>
                <w:bCs/>
                <w:kern w:val="0"/>
                <w:sz w:val="15"/>
                <w:szCs w:val="15"/>
              </w:rPr>
              <w:t>75</w:t>
            </w:r>
          </w:p>
        </w:tc>
        <w:tc>
          <w:tcPr>
            <w:tcW w:w="10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82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94.1</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94.1</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74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jc w:val="center"/>
        </w:trPr>
        <w:tc>
          <w:tcPr>
            <w:tcW w:w="218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劣五类水质比例（%）</w:t>
            </w:r>
          </w:p>
        </w:tc>
        <w:tc>
          <w:tcPr>
            <w:tcW w:w="8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0</w:t>
            </w:r>
          </w:p>
        </w:tc>
        <w:tc>
          <w:tcPr>
            <w:tcW w:w="80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0</w:t>
            </w:r>
          </w:p>
        </w:tc>
        <w:tc>
          <w:tcPr>
            <w:tcW w:w="8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0</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0</w:t>
            </w:r>
          </w:p>
        </w:tc>
        <w:tc>
          <w:tcPr>
            <w:tcW w:w="80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0</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0</w:t>
            </w:r>
          </w:p>
        </w:tc>
        <w:tc>
          <w:tcPr>
            <w:tcW w:w="85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0</w:t>
            </w:r>
          </w:p>
        </w:tc>
        <w:tc>
          <w:tcPr>
            <w:tcW w:w="80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0</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0</w:t>
            </w:r>
          </w:p>
        </w:tc>
        <w:tc>
          <w:tcPr>
            <w:tcW w:w="10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0</w:t>
            </w:r>
          </w:p>
        </w:tc>
        <w:tc>
          <w:tcPr>
            <w:tcW w:w="82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0</w:t>
            </w:r>
          </w:p>
        </w:tc>
        <w:tc>
          <w:tcPr>
            <w:tcW w:w="74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jc w:val="center"/>
        </w:trPr>
        <w:tc>
          <w:tcPr>
            <w:tcW w:w="218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城镇污水处理率（%）</w:t>
            </w:r>
          </w:p>
        </w:tc>
        <w:tc>
          <w:tcPr>
            <w:tcW w:w="8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90.48</w:t>
            </w:r>
          </w:p>
        </w:tc>
        <w:tc>
          <w:tcPr>
            <w:tcW w:w="80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90.48</w:t>
            </w:r>
          </w:p>
        </w:tc>
        <w:tc>
          <w:tcPr>
            <w:tcW w:w="8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91.4</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91.4</w:t>
            </w:r>
          </w:p>
        </w:tc>
        <w:tc>
          <w:tcPr>
            <w:tcW w:w="80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91.0</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91.0</w:t>
            </w:r>
          </w:p>
        </w:tc>
        <w:tc>
          <w:tcPr>
            <w:tcW w:w="85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89.7</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89.7</w:t>
            </w:r>
          </w:p>
        </w:tc>
        <w:tc>
          <w:tcPr>
            <w:tcW w:w="80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89.7</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 xml:space="preserve">89.7 </w:t>
            </w:r>
          </w:p>
        </w:tc>
        <w:tc>
          <w:tcPr>
            <w:tcW w:w="10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 xml:space="preserve">89.02 </w:t>
            </w:r>
          </w:p>
        </w:tc>
        <w:tc>
          <w:tcPr>
            <w:tcW w:w="82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 xml:space="preserve">89.02 </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 xml:space="preserve">89.46 </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89.46</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89.02</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89.02</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90.68</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90.68</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98.52</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98.52</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89.72</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89.72</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89.72</w:t>
            </w:r>
          </w:p>
        </w:tc>
        <w:tc>
          <w:tcPr>
            <w:tcW w:w="74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89.72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83" w:hRule="atLeast"/>
          <w:jc w:val="center"/>
        </w:trPr>
        <w:tc>
          <w:tcPr>
            <w:tcW w:w="218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bookmarkStart w:id="97" w:name="_Hlk2030174"/>
            <w:r>
              <w:rPr>
                <w:rFonts w:ascii="Times New Roman" w:hAnsi="Times New Roman" w:eastAsia="宋体" w:cs="Times New Roman"/>
                <w:kern w:val="0"/>
                <w:sz w:val="15"/>
                <w:szCs w:val="15"/>
              </w:rPr>
              <w:t>村镇垃圾收集处置率</w:t>
            </w:r>
            <w:bookmarkEnd w:id="97"/>
            <w:r>
              <w:rPr>
                <w:rFonts w:ascii="Times New Roman" w:hAnsi="Times New Roman" w:eastAsia="宋体" w:cs="Times New Roman"/>
                <w:kern w:val="0"/>
                <w:sz w:val="15"/>
                <w:szCs w:val="15"/>
              </w:rPr>
              <w:t>（%）</w:t>
            </w:r>
          </w:p>
        </w:tc>
        <w:tc>
          <w:tcPr>
            <w:tcW w:w="804"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村镇垃圾收集处置率达到90%，行政村基本实现全覆盖</w:t>
            </w:r>
          </w:p>
        </w:tc>
        <w:tc>
          <w:tcPr>
            <w:tcW w:w="809"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80</w:t>
            </w:r>
          </w:p>
        </w:tc>
        <w:tc>
          <w:tcPr>
            <w:tcW w:w="804"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村镇垃圾收集处置率达到90%，行政村基本实现全覆盖</w:t>
            </w:r>
          </w:p>
        </w:tc>
        <w:tc>
          <w:tcPr>
            <w:tcW w:w="808"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80</w:t>
            </w:r>
          </w:p>
        </w:tc>
        <w:tc>
          <w:tcPr>
            <w:tcW w:w="803"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村镇垃圾收集处置率达到90%，行政村基本实现全覆盖</w:t>
            </w:r>
          </w:p>
        </w:tc>
        <w:tc>
          <w:tcPr>
            <w:tcW w:w="808"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80</w:t>
            </w:r>
          </w:p>
        </w:tc>
        <w:tc>
          <w:tcPr>
            <w:tcW w:w="858"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村镇垃圾收集处置率达到90%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80</w:t>
            </w:r>
          </w:p>
        </w:tc>
        <w:tc>
          <w:tcPr>
            <w:tcW w:w="803"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村镇垃圾收集处置率达到90%，行政村基本实现全覆盖</w:t>
            </w:r>
          </w:p>
        </w:tc>
        <w:tc>
          <w:tcPr>
            <w:tcW w:w="808"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80</w:t>
            </w:r>
          </w:p>
        </w:tc>
        <w:tc>
          <w:tcPr>
            <w:tcW w:w="1004"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村镇垃圾收集处置率达到90%，行政村基本实现全覆盖</w:t>
            </w:r>
          </w:p>
        </w:tc>
        <w:tc>
          <w:tcPr>
            <w:tcW w:w="824"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80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村镇垃圾收集处置率达到90%，行政村基本实现全覆盖</w:t>
            </w:r>
          </w:p>
        </w:tc>
        <w:tc>
          <w:tcPr>
            <w:tcW w:w="753"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80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村镇垃圾收集处置率达到90%，行政村基本实现全覆盖</w:t>
            </w:r>
          </w:p>
        </w:tc>
        <w:tc>
          <w:tcPr>
            <w:tcW w:w="753"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80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村镇垃圾收集处置率达到90%，行政村基本实现全覆盖</w:t>
            </w:r>
          </w:p>
        </w:tc>
        <w:tc>
          <w:tcPr>
            <w:tcW w:w="753"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80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村镇垃圾收集处置率达到90%，行政村基本实现全覆盖</w:t>
            </w:r>
          </w:p>
        </w:tc>
        <w:tc>
          <w:tcPr>
            <w:tcW w:w="753"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80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村镇垃圾收集处置率达到90%，行政村基本实现全覆盖</w:t>
            </w:r>
          </w:p>
        </w:tc>
        <w:tc>
          <w:tcPr>
            <w:tcW w:w="753"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80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村镇垃圾收集处置率达到90%，行政村基本实现全覆盖</w:t>
            </w:r>
          </w:p>
        </w:tc>
        <w:tc>
          <w:tcPr>
            <w:tcW w:w="749"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76" w:hRule="atLeast"/>
          <w:jc w:val="center"/>
        </w:trPr>
        <w:tc>
          <w:tcPr>
            <w:tcW w:w="218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规模化畜禽养殖污水集中处理率（%）</w:t>
            </w:r>
          </w:p>
        </w:tc>
        <w:tc>
          <w:tcPr>
            <w:tcW w:w="8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93.84</w:t>
            </w:r>
          </w:p>
        </w:tc>
        <w:tc>
          <w:tcPr>
            <w:tcW w:w="80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93.84</w:t>
            </w:r>
          </w:p>
        </w:tc>
        <w:tc>
          <w:tcPr>
            <w:tcW w:w="8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85</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85</w:t>
            </w:r>
          </w:p>
        </w:tc>
        <w:tc>
          <w:tcPr>
            <w:tcW w:w="80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80</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80</w:t>
            </w:r>
          </w:p>
        </w:tc>
        <w:tc>
          <w:tcPr>
            <w:tcW w:w="85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80.93</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80.93</w:t>
            </w:r>
          </w:p>
        </w:tc>
        <w:tc>
          <w:tcPr>
            <w:tcW w:w="80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10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82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80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80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85</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85</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83.6</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83.6</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82.46</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82.46</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87</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87</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85.5</w:t>
            </w:r>
          </w:p>
        </w:tc>
        <w:tc>
          <w:tcPr>
            <w:tcW w:w="74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85.5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218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水土流失综合治理面积</w:t>
            </w:r>
            <w:r>
              <w:rPr>
                <w:rFonts w:hint="eastAsia" w:ascii="Times New Roman" w:hAnsi="Times New Roman" w:eastAsia="宋体" w:cs="Times New Roman"/>
                <w:kern w:val="0"/>
                <w:sz w:val="15"/>
                <w:szCs w:val="15"/>
              </w:rPr>
              <w:t>（水利部门）</w:t>
            </w:r>
            <w:r>
              <w:rPr>
                <w:rFonts w:ascii="Times New Roman" w:hAnsi="Times New Roman" w:eastAsia="宋体" w:cs="Times New Roman"/>
                <w:kern w:val="0"/>
                <w:sz w:val="15"/>
                <w:szCs w:val="15"/>
              </w:rPr>
              <w:t>（km</w:t>
            </w:r>
            <w:r>
              <w:rPr>
                <w:rFonts w:ascii="Times New Roman" w:hAnsi="Times New Roman" w:eastAsia="宋体" w:cs="Times New Roman"/>
                <w:kern w:val="0"/>
                <w:sz w:val="15"/>
                <w:szCs w:val="15"/>
                <w:vertAlign w:val="superscript"/>
              </w:rPr>
              <w:t>2</w:t>
            </w:r>
            <w:r>
              <w:rPr>
                <w:rFonts w:ascii="Times New Roman" w:hAnsi="Times New Roman" w:eastAsia="宋体" w:cs="Times New Roman"/>
                <w:kern w:val="0"/>
                <w:sz w:val="15"/>
                <w:szCs w:val="15"/>
              </w:rPr>
              <w:t>）</w:t>
            </w:r>
          </w:p>
        </w:tc>
        <w:tc>
          <w:tcPr>
            <w:tcW w:w="8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80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65</w:t>
            </w:r>
          </w:p>
        </w:tc>
        <w:tc>
          <w:tcPr>
            <w:tcW w:w="8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65</w:t>
            </w:r>
          </w:p>
        </w:tc>
        <w:tc>
          <w:tcPr>
            <w:tcW w:w="80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65</w:t>
            </w:r>
          </w:p>
        </w:tc>
        <w:tc>
          <w:tcPr>
            <w:tcW w:w="85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4</w:t>
            </w:r>
          </w:p>
        </w:tc>
        <w:tc>
          <w:tcPr>
            <w:tcW w:w="80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10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82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12</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65</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95</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6</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65</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38</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4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218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水土流失综合治理面积</w:t>
            </w:r>
            <w:r>
              <w:rPr>
                <w:rFonts w:hint="eastAsia" w:ascii="Times New Roman" w:hAnsi="Times New Roman" w:eastAsia="宋体" w:cs="Times New Roman"/>
                <w:kern w:val="0"/>
                <w:sz w:val="15"/>
                <w:szCs w:val="15"/>
              </w:rPr>
              <w:t>（林业部门）</w:t>
            </w:r>
            <w:r>
              <w:rPr>
                <w:rFonts w:ascii="Times New Roman" w:hAnsi="Times New Roman" w:eastAsia="宋体" w:cs="Times New Roman"/>
                <w:kern w:val="0"/>
                <w:sz w:val="15"/>
                <w:szCs w:val="15"/>
              </w:rPr>
              <w:t>（km</w:t>
            </w:r>
            <w:r>
              <w:rPr>
                <w:rFonts w:ascii="Times New Roman" w:hAnsi="Times New Roman" w:eastAsia="宋体" w:cs="Times New Roman"/>
                <w:kern w:val="0"/>
                <w:sz w:val="15"/>
                <w:szCs w:val="15"/>
                <w:vertAlign w:val="superscript"/>
              </w:rPr>
              <w:t>2</w:t>
            </w:r>
            <w:r>
              <w:rPr>
                <w:rFonts w:ascii="Times New Roman" w:hAnsi="Times New Roman" w:eastAsia="宋体" w:cs="Times New Roman"/>
                <w:kern w:val="0"/>
                <w:sz w:val="15"/>
                <w:szCs w:val="15"/>
              </w:rPr>
              <w:t>）</w:t>
            </w:r>
          </w:p>
        </w:tc>
        <w:tc>
          <w:tcPr>
            <w:tcW w:w="8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hint="eastAsia" w:ascii="Times New Roman" w:hAnsi="Times New Roman" w:eastAsia="宋体" w:cs="Times New Roman"/>
                <w:kern w:val="0"/>
                <w:sz w:val="15"/>
                <w:szCs w:val="15"/>
              </w:rPr>
              <w:t>-</w:t>
            </w:r>
          </w:p>
        </w:tc>
        <w:tc>
          <w:tcPr>
            <w:tcW w:w="80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84.25</w:t>
            </w:r>
          </w:p>
        </w:tc>
        <w:tc>
          <w:tcPr>
            <w:tcW w:w="8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hint="eastAsia" w:ascii="Times New Roman" w:hAnsi="Times New Roman" w:eastAsia="宋体" w:cs="Times New Roman"/>
                <w:kern w:val="0"/>
                <w:sz w:val="15"/>
                <w:szCs w:val="15"/>
              </w:rPr>
              <w:t>-</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66.65</w:t>
            </w:r>
          </w:p>
        </w:tc>
        <w:tc>
          <w:tcPr>
            <w:tcW w:w="80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hint="eastAsia" w:ascii="Times New Roman" w:hAnsi="Times New Roman" w:eastAsia="宋体" w:cs="Times New Roman"/>
                <w:kern w:val="0"/>
                <w:sz w:val="15"/>
                <w:szCs w:val="15"/>
              </w:rPr>
              <w:t>-</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80.07</w:t>
            </w:r>
          </w:p>
        </w:tc>
        <w:tc>
          <w:tcPr>
            <w:tcW w:w="85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hint="eastAsia"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20.1</w:t>
            </w:r>
          </w:p>
        </w:tc>
        <w:tc>
          <w:tcPr>
            <w:tcW w:w="80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hint="eastAsia" w:ascii="Times New Roman" w:hAnsi="Times New Roman" w:eastAsia="宋体" w:cs="Times New Roman"/>
                <w:kern w:val="0"/>
                <w:sz w:val="15"/>
                <w:szCs w:val="15"/>
              </w:rPr>
              <w:t>-</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hint="eastAsia" w:ascii="Times New Roman" w:hAnsi="Times New Roman" w:eastAsia="宋体" w:cs="Times New Roman"/>
                <w:kern w:val="0"/>
                <w:sz w:val="15"/>
                <w:szCs w:val="15"/>
              </w:rPr>
              <w:t>9.02</w:t>
            </w:r>
          </w:p>
        </w:tc>
        <w:tc>
          <w:tcPr>
            <w:tcW w:w="10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hint="eastAsia" w:ascii="Times New Roman" w:hAnsi="Times New Roman" w:eastAsia="宋体" w:cs="Times New Roman"/>
                <w:kern w:val="0"/>
                <w:sz w:val="15"/>
                <w:szCs w:val="15"/>
              </w:rPr>
              <w:t>-</w:t>
            </w:r>
          </w:p>
        </w:tc>
        <w:tc>
          <w:tcPr>
            <w:tcW w:w="82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68.12</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hint="eastAsia"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78.52</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hint="eastAsia"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79.54</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hint="eastAsia"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99.01</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hint="eastAsia"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79.22</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hint="eastAsia"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107.61</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hint="eastAsia" w:ascii="Times New Roman" w:hAnsi="Times New Roman" w:eastAsia="宋体" w:cs="Times New Roman"/>
                <w:kern w:val="0"/>
                <w:sz w:val="15"/>
                <w:szCs w:val="15"/>
              </w:rPr>
              <w:t>-</w:t>
            </w:r>
          </w:p>
        </w:tc>
        <w:tc>
          <w:tcPr>
            <w:tcW w:w="74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114.7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atLeast"/>
          <w:jc w:val="center"/>
        </w:trPr>
        <w:tc>
          <w:tcPr>
            <w:tcW w:w="218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水土流失综合治理面积</w:t>
            </w:r>
            <w:r>
              <w:rPr>
                <w:rFonts w:hint="eastAsia" w:ascii="Times New Roman" w:hAnsi="Times New Roman" w:eastAsia="宋体" w:cs="Times New Roman"/>
                <w:kern w:val="0"/>
                <w:sz w:val="15"/>
                <w:szCs w:val="15"/>
              </w:rPr>
              <w:t>（自然资源部门）</w:t>
            </w:r>
            <w:r>
              <w:rPr>
                <w:rFonts w:ascii="Times New Roman" w:hAnsi="Times New Roman" w:eastAsia="宋体" w:cs="Times New Roman"/>
                <w:kern w:val="0"/>
                <w:sz w:val="15"/>
                <w:szCs w:val="15"/>
              </w:rPr>
              <w:t>（km</w:t>
            </w:r>
            <w:r>
              <w:rPr>
                <w:rFonts w:ascii="Times New Roman" w:hAnsi="Times New Roman" w:eastAsia="宋体" w:cs="Times New Roman"/>
                <w:kern w:val="0"/>
                <w:sz w:val="15"/>
                <w:szCs w:val="15"/>
                <w:vertAlign w:val="superscript"/>
              </w:rPr>
              <w:t>2</w:t>
            </w:r>
            <w:r>
              <w:rPr>
                <w:rFonts w:ascii="Times New Roman" w:hAnsi="Times New Roman" w:eastAsia="宋体" w:cs="Times New Roman"/>
                <w:kern w:val="0"/>
                <w:sz w:val="15"/>
                <w:szCs w:val="15"/>
              </w:rPr>
              <w:t>）</w:t>
            </w:r>
          </w:p>
        </w:tc>
        <w:tc>
          <w:tcPr>
            <w:tcW w:w="8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hint="eastAsia" w:ascii="Times New Roman" w:hAnsi="Times New Roman" w:eastAsia="宋体" w:cs="Times New Roman"/>
                <w:kern w:val="0"/>
                <w:sz w:val="15"/>
                <w:szCs w:val="15"/>
              </w:rPr>
              <w:t>-</w:t>
            </w:r>
          </w:p>
        </w:tc>
        <w:tc>
          <w:tcPr>
            <w:tcW w:w="80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hint="eastAsia" w:ascii="Times New Roman" w:hAnsi="Times New Roman" w:eastAsia="宋体" w:cs="Times New Roman"/>
                <w:kern w:val="0"/>
                <w:sz w:val="15"/>
                <w:szCs w:val="15"/>
              </w:rPr>
              <w:t>0.34</w:t>
            </w:r>
          </w:p>
        </w:tc>
        <w:tc>
          <w:tcPr>
            <w:tcW w:w="8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hint="eastAsia" w:ascii="Times New Roman" w:hAnsi="Times New Roman" w:eastAsia="宋体" w:cs="Times New Roman"/>
                <w:kern w:val="0"/>
                <w:sz w:val="15"/>
                <w:szCs w:val="15"/>
              </w:rPr>
              <w:t>-</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hint="eastAsia" w:ascii="Times New Roman" w:hAnsi="Times New Roman" w:eastAsia="宋体" w:cs="Times New Roman"/>
                <w:kern w:val="0"/>
                <w:sz w:val="15"/>
                <w:szCs w:val="15"/>
              </w:rPr>
              <w:t>0.33</w:t>
            </w:r>
          </w:p>
        </w:tc>
        <w:tc>
          <w:tcPr>
            <w:tcW w:w="80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hint="eastAsia" w:ascii="Times New Roman" w:hAnsi="Times New Roman" w:eastAsia="宋体" w:cs="Times New Roman"/>
                <w:kern w:val="0"/>
                <w:sz w:val="15"/>
                <w:szCs w:val="15"/>
              </w:rPr>
              <w:t>-</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hint="eastAsia" w:ascii="Times New Roman" w:hAnsi="Times New Roman" w:eastAsia="宋体" w:cs="Times New Roman"/>
                <w:kern w:val="0"/>
                <w:sz w:val="15"/>
                <w:szCs w:val="15"/>
              </w:rPr>
              <w:t>-</w:t>
            </w:r>
          </w:p>
        </w:tc>
        <w:tc>
          <w:tcPr>
            <w:tcW w:w="85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hint="eastAsia"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hint="eastAsia" w:ascii="Times New Roman" w:hAnsi="Times New Roman" w:eastAsia="宋体" w:cs="Times New Roman"/>
                <w:kern w:val="0"/>
                <w:sz w:val="15"/>
                <w:szCs w:val="15"/>
              </w:rPr>
              <w:t>-</w:t>
            </w:r>
          </w:p>
        </w:tc>
        <w:tc>
          <w:tcPr>
            <w:tcW w:w="80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hint="eastAsia" w:ascii="Times New Roman" w:hAnsi="Times New Roman" w:eastAsia="宋体" w:cs="Times New Roman"/>
                <w:kern w:val="0"/>
                <w:sz w:val="15"/>
                <w:szCs w:val="15"/>
              </w:rPr>
              <w:t>-</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hint="eastAsia" w:ascii="Times New Roman" w:hAnsi="Times New Roman" w:eastAsia="宋体" w:cs="Times New Roman"/>
                <w:kern w:val="0"/>
                <w:sz w:val="15"/>
                <w:szCs w:val="15"/>
              </w:rPr>
              <w:t>-</w:t>
            </w:r>
          </w:p>
        </w:tc>
        <w:tc>
          <w:tcPr>
            <w:tcW w:w="10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hint="eastAsia" w:ascii="Times New Roman" w:hAnsi="Times New Roman" w:eastAsia="宋体" w:cs="Times New Roman"/>
                <w:kern w:val="0"/>
                <w:sz w:val="15"/>
                <w:szCs w:val="15"/>
              </w:rPr>
              <w:t>-</w:t>
            </w:r>
          </w:p>
        </w:tc>
        <w:tc>
          <w:tcPr>
            <w:tcW w:w="82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hint="eastAsia"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hint="eastAsia"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hint="eastAsia"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hint="eastAsia"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hint="eastAsia"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hint="eastAsia"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hint="eastAsia"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hint="eastAsia"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hint="eastAsia"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hint="eastAsia"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hint="eastAsia"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hint="eastAsia" w:ascii="Times New Roman" w:hAnsi="Times New Roman" w:eastAsia="宋体" w:cs="Times New Roman"/>
                <w:kern w:val="0"/>
                <w:sz w:val="15"/>
                <w:szCs w:val="15"/>
              </w:rPr>
              <w:t>-</w:t>
            </w:r>
          </w:p>
        </w:tc>
        <w:tc>
          <w:tcPr>
            <w:tcW w:w="74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hint="eastAsia" w:ascii="Times New Roman" w:hAnsi="Times New Roman" w:eastAsia="宋体" w:cs="Times New Roman"/>
                <w:kern w:val="0"/>
                <w:sz w:val="15"/>
                <w:szCs w:val="15"/>
              </w:rPr>
              <w:t>2.43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jc w:val="center"/>
        </w:trPr>
        <w:tc>
          <w:tcPr>
            <w:tcW w:w="218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废弃矿山治理（处）</w:t>
            </w:r>
          </w:p>
        </w:tc>
        <w:tc>
          <w:tcPr>
            <w:tcW w:w="8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80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15</w:t>
            </w:r>
          </w:p>
        </w:tc>
        <w:tc>
          <w:tcPr>
            <w:tcW w:w="8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15</w:t>
            </w:r>
          </w:p>
        </w:tc>
        <w:tc>
          <w:tcPr>
            <w:tcW w:w="80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85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80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10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82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13</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4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46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jc w:val="center"/>
        </w:trPr>
        <w:tc>
          <w:tcPr>
            <w:tcW w:w="218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地质灾害（处）</w:t>
            </w:r>
          </w:p>
        </w:tc>
        <w:tc>
          <w:tcPr>
            <w:tcW w:w="8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80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3</w:t>
            </w:r>
          </w:p>
        </w:tc>
        <w:tc>
          <w:tcPr>
            <w:tcW w:w="8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4</w:t>
            </w:r>
          </w:p>
        </w:tc>
        <w:tc>
          <w:tcPr>
            <w:tcW w:w="80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w:t>
            </w:r>
          </w:p>
        </w:tc>
        <w:tc>
          <w:tcPr>
            <w:tcW w:w="85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11</w:t>
            </w:r>
          </w:p>
        </w:tc>
        <w:tc>
          <w:tcPr>
            <w:tcW w:w="80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11</w:t>
            </w:r>
          </w:p>
        </w:tc>
        <w:tc>
          <w:tcPr>
            <w:tcW w:w="10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82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2</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7</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5</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16</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4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jc w:val="center"/>
        </w:trPr>
        <w:tc>
          <w:tcPr>
            <w:tcW w:w="218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商品林赎买（km</w:t>
            </w:r>
            <w:r>
              <w:rPr>
                <w:rFonts w:ascii="Times New Roman" w:hAnsi="Times New Roman" w:eastAsia="宋体" w:cs="Times New Roman"/>
                <w:kern w:val="0"/>
                <w:sz w:val="15"/>
                <w:szCs w:val="15"/>
                <w:vertAlign w:val="superscript"/>
              </w:rPr>
              <w:t>2</w:t>
            </w:r>
            <w:r>
              <w:rPr>
                <w:rFonts w:ascii="Times New Roman" w:hAnsi="Times New Roman" w:eastAsia="宋体" w:cs="Times New Roman"/>
                <w:kern w:val="0"/>
                <w:sz w:val="15"/>
                <w:szCs w:val="15"/>
              </w:rPr>
              <w:t>）</w:t>
            </w:r>
          </w:p>
        </w:tc>
        <w:tc>
          <w:tcPr>
            <w:tcW w:w="8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80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13.8</w:t>
            </w:r>
          </w:p>
        </w:tc>
        <w:tc>
          <w:tcPr>
            <w:tcW w:w="8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80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11.8</w:t>
            </w:r>
          </w:p>
        </w:tc>
        <w:tc>
          <w:tcPr>
            <w:tcW w:w="85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80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10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82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1.33</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6.13</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6.13</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6.67</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4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 w:hRule="atLeast"/>
          <w:jc w:val="center"/>
        </w:trPr>
        <w:tc>
          <w:tcPr>
            <w:tcW w:w="218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林分改造面积（万亩）</w:t>
            </w:r>
          </w:p>
        </w:tc>
        <w:tc>
          <w:tcPr>
            <w:tcW w:w="8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80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0.5</w:t>
            </w:r>
          </w:p>
        </w:tc>
        <w:tc>
          <w:tcPr>
            <w:tcW w:w="8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0.38</w:t>
            </w:r>
          </w:p>
        </w:tc>
        <w:tc>
          <w:tcPr>
            <w:tcW w:w="80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1.69</w:t>
            </w:r>
          </w:p>
        </w:tc>
        <w:tc>
          <w:tcPr>
            <w:tcW w:w="85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0.61</w:t>
            </w:r>
          </w:p>
        </w:tc>
        <w:tc>
          <w:tcPr>
            <w:tcW w:w="80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0.04</w:t>
            </w:r>
          </w:p>
        </w:tc>
        <w:tc>
          <w:tcPr>
            <w:tcW w:w="10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82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0.44</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1</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0.36</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0.15</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0.44</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0.43</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4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0.52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76" w:hRule="atLeast"/>
          <w:jc w:val="center"/>
        </w:trPr>
        <w:tc>
          <w:tcPr>
            <w:tcW w:w="218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茶园生态化改造占既有面积比例（%）</w:t>
            </w:r>
          </w:p>
        </w:tc>
        <w:tc>
          <w:tcPr>
            <w:tcW w:w="8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43.03</w:t>
            </w:r>
          </w:p>
        </w:tc>
        <w:tc>
          <w:tcPr>
            <w:tcW w:w="80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43.03</w:t>
            </w:r>
          </w:p>
        </w:tc>
        <w:tc>
          <w:tcPr>
            <w:tcW w:w="8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43.03</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43.03</w:t>
            </w:r>
          </w:p>
        </w:tc>
        <w:tc>
          <w:tcPr>
            <w:tcW w:w="80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43.03</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43.03</w:t>
            </w:r>
          </w:p>
        </w:tc>
        <w:tc>
          <w:tcPr>
            <w:tcW w:w="85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43.03</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43.03</w:t>
            </w:r>
          </w:p>
        </w:tc>
        <w:tc>
          <w:tcPr>
            <w:tcW w:w="80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43.03</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43.03</w:t>
            </w:r>
          </w:p>
        </w:tc>
        <w:tc>
          <w:tcPr>
            <w:tcW w:w="10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43.03</w:t>
            </w:r>
          </w:p>
        </w:tc>
        <w:tc>
          <w:tcPr>
            <w:tcW w:w="82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43.03</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43.03</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43.03</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43.03</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43.03</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43.03</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43.03</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43.03</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43.03</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43.03</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43.03</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43.03</w:t>
            </w:r>
          </w:p>
        </w:tc>
        <w:tc>
          <w:tcPr>
            <w:tcW w:w="74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43.03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76" w:hRule="atLeast"/>
          <w:jc w:val="center"/>
        </w:trPr>
        <w:tc>
          <w:tcPr>
            <w:tcW w:w="218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竹林生态化改造占既有面积比例（%）</w:t>
            </w:r>
          </w:p>
        </w:tc>
        <w:tc>
          <w:tcPr>
            <w:tcW w:w="8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36.91</w:t>
            </w:r>
          </w:p>
        </w:tc>
        <w:tc>
          <w:tcPr>
            <w:tcW w:w="80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40</w:t>
            </w:r>
          </w:p>
        </w:tc>
        <w:tc>
          <w:tcPr>
            <w:tcW w:w="8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29.99</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40</w:t>
            </w:r>
          </w:p>
        </w:tc>
        <w:tc>
          <w:tcPr>
            <w:tcW w:w="80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40</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40</w:t>
            </w:r>
          </w:p>
        </w:tc>
        <w:tc>
          <w:tcPr>
            <w:tcW w:w="85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33.03</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40</w:t>
            </w:r>
          </w:p>
        </w:tc>
        <w:tc>
          <w:tcPr>
            <w:tcW w:w="80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34.56</w:t>
            </w:r>
          </w:p>
        </w:tc>
        <w:tc>
          <w:tcPr>
            <w:tcW w:w="808"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40</w:t>
            </w:r>
          </w:p>
        </w:tc>
        <w:tc>
          <w:tcPr>
            <w:tcW w:w="100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20.22</w:t>
            </w:r>
          </w:p>
        </w:tc>
        <w:tc>
          <w:tcPr>
            <w:tcW w:w="824"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40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30.11</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40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33.25</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40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32.76</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40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36.84</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40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28.3</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40</w:t>
            </w:r>
          </w:p>
        </w:tc>
        <w:tc>
          <w:tcPr>
            <w:tcW w:w="753"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41.55</w:t>
            </w:r>
          </w:p>
        </w:tc>
        <w:tc>
          <w:tcPr>
            <w:tcW w:w="74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41.55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52" w:hRule="atLeast"/>
          <w:jc w:val="center"/>
        </w:trPr>
        <w:tc>
          <w:tcPr>
            <w:tcW w:w="2189" w:type="dxa"/>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生物多样性保护</w:t>
            </w:r>
          </w:p>
        </w:tc>
        <w:tc>
          <w:tcPr>
            <w:tcW w:w="804"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809"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丧失与流失得到基本控制</w:t>
            </w:r>
          </w:p>
        </w:tc>
        <w:tc>
          <w:tcPr>
            <w:tcW w:w="804"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808"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丧失与流失得到基本控制</w:t>
            </w:r>
          </w:p>
        </w:tc>
        <w:tc>
          <w:tcPr>
            <w:tcW w:w="803"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808"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丧失与流失得到基本控制</w:t>
            </w:r>
          </w:p>
        </w:tc>
        <w:tc>
          <w:tcPr>
            <w:tcW w:w="858"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丧失与流失得到基本控制</w:t>
            </w:r>
          </w:p>
        </w:tc>
        <w:tc>
          <w:tcPr>
            <w:tcW w:w="803"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808"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丧失与流失得到基本控制</w:t>
            </w:r>
          </w:p>
        </w:tc>
        <w:tc>
          <w:tcPr>
            <w:tcW w:w="1004"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824"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丧失与流失得到基本控制</w:t>
            </w:r>
          </w:p>
        </w:tc>
        <w:tc>
          <w:tcPr>
            <w:tcW w:w="753"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丧失与流失得到基本控制</w:t>
            </w:r>
          </w:p>
        </w:tc>
        <w:tc>
          <w:tcPr>
            <w:tcW w:w="753"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丧失与流失得到基本控制</w:t>
            </w:r>
          </w:p>
        </w:tc>
        <w:tc>
          <w:tcPr>
            <w:tcW w:w="753"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丧失与流失得到基本控制</w:t>
            </w:r>
          </w:p>
        </w:tc>
        <w:tc>
          <w:tcPr>
            <w:tcW w:w="753"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丧失与流失得到基本控制</w:t>
            </w:r>
          </w:p>
        </w:tc>
        <w:tc>
          <w:tcPr>
            <w:tcW w:w="753"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53"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丧失与流失得到基本控制</w:t>
            </w:r>
          </w:p>
        </w:tc>
        <w:tc>
          <w:tcPr>
            <w:tcW w:w="753"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w:t>
            </w:r>
          </w:p>
        </w:tc>
        <w:tc>
          <w:tcPr>
            <w:tcW w:w="749" w:type="dxa"/>
            <w:tcBorders>
              <w:top w:val="single" w:color="auto" w:sz="4" w:space="0"/>
              <w:left w:val="single" w:color="auto" w:sz="4" w:space="0"/>
              <w:bottom w:val="single" w:color="auto" w:sz="4" w:space="0"/>
              <w:right w:val="single" w:color="auto" w:sz="4" w:space="0"/>
            </w:tcBorders>
            <w:vAlign w:val="center"/>
          </w:tcPr>
          <w:p>
            <w:pPr>
              <w:widowControl/>
              <w:snapToGrid w:val="0"/>
              <w:jc w:val="center"/>
              <w:rPr>
                <w:rFonts w:ascii="Times New Roman" w:hAnsi="Times New Roman" w:eastAsia="宋体" w:cs="Times New Roman"/>
                <w:kern w:val="0"/>
                <w:sz w:val="15"/>
                <w:szCs w:val="15"/>
              </w:rPr>
            </w:pPr>
            <w:r>
              <w:rPr>
                <w:rFonts w:ascii="Times New Roman" w:hAnsi="Times New Roman" w:eastAsia="宋体" w:cs="Times New Roman"/>
                <w:kern w:val="0"/>
                <w:sz w:val="15"/>
                <w:szCs w:val="15"/>
              </w:rPr>
              <w:t>丧失与流失得到基本控制</w:t>
            </w:r>
          </w:p>
        </w:tc>
      </w:tr>
    </w:tbl>
    <w:p>
      <w:pPr>
        <w:ind w:firstLine="560" w:firstLineChars="200"/>
        <w:rPr>
          <w:rFonts w:ascii="Times New Roman" w:hAnsi="Times New Roman" w:eastAsia="宋体" w:cs="Times New Roman"/>
          <w:sz w:val="28"/>
          <w:szCs w:val="28"/>
        </w:rPr>
        <w:sectPr>
          <w:type w:val="continuous"/>
          <w:pgSz w:w="23814" w:h="16839" w:orient="landscape"/>
          <w:pgMar w:top="1800" w:right="1440" w:bottom="1800" w:left="1440" w:header="851" w:footer="992" w:gutter="0"/>
          <w:cols w:space="425" w:num="1"/>
          <w:docGrid w:type="lines" w:linePitch="312" w:charSpace="0"/>
        </w:sectPr>
      </w:pPr>
    </w:p>
    <w:p>
      <w:pPr>
        <w:pStyle w:val="5"/>
        <w:jc w:val="both"/>
        <w:rPr>
          <w:rFonts w:ascii="Times New Roman" w:hAnsi="Times New Roman" w:eastAsia="宋体" w:cs="Times New Roman"/>
        </w:rPr>
        <w:sectPr>
          <w:type w:val="continuous"/>
          <w:pgSz w:w="23814" w:h="16839" w:orient="landscape"/>
          <w:pgMar w:top="1800" w:right="1440" w:bottom="1800" w:left="1440" w:header="851" w:footer="992" w:gutter="0"/>
          <w:cols w:equalWidth="0" w:num="2">
            <w:col w:w="10254" w:space="425"/>
            <w:col w:w="10254"/>
          </w:cols>
          <w:docGrid w:type="lines" w:linePitch="312" w:charSpace="0"/>
        </w:sectPr>
      </w:pPr>
      <w:bookmarkStart w:id="98" w:name="_Toc5266774"/>
    </w:p>
    <w:p>
      <w:pPr>
        <w:pStyle w:val="5"/>
        <w:jc w:val="both"/>
        <w:rPr>
          <w:rFonts w:ascii="Times New Roman" w:hAnsi="Times New Roman" w:eastAsia="宋体" w:cs="Times New Roman"/>
        </w:rPr>
      </w:pPr>
      <w:r>
        <w:rPr>
          <w:rFonts w:ascii="Times New Roman" w:hAnsi="Times New Roman" w:eastAsia="宋体" w:cs="Times New Roman"/>
        </w:rPr>
        <w:t>第十八章 保障措施</w:t>
      </w:r>
      <w:bookmarkEnd w:id="98"/>
    </w:p>
    <w:p>
      <w:pPr>
        <w:outlineLvl w:val="1"/>
        <w:rPr>
          <w:rFonts w:ascii="Times New Roman" w:hAnsi="Times New Roman" w:eastAsia="宋体" w:cs="Times New Roman"/>
          <w:b/>
          <w:sz w:val="32"/>
        </w:rPr>
      </w:pPr>
      <w:bookmarkStart w:id="99" w:name="_Toc5266775"/>
      <w:r>
        <w:rPr>
          <w:rFonts w:ascii="Times New Roman" w:hAnsi="Times New Roman" w:eastAsia="宋体" w:cs="Times New Roman"/>
          <w:b/>
          <w:sz w:val="32"/>
        </w:rPr>
        <w:t>第五十</w:t>
      </w:r>
      <w:r>
        <w:rPr>
          <w:rFonts w:hint="eastAsia" w:ascii="Times New Roman" w:hAnsi="Times New Roman" w:eastAsia="宋体" w:cs="Times New Roman"/>
          <w:b/>
          <w:sz w:val="32"/>
        </w:rPr>
        <w:t>八</w:t>
      </w:r>
      <w:r>
        <w:rPr>
          <w:rFonts w:ascii="Times New Roman" w:hAnsi="Times New Roman" w:eastAsia="宋体" w:cs="Times New Roman"/>
          <w:b/>
          <w:sz w:val="32"/>
        </w:rPr>
        <w:t>条 保障措施</w:t>
      </w:r>
      <w:bookmarkEnd w:id="99"/>
    </w:p>
    <w:p>
      <w:pPr>
        <w:pStyle w:val="6"/>
        <w:rPr>
          <w:rFonts w:ascii="Times New Roman" w:hAnsi="Times New Roman" w:eastAsia="宋体" w:cs="Times New Roman"/>
        </w:rPr>
      </w:pPr>
      <w:bookmarkStart w:id="100" w:name="_Toc3462167"/>
      <w:bookmarkStart w:id="101" w:name="_Toc535857510"/>
      <w:bookmarkStart w:id="102" w:name="_Toc5266776"/>
      <w:bookmarkStart w:id="103" w:name="_Toc5178923"/>
      <w:bookmarkStart w:id="104" w:name="_Toc535486823"/>
      <w:r>
        <w:rPr>
          <w:rFonts w:ascii="Times New Roman" w:hAnsi="Times New Roman" w:eastAsia="宋体" w:cs="Times New Roman"/>
        </w:rPr>
        <w:t>1、加强组织领导，明确责任分工</w:t>
      </w:r>
      <w:bookmarkEnd w:id="100"/>
      <w:bookmarkEnd w:id="101"/>
      <w:bookmarkEnd w:id="102"/>
      <w:bookmarkEnd w:id="103"/>
      <w:bookmarkEnd w:id="104"/>
    </w:p>
    <w:p>
      <w:pPr>
        <w:ind w:firstLine="560" w:firstLineChars="200"/>
        <w:rPr>
          <w:rFonts w:ascii="Times New Roman" w:hAnsi="Times New Roman" w:eastAsia="宋体" w:cs="Times New Roman"/>
        </w:rPr>
      </w:pPr>
      <w:r>
        <w:rPr>
          <w:rFonts w:ascii="Times New Roman" w:hAnsi="Times New Roman" w:eastAsia="宋体" w:cs="Times New Roman"/>
          <w:sz w:val="28"/>
          <w:szCs w:val="30"/>
        </w:rPr>
        <w:t>为确保生态修复工程的顺利实施，成立由市政府主要领导任组长、分管副市长任副组长，财政、生态环境、自然资源、农业农村、林业、水利等有关部门主管领导为成员的领导小组，财政局负责组织协调，自然资源、生态环境、林业等部门提供技术支持，并设立工作专家咨询委员会，提供技术支撑。定期召开领导小组会议，研究制定试点工作总体推进和配套政策机制，审议重大工程方案和实施计划，落实项目建设任务，督查各阶段目标任务落实情况，研究阶段考核结果并提出整改意见，解决重点问题和难点问题，指导各地开展试点工作。各区县作为项目实施的管理主体，成立项目领导机构，负责组织辖区内试点工作的开展，负责项目实施过程中的责任落实、监督管理。各县级人民政府作为项目实施的主体，要切实按照试点工作所确立的目标任务，成立项目办公室，实行分级领导和分层管理，层层落实责任制，强化有关部门的密切配合，协同推进试点工作新机制新体制的形成，确保试点项目顺利推进。</w:t>
      </w:r>
    </w:p>
    <w:p>
      <w:pPr>
        <w:pStyle w:val="6"/>
        <w:spacing w:before="500"/>
        <w:rPr>
          <w:rFonts w:ascii="Times New Roman" w:hAnsi="Times New Roman" w:eastAsia="宋体" w:cs="Times New Roman"/>
        </w:rPr>
      </w:pPr>
      <w:bookmarkStart w:id="105" w:name="_Toc5178924"/>
      <w:bookmarkStart w:id="106" w:name="_Toc3462168"/>
      <w:bookmarkStart w:id="107" w:name="_Toc5266777"/>
      <w:bookmarkStart w:id="108" w:name="_Toc535857511"/>
      <w:bookmarkStart w:id="109" w:name="_Toc535486824"/>
      <w:r>
        <w:rPr>
          <w:rFonts w:ascii="Times New Roman" w:hAnsi="Times New Roman" w:eastAsia="宋体" w:cs="Times New Roman"/>
        </w:rPr>
        <w:t>2、整合各类资金，实施多元筹资</w:t>
      </w:r>
      <w:bookmarkEnd w:id="105"/>
      <w:bookmarkEnd w:id="106"/>
      <w:bookmarkEnd w:id="107"/>
      <w:bookmarkEnd w:id="108"/>
      <w:bookmarkEnd w:id="109"/>
    </w:p>
    <w:p>
      <w:pPr>
        <w:ind w:firstLine="560" w:firstLineChars="200"/>
        <w:rPr>
          <w:rFonts w:ascii="Times New Roman" w:hAnsi="Times New Roman" w:eastAsia="宋体" w:cs="Times New Roman"/>
          <w:sz w:val="28"/>
          <w:szCs w:val="30"/>
        </w:rPr>
      </w:pPr>
      <w:r>
        <w:rPr>
          <w:rFonts w:ascii="Times New Roman" w:hAnsi="Times New Roman" w:eastAsia="宋体" w:cs="Times New Roman"/>
          <w:sz w:val="28"/>
          <w:szCs w:val="30"/>
        </w:rPr>
        <w:t>加强项目经费管理。制定项目资金管理办法，严格资金管理，专款专用，不得随意挤占、挪用、截留。三明市闽江流域山水林田湖草生态保护修复资金（以下简称专项资金），是指中央、省级、市级筹措用于支持开展三明市闽江流域山水林田湖草生态保护修复试点工程项目建设（以下简称试点项目）的专项资金。其中：中央财政专项资金指财政部下达用于山水林田湖草生态保护修复工程试点的重点生态保护修复治理奖补资金；省级财政资金包括省级有关部门按照“渠道不变、责任不变、统筹集中、各计其绩”的原则，统筹整合集中优先支持试点项目的资金以及省级财政为激发和调动试点市县积极性、主动性和创造性，筹措安排用于试点项目正向激励的奖励资金；市级财政专项资金是指市级筹措用于试点项目的资金。同时要加强资金监督检查和审计，建立健全财务管理制度，完善内部控制机制，保证资金使用安全、合理、合法，提高资金使用效率。</w:t>
      </w:r>
    </w:p>
    <w:p>
      <w:pPr>
        <w:ind w:firstLine="560" w:firstLineChars="200"/>
        <w:rPr>
          <w:rFonts w:ascii="Times New Roman" w:hAnsi="Times New Roman" w:eastAsia="宋体" w:cs="Times New Roman"/>
          <w:sz w:val="30"/>
          <w:szCs w:val="30"/>
        </w:rPr>
      </w:pPr>
      <w:r>
        <w:rPr>
          <w:rFonts w:ascii="Times New Roman" w:hAnsi="Times New Roman" w:eastAsia="宋体" w:cs="Times New Roman"/>
          <w:sz w:val="28"/>
          <w:szCs w:val="30"/>
        </w:rPr>
        <w:t>积极拓宽资金渠道。建立多元化、多渠道、多层次的投融资体制，积极争取国家投入，用足用好相关政策。各县（市、区）应加强生态环保领域资金政策的整合，统筹预算安排，切实增强对试点项目的扶持力度，落实本地区试点项目资金筹措。通过盘活资产、探索创新试点项目投融资和工程建设运营模式，积极引进社会资本，规范运用PPP模式，多渠道落实项目建设资金。整合环境污染治理、农村环境保护、矿山地质环境治理、土地整治、污染防治、生态修复等各类资金，切实推进生态保护修复工程顺利实施。</w:t>
      </w:r>
    </w:p>
    <w:p>
      <w:pPr>
        <w:pStyle w:val="6"/>
        <w:rPr>
          <w:rFonts w:ascii="Times New Roman" w:hAnsi="Times New Roman" w:eastAsia="宋体" w:cs="Times New Roman"/>
        </w:rPr>
      </w:pPr>
      <w:bookmarkStart w:id="110" w:name="_Toc5178925"/>
      <w:bookmarkStart w:id="111" w:name="_Toc5266778"/>
      <w:bookmarkStart w:id="112" w:name="_Toc3462169"/>
      <w:bookmarkStart w:id="113" w:name="_Toc535857512"/>
      <w:bookmarkStart w:id="114" w:name="_Toc535486825"/>
      <w:r>
        <w:rPr>
          <w:rFonts w:ascii="Times New Roman" w:hAnsi="Times New Roman" w:eastAsia="宋体" w:cs="Times New Roman"/>
        </w:rPr>
        <w:t>3、依靠科技支撑，提高修复水平</w:t>
      </w:r>
      <w:bookmarkEnd w:id="110"/>
      <w:bookmarkEnd w:id="111"/>
      <w:bookmarkEnd w:id="112"/>
      <w:bookmarkEnd w:id="113"/>
      <w:bookmarkEnd w:id="114"/>
    </w:p>
    <w:p>
      <w:pPr>
        <w:ind w:firstLine="560" w:firstLineChars="200"/>
        <w:rPr>
          <w:rFonts w:ascii="Times New Roman" w:hAnsi="Times New Roman" w:eastAsia="宋体" w:cs="Times New Roman"/>
        </w:rPr>
      </w:pPr>
      <w:r>
        <w:rPr>
          <w:rFonts w:ascii="Times New Roman" w:hAnsi="Times New Roman" w:eastAsia="宋体" w:cs="Times New Roman"/>
          <w:sz w:val="28"/>
          <w:szCs w:val="30"/>
        </w:rPr>
        <w:t>在流域生态安全屏障维护、生态保护红线管理、区域生态本底调查与生态价值核算、生态补偿机制、项目实施绩效评估等方面，与省内外科研院所广泛开展合作，加强对山体、河湖、森林、草原、生态保护修复效果的</w:t>
      </w:r>
      <w:r>
        <w:rPr>
          <w:rFonts w:hint="eastAsia" w:ascii="Times New Roman" w:hAnsi="Times New Roman" w:eastAsia="宋体" w:cs="Times New Roman"/>
          <w:sz w:val="28"/>
          <w:szCs w:val="30"/>
        </w:rPr>
        <w:t>高科技</w:t>
      </w:r>
      <w:r>
        <w:rPr>
          <w:rFonts w:ascii="Times New Roman" w:hAnsi="Times New Roman" w:eastAsia="宋体" w:cs="Times New Roman"/>
          <w:sz w:val="28"/>
          <w:szCs w:val="30"/>
        </w:rPr>
        <w:t>监测手段与评估技术的应用，强化生态系统修复治理技术、生态环境监测技术、生物资源开发技术、传统农牧业优化升级技术、水资源合理利用等关键技术的科技攻关与集成示范，最大限度的提高试点项目的科技支撑度和创新能力，探索并形成一批具有示范推广意义的科技成果和技术模式。同时，聘请省内外相关技术专家，参与试点项目的技术咨询和科学决策，并开展山水林田湖草系统治理技术集成与推广应用，解决系统治理中的关键工程技术问题，充分发挥专家学者的智库作用。</w:t>
      </w:r>
    </w:p>
    <w:p>
      <w:pPr>
        <w:pStyle w:val="6"/>
        <w:rPr>
          <w:rFonts w:ascii="Times New Roman" w:hAnsi="Times New Roman" w:eastAsia="宋体" w:cs="Times New Roman"/>
        </w:rPr>
      </w:pPr>
      <w:bookmarkStart w:id="115" w:name="_Toc5178926"/>
      <w:bookmarkStart w:id="116" w:name="_Toc3462170"/>
      <w:bookmarkStart w:id="117" w:name="_Toc535857513"/>
      <w:bookmarkStart w:id="118" w:name="_Toc535486826"/>
      <w:bookmarkStart w:id="119" w:name="_Toc5266779"/>
      <w:r>
        <w:rPr>
          <w:rFonts w:ascii="Times New Roman" w:hAnsi="Times New Roman" w:eastAsia="宋体" w:cs="Times New Roman"/>
        </w:rPr>
        <w:t>4、</w:t>
      </w:r>
      <w:bookmarkEnd w:id="115"/>
      <w:bookmarkEnd w:id="116"/>
      <w:bookmarkEnd w:id="117"/>
      <w:bookmarkEnd w:id="118"/>
      <w:r>
        <w:rPr>
          <w:rFonts w:ascii="Times New Roman" w:hAnsi="Times New Roman" w:eastAsia="宋体" w:cs="Times New Roman"/>
        </w:rPr>
        <w:t>健全管理机制，实施动态评估</w:t>
      </w:r>
      <w:bookmarkEnd w:id="119"/>
    </w:p>
    <w:p>
      <w:pPr>
        <w:ind w:firstLine="560" w:firstLineChars="200"/>
        <w:rPr>
          <w:rFonts w:ascii="Times New Roman" w:hAnsi="Times New Roman" w:eastAsia="宋体" w:cs="Times New Roman"/>
          <w:sz w:val="28"/>
          <w:szCs w:val="30"/>
        </w:rPr>
      </w:pPr>
      <w:r>
        <w:rPr>
          <w:rFonts w:ascii="Times New Roman" w:hAnsi="Times New Roman" w:eastAsia="宋体" w:cs="Times New Roman"/>
          <w:sz w:val="28"/>
          <w:szCs w:val="30"/>
        </w:rPr>
        <w:t>完善项目实施制度体系。实施三明市地区山水林田湖</w:t>
      </w:r>
      <w:r>
        <w:rPr>
          <w:rFonts w:hint="eastAsia" w:ascii="Times New Roman" w:hAnsi="Times New Roman" w:eastAsia="宋体" w:cs="Times New Roman"/>
          <w:sz w:val="28"/>
          <w:szCs w:val="30"/>
        </w:rPr>
        <w:t>草</w:t>
      </w:r>
      <w:r>
        <w:rPr>
          <w:rFonts w:ascii="Times New Roman" w:hAnsi="Times New Roman" w:eastAsia="宋体" w:cs="Times New Roman"/>
          <w:sz w:val="28"/>
          <w:szCs w:val="30"/>
        </w:rPr>
        <w:t>综合治理工作协调机制，建立省、市、县相关部门参加的会商及联席会议制度，形成上下联动、部门协作、分级负责、全社会广泛参与的工作机制。建立三明市山水林田湖</w:t>
      </w:r>
      <w:r>
        <w:rPr>
          <w:rFonts w:hint="eastAsia" w:ascii="Times New Roman" w:hAnsi="Times New Roman" w:eastAsia="宋体" w:cs="Times New Roman"/>
          <w:sz w:val="28"/>
          <w:szCs w:val="30"/>
        </w:rPr>
        <w:t>草</w:t>
      </w:r>
      <w:r>
        <w:rPr>
          <w:rFonts w:ascii="Times New Roman" w:hAnsi="Times New Roman" w:eastAsia="宋体" w:cs="Times New Roman"/>
          <w:sz w:val="28"/>
          <w:szCs w:val="30"/>
        </w:rPr>
        <w:t>环境综合治理的管理体系，制定项目实施、评估、考核验收等管理办法。完善信息公开制度，各地区对项目实施情况进行信息公开，推动全社会参与和监督，确保各项任务全面完成。建立绩效考核评比制度，对项目管理到位、工程质量优的业主单位给予表扬和奖励，对项目实施中发现的重大问题和各种违法违纪现象，及时联合有关部门给予严肃查处。建立责任追究制度，落实项目法人终身责任追究制和项目质量终身责任制，对弄虚作假、情节严重的收回财政资金，并要永久性退出本省市场。开展生态补偿机制研究试点，探索生态效益补偿的具体办法、标准、类型等，引导社会化服务组织和专业化企业等社会力量参与，借鉴国外有益经验，探索建立保护与修复的长效机制。</w:t>
      </w:r>
    </w:p>
    <w:p>
      <w:pPr>
        <w:ind w:firstLine="560" w:firstLineChars="200"/>
        <w:rPr>
          <w:rFonts w:ascii="Times New Roman" w:hAnsi="Times New Roman" w:eastAsia="宋体" w:cs="Times New Roman"/>
          <w:sz w:val="28"/>
          <w:szCs w:val="30"/>
        </w:rPr>
      </w:pPr>
      <w:r>
        <w:rPr>
          <w:rFonts w:ascii="Times New Roman" w:hAnsi="Times New Roman" w:eastAsia="宋体" w:cs="Times New Roman"/>
          <w:sz w:val="28"/>
          <w:szCs w:val="30"/>
        </w:rPr>
        <w:t>加强动态监督和绩效考核。市级领导小组办公室对项目实行动态管理，建立项目进度启动预警制度，建立约谈、通报制度，多管齐下促进项目按计划落实。实施“一线工作法”，深入重点项目现场督促检查工程进展，协调解决存在问题；规范管理制度，下发工作任务书、督办通知书、预警通知书，推进项目能够顺利开展。</w:t>
      </w:r>
    </w:p>
    <w:p>
      <w:pPr>
        <w:ind w:firstLine="560" w:firstLineChars="200"/>
        <w:rPr>
          <w:rFonts w:ascii="Times New Roman" w:hAnsi="Times New Roman" w:eastAsia="宋体" w:cs="Times New Roman"/>
          <w:sz w:val="28"/>
          <w:szCs w:val="30"/>
        </w:rPr>
      </w:pPr>
      <w:r>
        <w:rPr>
          <w:rFonts w:ascii="Times New Roman" w:hAnsi="Times New Roman" w:eastAsia="宋体" w:cs="Times New Roman"/>
          <w:sz w:val="28"/>
          <w:szCs w:val="30"/>
        </w:rPr>
        <w:t>制定《项目绩效考核管理办法》，绩效考核包括项目决策（包括项目前期手续、资金等）、项目管理（组织管理、资金管理等）、项目结果（形象进度、工程验收等）等多级指标，考核结果分为优秀、合格和不合格三个等级。项目建设承担单位在每年12月前进行自查，形成自查报告报县区政府预评，市级领导小组办公室组织相关部门、专家进行对县区考核，并将项目绩效考核指标评分表和项目绩效考核报告等材料报送省级领导小组办公室，办公室对考核对象和考核结果实施抽查复核。对绩效考核成绩为优秀的，给予表扬并继续给予财政资金拨付；对绩效考核成绩合格的，继续给予资金拨付；对绩效考核成绩不合格的，提出批评并责令整改，暂停资金拨付。</w:t>
      </w:r>
      <w:r>
        <w:rPr>
          <w:rFonts w:ascii="Times New Roman" w:hAnsi="Times New Roman" w:cs="Times New Roman"/>
          <w:kern w:val="0"/>
          <w:sz w:val="28"/>
          <w:szCs w:val="30"/>
        </w:rPr>
        <w:t>试点工程实施期间，对于绩效目标具有直接或间接贡献但未纳入控规项目库的植树造林、封山育林、茶园和竹林生态化改造、饮用水源整治、小流域治理、污水处理设施及配套管网建设等相关工作和工程措施，需由各县（市、区）山水办和市级主管部门将工作进展和成效报送至市级领导小组办公室，并按国家和省绩效考核以及验收的要求报送其它需要上报的资料和数据。</w:t>
      </w:r>
    </w:p>
    <w:p>
      <w:pPr>
        <w:ind w:firstLine="560" w:firstLineChars="200"/>
        <w:rPr>
          <w:rFonts w:ascii="Times New Roman" w:hAnsi="Times New Roman" w:eastAsia="宋体" w:cs="Times New Roman"/>
          <w:sz w:val="28"/>
          <w:szCs w:val="30"/>
        </w:rPr>
      </w:pPr>
      <w:r>
        <w:rPr>
          <w:rFonts w:ascii="Times New Roman" w:hAnsi="Times New Roman" w:eastAsia="宋体" w:cs="Times New Roman"/>
          <w:sz w:val="28"/>
          <w:szCs w:val="30"/>
        </w:rPr>
        <w:t>建立项目预算执行情况数据库，加强项目资金管理。对年初部门预算安排和上级下达的项目支出情况进行更新完善，及时了解掌握项目资金到位、使用和工程建设进度情况，加强对资金的监督与检查，确保财政资金使用的规范、安全和有效。建立协同工作业绩档案以及项目建设诚信档案，将协同单位以及项目业主单位落实推进工作优劣全部记录在案，提交绩效管理部门作为年终考核评先的重要依据。</w:t>
      </w:r>
    </w:p>
    <w:p>
      <w:pPr>
        <w:pStyle w:val="6"/>
        <w:rPr>
          <w:rFonts w:ascii="Times New Roman" w:hAnsi="Times New Roman" w:eastAsia="宋体" w:cs="Times New Roman"/>
        </w:rPr>
      </w:pPr>
      <w:bookmarkStart w:id="120" w:name="_Toc5266780"/>
      <w:bookmarkStart w:id="121" w:name="_Toc535486827"/>
      <w:bookmarkStart w:id="122" w:name="_Toc535857514"/>
      <w:bookmarkStart w:id="123" w:name="_Toc3462171"/>
      <w:bookmarkStart w:id="124" w:name="_Toc5178927"/>
      <w:r>
        <w:rPr>
          <w:rFonts w:ascii="Times New Roman" w:hAnsi="Times New Roman" w:eastAsia="宋体" w:cs="Times New Roman"/>
        </w:rPr>
        <w:t>5、加强舆论宣传，提升生态意识</w:t>
      </w:r>
      <w:bookmarkEnd w:id="120"/>
    </w:p>
    <w:p>
      <w:pPr>
        <w:ind w:firstLine="560" w:firstLineChars="200"/>
        <w:rPr>
          <w:rFonts w:ascii="Times New Roman" w:hAnsi="Times New Roman" w:eastAsia="宋体" w:cs="Times New Roman"/>
          <w:sz w:val="28"/>
          <w:szCs w:val="30"/>
        </w:rPr>
      </w:pPr>
      <w:r>
        <w:rPr>
          <w:rFonts w:ascii="Times New Roman" w:hAnsi="Times New Roman" w:eastAsia="宋体" w:cs="Times New Roman"/>
          <w:sz w:val="28"/>
          <w:szCs w:val="30"/>
        </w:rPr>
        <w:t>在试点工作中着力营造良好的公众参与氛围，加强宣传教育。充分利用网络、报刊、电视等媒介，全方位、大容量、多形式开展“山水林田湖是一个生命共同体”理念的宣传，使老百姓把生态保护形成自觉行动。开通试点工程微信公众平台，广泛吸引群众参与到试点工作中，扩大公民对项目实施的知情权、参与权和监督权，提高公众参与意识和广泛的共识，及时报道项目实施进展与成效，表扬先进典型，公开揭露和批评违法违规行为，树立“保护环境、美化家园、节水洁水、人人有责”的行为准则，动员全社会各方力量协同推进三明市山水林田湖</w:t>
      </w:r>
      <w:r>
        <w:rPr>
          <w:rFonts w:hint="eastAsia" w:ascii="Times New Roman" w:hAnsi="Times New Roman" w:eastAsia="宋体" w:cs="Times New Roman"/>
          <w:sz w:val="28"/>
          <w:szCs w:val="30"/>
        </w:rPr>
        <w:t>草</w:t>
      </w:r>
      <w:r>
        <w:rPr>
          <w:rFonts w:ascii="Times New Roman" w:hAnsi="Times New Roman" w:eastAsia="宋体" w:cs="Times New Roman"/>
          <w:sz w:val="28"/>
          <w:szCs w:val="30"/>
        </w:rPr>
        <w:t>生态保护修复试点工程项目实施。</w:t>
      </w:r>
    </w:p>
    <w:p>
      <w:pPr>
        <w:pStyle w:val="6"/>
        <w:rPr>
          <w:rFonts w:ascii="Times New Roman" w:hAnsi="Times New Roman" w:eastAsia="宋体" w:cs="Times New Roman"/>
        </w:rPr>
      </w:pPr>
      <w:bookmarkStart w:id="125" w:name="_Toc5266781"/>
      <w:r>
        <w:rPr>
          <w:rFonts w:ascii="Times New Roman" w:hAnsi="Times New Roman" w:eastAsia="宋体" w:cs="Times New Roman"/>
        </w:rPr>
        <w:t>6、</w:t>
      </w:r>
      <w:bookmarkEnd w:id="121"/>
      <w:bookmarkEnd w:id="122"/>
      <w:bookmarkEnd w:id="123"/>
      <w:bookmarkEnd w:id="124"/>
      <w:r>
        <w:rPr>
          <w:rFonts w:ascii="Times New Roman" w:hAnsi="Times New Roman" w:eastAsia="宋体" w:cs="Times New Roman"/>
        </w:rPr>
        <w:t>完善机制创新，加强能力建设</w:t>
      </w:r>
      <w:bookmarkEnd w:id="125"/>
    </w:p>
    <w:p>
      <w:pPr>
        <w:ind w:firstLine="560" w:firstLineChars="200"/>
        <w:rPr>
          <w:rFonts w:ascii="Times New Roman" w:hAnsi="Times New Roman" w:eastAsia="宋体" w:cs="Times New Roman"/>
          <w:sz w:val="28"/>
          <w:szCs w:val="30"/>
        </w:rPr>
      </w:pPr>
      <w:r>
        <w:rPr>
          <w:rFonts w:ascii="Times New Roman" w:hAnsi="Times New Roman" w:eastAsia="宋体" w:cs="Times New Roman"/>
          <w:sz w:val="28"/>
          <w:szCs w:val="30"/>
        </w:rPr>
        <w:t>（1）三明市生态综合监管(北斗)云平台建设</w:t>
      </w:r>
    </w:p>
    <w:p>
      <w:pPr>
        <w:ind w:firstLine="560" w:firstLineChars="200"/>
        <w:rPr>
          <w:rFonts w:ascii="Times New Roman" w:hAnsi="Times New Roman" w:eastAsia="宋体" w:cs="Times New Roman"/>
          <w:sz w:val="28"/>
          <w:szCs w:val="30"/>
        </w:rPr>
      </w:pPr>
      <w:r>
        <w:rPr>
          <w:rFonts w:ascii="Times New Roman" w:hAnsi="Times New Roman" w:eastAsia="宋体" w:cs="Times New Roman"/>
          <w:sz w:val="28"/>
          <w:szCs w:val="30"/>
        </w:rPr>
        <w:t>围绕三明市生态红线守护，建立对红线范围的国家级和省市县级自然保护区、20县级以上和117个乡镇集中式饮用水源保护区和水环境污染风险高的21条小流域建立和完善安全监测和预警系统网络，构筑应急保障体系，并在三明生态新城建立监控中心，利用北斗卫星、无人机等现代通信技术对上述保护区进行全方位监控，通过大数据技术，对各类数据进行整合、挖掘、统计、分析，形成一个智慧水生态天地信息监管平台，为整个山水林田湖项目</w:t>
      </w:r>
      <w:r>
        <w:rPr>
          <w:rFonts w:hint="eastAsia" w:ascii="Times New Roman" w:hAnsi="Times New Roman" w:eastAsia="宋体" w:cs="Times New Roman"/>
          <w:sz w:val="28"/>
          <w:szCs w:val="30"/>
        </w:rPr>
        <w:t>草</w:t>
      </w:r>
      <w:r>
        <w:rPr>
          <w:rFonts w:ascii="Times New Roman" w:hAnsi="Times New Roman" w:eastAsia="宋体" w:cs="Times New Roman"/>
          <w:sz w:val="28"/>
          <w:szCs w:val="30"/>
        </w:rPr>
        <w:t>特别是饮用水水源地、流域、生态保护红线提供科学高效的、精细化的信息管理综合平台。</w:t>
      </w:r>
    </w:p>
    <w:p>
      <w:pPr>
        <w:ind w:firstLine="560" w:firstLineChars="200"/>
        <w:rPr>
          <w:rFonts w:ascii="Times New Roman" w:hAnsi="Times New Roman" w:eastAsia="宋体" w:cs="Times New Roman"/>
          <w:sz w:val="28"/>
          <w:szCs w:val="30"/>
        </w:rPr>
      </w:pPr>
      <w:r>
        <w:rPr>
          <w:rFonts w:ascii="Times New Roman" w:hAnsi="Times New Roman" w:eastAsia="宋体" w:cs="Times New Roman"/>
          <w:sz w:val="28"/>
          <w:szCs w:val="30"/>
        </w:rPr>
        <w:t>（2）林权收储与林业金融集成创新机制建设</w:t>
      </w:r>
    </w:p>
    <w:p>
      <w:pPr>
        <w:ind w:firstLine="560" w:firstLineChars="200"/>
        <w:rPr>
          <w:rFonts w:ascii="Times New Roman" w:hAnsi="Times New Roman" w:eastAsia="宋体" w:cs="Times New Roman"/>
          <w:sz w:val="28"/>
          <w:szCs w:val="30"/>
        </w:rPr>
      </w:pPr>
      <w:r>
        <w:rPr>
          <w:rFonts w:ascii="Times New Roman" w:hAnsi="Times New Roman" w:eastAsia="宋体" w:cs="Times New Roman"/>
          <w:sz w:val="28"/>
          <w:szCs w:val="30"/>
        </w:rPr>
        <w:t>深入林权改革，创新商品林收储、置换、改造提升、租赁和入股等林业金融模式，构建起资产评估、森林保险、林权监管、收购处置、收储兜底“五位一体”的林业金融风险防控机制；创新林业金融产品，与金融机构合作，试点和推广15—30年期林权按揭贷款新产品和具有第三方支付功能的林权支贷宝新产品；创新和推行普惠制林业金融，采取整村推进、简易评估、林权备案、内部处置、统一授信、随借随还等方式，给每户林农授信，盘活生态资产。探索创立林权生态金融中心，进一步盘活全市、全省乃至全国林权资产，拓展林权收储资产保值增值的有效途径。继续探索和推广多元化赎买资金筹集机制，制定开展赎买试点的程序、步骤，按照不同林分现状、质量、发挥生态功能大小制定合理的森林资源资产评估体系，建立合理的分级补偿的标准；完善森林生态效益补偿基金制度，研究探索跨部门、跨行业的森林生态横向补偿途径，扩大重点生态区位商品林收储基金渠道。通过在国家级自然保护区、永安市、沙县等县（市）开展赎买试点，并逐步扩大试点范围。</w:t>
      </w:r>
    </w:p>
    <w:p>
      <w:pPr>
        <w:ind w:firstLine="560" w:firstLineChars="200"/>
        <w:rPr>
          <w:rFonts w:ascii="Times New Roman" w:hAnsi="Times New Roman" w:eastAsia="宋体" w:cs="Times New Roman"/>
          <w:sz w:val="28"/>
          <w:szCs w:val="30"/>
        </w:rPr>
      </w:pPr>
      <w:r>
        <w:rPr>
          <w:rFonts w:ascii="Times New Roman" w:hAnsi="Times New Roman" w:eastAsia="宋体" w:cs="Times New Roman"/>
          <w:sz w:val="28"/>
          <w:szCs w:val="30"/>
        </w:rPr>
        <w:t>（3）生态约束下的小水电生态补偿机制</w:t>
      </w:r>
    </w:p>
    <w:p>
      <w:pPr>
        <w:ind w:firstLine="560" w:firstLineChars="200"/>
        <w:rPr>
          <w:rFonts w:ascii="Times New Roman" w:hAnsi="Times New Roman" w:eastAsia="宋体" w:cs="Times New Roman"/>
          <w:sz w:val="28"/>
          <w:szCs w:val="30"/>
        </w:rPr>
      </w:pPr>
      <w:r>
        <w:rPr>
          <w:rFonts w:ascii="Times New Roman" w:hAnsi="Times New Roman" w:eastAsia="宋体" w:cs="Times New Roman"/>
          <w:sz w:val="28"/>
          <w:szCs w:val="30"/>
        </w:rPr>
        <w:t>建立小水电运营阶段横向生态补偿机制。调研分析三明地区典型水电站运营对河流生态系统结构和功能的影响特征，建立水电开发对河流生态系统服务功能影响的评价指标体系和物质量和价值量评估方法，量化水电开发对河流生态系统服务功能价值补偿量，分析从电站发电效益中提取生态补偿金的可行性，提出价值补偿、工程补偿等模式的路径，探讨建立电站运营阶段横向生态补偿资金筹集制度、分配制度和资金管理制度。</w:t>
      </w:r>
    </w:p>
    <w:p>
      <w:pPr>
        <w:ind w:firstLine="560" w:firstLineChars="200"/>
        <w:rPr>
          <w:rFonts w:ascii="Times New Roman" w:hAnsi="Times New Roman" w:eastAsia="宋体" w:cs="Times New Roman"/>
          <w:sz w:val="28"/>
          <w:szCs w:val="30"/>
        </w:rPr>
      </w:pPr>
      <w:r>
        <w:rPr>
          <w:rFonts w:ascii="Times New Roman" w:hAnsi="Times New Roman" w:eastAsia="宋体" w:cs="Times New Roman"/>
          <w:sz w:val="28"/>
          <w:szCs w:val="30"/>
        </w:rPr>
        <w:t>建立生态水电运行规范。建立水电站下泄流量核算体系和流量监测体系，制定科学合理的水电站下泄水量调度和考核制度；结合水电站技术改造，增设生态下泄流量设施或生态机组等措施，维持河湖基本生态用水需求，建立梯级电站间联动机制，重点保障枯水期生态基流；环保、经贸、电力、水利等部门参与，建立上网调度、上网电量和电费与生态生态服务功能互动的良性机制，制定水电站河流最小生态流量红线，限制不符合河流最小生态流量要求的水电站运行。</w:t>
      </w:r>
    </w:p>
    <w:p>
      <w:pPr>
        <w:ind w:firstLine="560" w:firstLineChars="200"/>
        <w:rPr>
          <w:rFonts w:ascii="Times New Roman" w:hAnsi="Times New Roman" w:eastAsia="宋体" w:cs="Times New Roman"/>
          <w:sz w:val="28"/>
          <w:szCs w:val="30"/>
        </w:rPr>
      </w:pPr>
      <w:r>
        <w:rPr>
          <w:rFonts w:ascii="Times New Roman" w:hAnsi="Times New Roman" w:eastAsia="宋体" w:cs="Times New Roman"/>
          <w:sz w:val="28"/>
          <w:szCs w:val="30"/>
        </w:rPr>
        <w:t>建立小水电退出机制。评估小水电安全和生态影响，制定生态约束下的小水电退出标准，对安全隐患重、生态影响大的小水电站制定有序强制退出计划。</w:t>
      </w:r>
    </w:p>
    <w:p>
      <w:pPr>
        <w:ind w:firstLine="560" w:firstLineChars="200"/>
        <w:rPr>
          <w:rFonts w:ascii="Times New Roman" w:hAnsi="Times New Roman" w:eastAsia="宋体" w:cs="Times New Roman"/>
          <w:sz w:val="28"/>
          <w:szCs w:val="30"/>
        </w:rPr>
      </w:pPr>
      <w:r>
        <w:rPr>
          <w:rFonts w:ascii="Times New Roman" w:hAnsi="Times New Roman" w:eastAsia="宋体" w:cs="Times New Roman"/>
          <w:sz w:val="28"/>
          <w:szCs w:val="30"/>
        </w:rPr>
        <w:t>（4）生物多样性保护能力建设</w:t>
      </w:r>
    </w:p>
    <w:p>
      <w:pPr>
        <w:ind w:firstLine="560" w:firstLineChars="200"/>
        <w:rPr>
          <w:rFonts w:ascii="Times New Roman" w:hAnsi="Times New Roman" w:eastAsia="宋体" w:cs="Times New Roman"/>
          <w:sz w:val="28"/>
          <w:szCs w:val="30"/>
        </w:rPr>
      </w:pPr>
      <w:r>
        <w:rPr>
          <w:rFonts w:ascii="Times New Roman" w:hAnsi="Times New Roman" w:eastAsia="宋体" w:cs="Times New Roman"/>
          <w:sz w:val="28"/>
          <w:szCs w:val="30"/>
        </w:rPr>
        <w:t>加强自然保护区之外地区的保护，通过扩区、升级和调整，整合破碎的自然保护区碎片，形成动物迁徙通道畅通的绿色迁徙通道。进一步加强生物多样性监测能力建设，</w:t>
      </w:r>
      <w:r>
        <w:rPr>
          <w:rFonts w:hint="eastAsia" w:ascii="Times New Roman" w:hAnsi="Times New Roman" w:eastAsia="宋体" w:cs="Times New Roman"/>
          <w:sz w:val="28"/>
          <w:szCs w:val="30"/>
        </w:rPr>
        <w:t>定期开展野生动植物调查监测，</w:t>
      </w:r>
      <w:r>
        <w:rPr>
          <w:rFonts w:ascii="Times New Roman" w:hAnsi="Times New Roman" w:eastAsia="宋体" w:cs="Times New Roman"/>
          <w:sz w:val="28"/>
          <w:szCs w:val="30"/>
        </w:rPr>
        <w:t>提高生物多样性预警和管理水平。编制生物多样性保护规划，指导全市范围生物多样性工作。建立生物多样性保护的公众参与机制，推动非政府组织和公众企业参与生态保护修复。加强生物多样性保护科研能力建设，完善学科与专业设置，加强专业人才培养</w:t>
      </w:r>
      <w:r>
        <w:rPr>
          <w:rFonts w:hint="eastAsia" w:ascii="Times New Roman" w:hAnsi="Times New Roman" w:eastAsia="宋体" w:cs="Times New Roman"/>
          <w:sz w:val="28"/>
          <w:szCs w:val="30"/>
        </w:rPr>
        <w:t>。</w:t>
      </w:r>
      <w:r>
        <w:rPr>
          <w:rFonts w:ascii="Times New Roman" w:hAnsi="Times New Roman" w:eastAsia="宋体" w:cs="Times New Roman"/>
          <w:sz w:val="28"/>
          <w:szCs w:val="30"/>
        </w:rPr>
        <w:t>开展生物多样性保护与利用技术方法的创新探索研究。加强生物多样性保护基础建设，开展生物多样性本底调查与编目。</w:t>
      </w:r>
    </w:p>
    <w:p>
      <w:pPr>
        <w:ind w:firstLine="560" w:firstLineChars="200"/>
        <w:rPr>
          <w:rFonts w:ascii="Times New Roman" w:hAnsi="Times New Roman" w:eastAsia="宋体" w:cs="Times New Roman"/>
          <w:sz w:val="28"/>
          <w:szCs w:val="30"/>
        </w:rPr>
      </w:pPr>
      <w:r>
        <w:rPr>
          <w:rFonts w:ascii="Times New Roman" w:hAnsi="Times New Roman" w:eastAsia="宋体" w:cs="Times New Roman"/>
          <w:sz w:val="28"/>
          <w:szCs w:val="30"/>
        </w:rPr>
        <w:t>（5）编写“生态保护修复指南”</w:t>
      </w:r>
    </w:p>
    <w:p>
      <w:pPr>
        <w:ind w:firstLine="540"/>
        <w:rPr>
          <w:rFonts w:ascii="Times New Roman" w:hAnsi="Times New Roman" w:cs="Times New Roman"/>
          <w:sz w:val="28"/>
          <w:szCs w:val="30"/>
        </w:rPr>
      </w:pPr>
      <w:r>
        <w:rPr>
          <w:rFonts w:ascii="Times New Roman" w:hAnsi="Times New Roman" w:cs="Times New Roman"/>
          <w:sz w:val="28"/>
          <w:szCs w:val="30"/>
        </w:rPr>
        <w:t>在试点基础上，整理山水林田湖草生态保护修复的规划、设计、项目管理、绩效考核等方面的成熟经验，编写闽江上游山水林田湖草生态保护修复指南、武夷山地区生物多样性保护修复指南，为南方地区生态文明改革试点提供借鉴。</w:t>
      </w:r>
    </w:p>
    <w:p>
      <w:pPr>
        <w:ind w:firstLine="560" w:firstLineChars="200"/>
        <w:rPr>
          <w:rFonts w:ascii="Times New Roman" w:hAnsi="Times New Roman" w:eastAsia="宋体" w:cs="Times New Roman"/>
          <w:sz w:val="28"/>
          <w:szCs w:val="30"/>
        </w:rPr>
      </w:pPr>
      <w:r>
        <w:rPr>
          <w:rFonts w:ascii="Times New Roman" w:hAnsi="Times New Roman" w:eastAsia="宋体" w:cs="Times New Roman"/>
          <w:sz w:val="28"/>
          <w:szCs w:val="30"/>
        </w:rPr>
        <w:t>（6）打造精品示范工程</w:t>
      </w:r>
    </w:p>
    <w:p>
      <w:pPr>
        <w:spacing w:line="360" w:lineRule="auto"/>
        <w:ind w:firstLine="560" w:firstLineChars="200"/>
        <w:rPr>
          <w:rFonts w:ascii="Times New Roman" w:hAnsi="Times New Roman" w:cs="Times New Roman"/>
          <w:kern w:val="0"/>
          <w:sz w:val="28"/>
          <w:szCs w:val="28"/>
        </w:rPr>
      </w:pPr>
      <w:r>
        <w:rPr>
          <w:rFonts w:ascii="Times New Roman" w:hAnsi="Times New Roman" w:cs="Times New Roman"/>
          <w:kern w:val="0"/>
          <w:sz w:val="28"/>
          <w:szCs w:val="28"/>
        </w:rPr>
        <w:t>本规划坚持贯彻“突出重点、集中连片、树立典型、打造亮点”的理念，按照山水林田湖草生态系统的</w:t>
      </w:r>
      <w:r>
        <w:rPr>
          <w:rFonts w:ascii="Times New Roman" w:hAnsi="Times New Roman" w:cs="Times New Roman"/>
          <w:sz w:val="28"/>
          <w:szCs w:val="28"/>
        </w:rPr>
        <w:t>整体性</w:t>
      </w:r>
      <w:r>
        <w:rPr>
          <w:rFonts w:ascii="Times New Roman" w:hAnsi="Times New Roman" w:cs="Times New Roman"/>
          <w:kern w:val="0"/>
          <w:sz w:val="28"/>
          <w:szCs w:val="28"/>
        </w:rPr>
        <w:t>、系统性及其内在规律，统筹考虑自然生态各要素、山上山下、地上地下、流域上下游，以将乐县常口村为试验，率先践行习近平生态文明思想，打造金溪百里画廊，走生态小康之路，用实际行动落实并证明“绿水青山就是金山银山”的理念；保护修复明溪国际候鸟迁徙通道，培育特色生态观鸟产业，打造全国生物多样性保护的福建样板，用实际行动践行并证明“人与自然和谐共生”；率先探索废弃矿山系统修复“五园”模式，实现矿山治理修复与经济社会发展协同共赢，将“良好生态环境是最普惠的民生福祉”融入到废弃矿山修复工程之中；以东牙溪市级饮用水源水质改善为目标，从全流域综合治理理念出发，精准分析水质超标原因，探索优质水源保护和水质改善的模式和经验；把将乐县常上湖生态保护修复工程、沙溪流域明溪段国际候鸟迁徙通道保护与修复工程、大田县废弃矿山生态修复治理项目、东牙溪流域综合治理与生态修复工程单独做了精品工程打造的设计，用于在</w:t>
      </w:r>
      <w:r>
        <w:rPr>
          <w:rFonts w:hint="eastAsia" w:ascii="Times New Roman" w:hAnsi="Times New Roman" w:cs="Times New Roman"/>
          <w:kern w:val="0"/>
          <w:sz w:val="28"/>
          <w:szCs w:val="28"/>
        </w:rPr>
        <w:t>三明市和</w:t>
      </w:r>
      <w:r>
        <w:rPr>
          <w:rFonts w:ascii="Times New Roman" w:hAnsi="Times New Roman" w:cs="Times New Roman"/>
          <w:kern w:val="0"/>
          <w:sz w:val="28"/>
          <w:szCs w:val="28"/>
        </w:rPr>
        <w:t>全省小流域范围内打造山水林田湖草保护修复亮点工程，从而为在全省范围推广提供示范基础。</w:t>
      </w:r>
    </w:p>
    <w:p>
      <w:pPr>
        <w:rPr>
          <w:rFonts w:ascii="Times New Roman" w:hAnsi="Times New Roman" w:eastAsia="宋体" w:cs="Times New Roman"/>
        </w:rPr>
        <w:sectPr>
          <w:pgSz w:w="23814" w:h="16839" w:orient="landscape"/>
          <w:pgMar w:top="1800" w:right="1440" w:bottom="1800" w:left="1440" w:header="851" w:footer="992" w:gutter="0"/>
          <w:cols w:equalWidth="0" w:num="2">
            <w:col w:w="10254" w:space="425"/>
            <w:col w:w="10254"/>
          </w:cols>
          <w:docGrid w:type="lines" w:linePitch="312" w:charSpace="0"/>
        </w:sectPr>
      </w:pPr>
    </w:p>
    <w:p>
      <w:pPr>
        <w:ind w:firstLine="540"/>
        <w:rPr>
          <w:rFonts w:ascii="Times New Roman" w:hAnsi="Times New Roman" w:cs="Times New Roman"/>
          <w:sz w:val="28"/>
          <w:szCs w:val="30"/>
        </w:rPr>
      </w:pPr>
      <w:bookmarkStart w:id="126" w:name="_Toc5266782"/>
    </w:p>
    <w:p>
      <w:pPr>
        <w:ind w:firstLine="540"/>
        <w:rPr>
          <w:rFonts w:ascii="Times New Roman" w:hAnsi="Times New Roman" w:cs="Times New Roman"/>
          <w:sz w:val="28"/>
          <w:szCs w:val="30"/>
        </w:rPr>
      </w:pPr>
    </w:p>
    <w:p>
      <w:pPr>
        <w:ind w:firstLine="540"/>
        <w:rPr>
          <w:rFonts w:ascii="Times New Roman" w:hAnsi="Times New Roman" w:cs="Times New Roman"/>
          <w:sz w:val="28"/>
          <w:szCs w:val="30"/>
        </w:rPr>
        <w:sectPr>
          <w:type w:val="continuous"/>
          <w:pgSz w:w="23814" w:h="16839" w:orient="landscape"/>
          <w:pgMar w:top="1800" w:right="1440" w:bottom="1800" w:left="1440" w:header="851" w:footer="992" w:gutter="0"/>
          <w:cols w:equalWidth="0" w:num="2">
            <w:col w:w="10254" w:space="425"/>
            <w:col w:w="10254"/>
          </w:cols>
          <w:docGrid w:type="lines" w:linePitch="312" w:charSpace="0"/>
        </w:sectPr>
      </w:pPr>
    </w:p>
    <w:p>
      <w:pPr>
        <w:pStyle w:val="5"/>
        <w:jc w:val="both"/>
        <w:rPr>
          <w:rFonts w:ascii="Times New Roman" w:hAnsi="Times New Roman" w:eastAsia="宋体" w:cs="Times New Roman"/>
          <w:b w:val="0"/>
        </w:rPr>
      </w:pPr>
      <w:r>
        <w:rPr>
          <w:rFonts w:ascii="Times New Roman" w:hAnsi="Times New Roman" w:eastAsia="宋体" w:cs="Times New Roman"/>
        </w:rPr>
        <w:t>第十九章 附则</w:t>
      </w:r>
    </w:p>
    <w:bookmarkEnd w:id="126"/>
    <w:p>
      <w:pPr>
        <w:ind w:firstLine="560" w:firstLineChars="200"/>
        <w:rPr>
          <w:rFonts w:ascii="Times New Roman" w:hAnsi="Times New Roman" w:eastAsia="宋体" w:cs="Times New Roman"/>
          <w:kern w:val="0"/>
          <w:sz w:val="28"/>
          <w:szCs w:val="30"/>
        </w:rPr>
        <w:sectPr>
          <w:pgSz w:w="23814" w:h="16839" w:orient="landscape"/>
          <w:pgMar w:top="1800" w:right="1440" w:bottom="1800" w:left="1440" w:header="851" w:footer="992" w:gutter="0"/>
          <w:cols w:equalWidth="0" w:num="2">
            <w:col w:w="10254" w:space="425"/>
            <w:col w:w="10254"/>
          </w:cols>
          <w:docGrid w:type="lines" w:linePitch="312" w:charSpace="0"/>
        </w:sectPr>
      </w:pPr>
      <w:bookmarkStart w:id="127" w:name="_Toc3462173"/>
    </w:p>
    <w:p>
      <w:pPr>
        <w:ind w:firstLine="560" w:firstLineChars="200"/>
        <w:rPr>
          <w:rFonts w:ascii="Times New Roman" w:hAnsi="Times New Roman" w:eastAsia="宋体" w:cs="Times New Roman"/>
          <w:kern w:val="0"/>
          <w:sz w:val="28"/>
          <w:szCs w:val="30"/>
        </w:rPr>
      </w:pPr>
      <w:r>
        <w:rPr>
          <w:rFonts w:ascii="Times New Roman" w:hAnsi="Times New Roman" w:eastAsia="宋体" w:cs="Times New Roman"/>
          <w:kern w:val="0"/>
          <w:sz w:val="28"/>
          <w:szCs w:val="30"/>
        </w:rPr>
        <w:t>本控规由三明市发展和改革委员会组织编制，规划解释归由三明市发展和改革委员会。</w:t>
      </w:r>
      <w:bookmarkEnd w:id="127"/>
      <w:bookmarkStart w:id="128" w:name="_Toc3462174"/>
      <w:r>
        <w:rPr>
          <w:rFonts w:ascii="Times New Roman" w:hAnsi="Times New Roman" w:eastAsia="宋体" w:cs="Times New Roman"/>
          <w:kern w:val="0"/>
          <w:sz w:val="28"/>
          <w:szCs w:val="30"/>
        </w:rPr>
        <w:t>控规成果由规划文本、规划说明书、图则和附件组成，其中附件包含基础资料</w:t>
      </w:r>
    </w:p>
    <w:p>
      <w:pPr>
        <w:rPr>
          <w:rFonts w:ascii="Times New Roman" w:hAnsi="Times New Roman" w:eastAsia="宋体" w:cs="Times New Roman"/>
          <w:kern w:val="0"/>
          <w:sz w:val="28"/>
          <w:szCs w:val="30"/>
        </w:rPr>
        <w:sectPr>
          <w:footerReference r:id="rId30" w:type="default"/>
          <w:type w:val="continuous"/>
          <w:pgSz w:w="23814" w:h="16839" w:orient="landscape"/>
          <w:pgMar w:top="1800" w:right="1440" w:bottom="1800" w:left="1440" w:header="851" w:footer="992" w:gutter="0"/>
          <w:cols w:equalWidth="0" w:num="2">
            <w:col w:w="10254" w:space="425"/>
            <w:col w:w="10254"/>
          </w:cols>
          <w:docGrid w:type="lines" w:linePitch="312" w:charSpace="0"/>
        </w:sectPr>
      </w:pPr>
      <w:r>
        <w:rPr>
          <w:rFonts w:ascii="Times New Roman" w:hAnsi="Times New Roman" w:eastAsia="宋体" w:cs="Times New Roman"/>
          <w:kern w:val="0"/>
          <w:sz w:val="28"/>
          <w:szCs w:val="30"/>
        </w:rPr>
        <w:t>汇编和附件册</w:t>
      </w:r>
      <w:r>
        <w:rPr>
          <w:rFonts w:hint="eastAsia" w:ascii="Times New Roman" w:hAnsi="Times New Roman" w:eastAsia="宋体" w:cs="Times New Roman"/>
          <w:kern w:val="0"/>
          <w:sz w:val="28"/>
          <w:szCs w:val="30"/>
        </w:rPr>
        <w:t>。</w:t>
      </w:r>
    </w:p>
    <w:bookmarkEnd w:id="128"/>
    <w:p>
      <w:pPr>
        <w:outlineLvl w:val="1"/>
        <w:rPr>
          <w:rFonts w:ascii="Times New Roman" w:hAnsi="Times New Roman" w:eastAsia="宋体" w:cs="Times New Roman"/>
          <w:b/>
          <w:bCs/>
          <w:kern w:val="0"/>
          <w:sz w:val="28"/>
          <w:szCs w:val="30"/>
        </w:rPr>
      </w:pPr>
      <w:bookmarkStart w:id="129" w:name="_Toc3462175"/>
      <w:bookmarkStart w:id="130" w:name="_Toc5266783"/>
      <w:r>
        <w:rPr>
          <w:rFonts w:ascii="Times New Roman" w:hAnsi="Times New Roman" w:eastAsia="宋体" w:cs="Times New Roman"/>
          <w:b/>
          <w:bCs/>
          <w:kern w:val="0"/>
          <w:sz w:val="28"/>
          <w:szCs w:val="30"/>
        </w:rPr>
        <w:t>附表</w:t>
      </w:r>
      <w:bookmarkEnd w:id="129"/>
      <w:bookmarkEnd w:id="130"/>
      <w:r>
        <w:rPr>
          <w:rFonts w:ascii="Times New Roman" w:hAnsi="Times New Roman" w:eastAsia="宋体" w:cs="Times New Roman"/>
          <w:b/>
          <w:bCs/>
          <w:kern w:val="0"/>
          <w:sz w:val="28"/>
          <w:szCs w:val="30"/>
        </w:rPr>
        <w:t xml:space="preserve"> </w:t>
      </w:r>
    </w:p>
    <w:p>
      <w:pPr>
        <w:jc w:val="center"/>
        <w:outlineLvl w:val="1"/>
        <w:rPr>
          <w:rFonts w:ascii="Times New Roman" w:hAnsi="Times New Roman" w:eastAsia="宋体" w:cs="Times New Roman"/>
          <w:b/>
          <w:bCs/>
          <w:kern w:val="0"/>
          <w:sz w:val="28"/>
          <w:szCs w:val="30"/>
        </w:rPr>
      </w:pPr>
      <w:bookmarkStart w:id="131" w:name="_Toc5178930"/>
      <w:bookmarkStart w:id="132" w:name="_Toc5266784"/>
      <w:r>
        <w:rPr>
          <w:rFonts w:ascii="Times New Roman" w:hAnsi="Times New Roman" w:eastAsia="宋体" w:cs="Times New Roman"/>
          <w:b/>
          <w:bCs/>
          <w:kern w:val="0"/>
          <w:sz w:val="28"/>
          <w:szCs w:val="30"/>
        </w:rPr>
        <w:t>附表1 三明市山水林田湖草生态保护修复项目一览表</w:t>
      </w:r>
      <w:bookmarkEnd w:id="131"/>
      <w:bookmarkEnd w:id="132"/>
    </w:p>
    <w:tbl>
      <w:tblPr>
        <w:tblStyle w:val="41"/>
        <w:tblW w:w="2086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1"/>
        <w:gridCol w:w="1276"/>
        <w:gridCol w:w="1276"/>
        <w:gridCol w:w="1276"/>
        <w:gridCol w:w="1134"/>
        <w:gridCol w:w="1267"/>
        <w:gridCol w:w="1909"/>
        <w:gridCol w:w="3373"/>
        <w:gridCol w:w="850"/>
        <w:gridCol w:w="993"/>
        <w:gridCol w:w="992"/>
        <w:gridCol w:w="992"/>
        <w:gridCol w:w="1701"/>
        <w:gridCol w:w="29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4" w:hRule="atLeast"/>
          <w:tblHeader/>
        </w:trPr>
        <w:tc>
          <w:tcPr>
            <w:tcW w:w="851" w:type="dxa"/>
            <w:vMerge w:val="restart"/>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eastAsia="宋体" w:cs="Times New Roman"/>
                <w:b/>
                <w:bCs/>
                <w:sz w:val="20"/>
                <w:szCs w:val="20"/>
              </w:rPr>
            </w:pPr>
            <w:r>
              <w:rPr>
                <w:rFonts w:ascii="Times New Roman" w:hAnsi="Times New Roman" w:eastAsia="宋体" w:cs="Times New Roman"/>
                <w:b/>
                <w:bCs/>
                <w:sz w:val="20"/>
                <w:szCs w:val="20"/>
              </w:rPr>
              <w:t>县（市）</w:t>
            </w:r>
          </w:p>
        </w:tc>
        <w:tc>
          <w:tcPr>
            <w:tcW w:w="1276" w:type="dxa"/>
            <w:vMerge w:val="restart"/>
            <w:tcBorders>
              <w:top w:val="single" w:color="auto" w:sz="4" w:space="0"/>
              <w:left w:val="single" w:color="auto" w:sz="4" w:space="0"/>
              <w:right w:val="single" w:color="auto" w:sz="4" w:space="0"/>
            </w:tcBorders>
            <w:vAlign w:val="center"/>
          </w:tcPr>
          <w:p>
            <w:pPr>
              <w:widowControl/>
              <w:adjustRightInd w:val="0"/>
              <w:snapToGrid w:val="0"/>
              <w:jc w:val="center"/>
              <w:rPr>
                <w:rFonts w:ascii="Times New Roman" w:hAnsi="Times New Roman" w:eastAsia="宋体" w:cs="Times New Roman"/>
                <w:b/>
                <w:bCs/>
                <w:sz w:val="20"/>
                <w:szCs w:val="20"/>
              </w:rPr>
            </w:pPr>
            <w:r>
              <w:rPr>
                <w:rFonts w:hint="eastAsia" w:ascii="Times New Roman" w:hAnsi="Times New Roman" w:eastAsia="宋体" w:cs="Times New Roman"/>
                <w:b/>
                <w:bCs/>
                <w:sz w:val="20"/>
                <w:szCs w:val="20"/>
              </w:rPr>
              <w:t>工程名称</w:t>
            </w:r>
          </w:p>
        </w:tc>
        <w:tc>
          <w:tcPr>
            <w:tcW w:w="1276" w:type="dxa"/>
            <w:vMerge w:val="restart"/>
            <w:tcBorders>
              <w:top w:val="single" w:color="auto" w:sz="4" w:space="0"/>
              <w:left w:val="single" w:color="auto" w:sz="4" w:space="0"/>
              <w:right w:val="single" w:color="auto" w:sz="4" w:space="0"/>
            </w:tcBorders>
            <w:vAlign w:val="center"/>
          </w:tcPr>
          <w:p>
            <w:pPr>
              <w:widowControl/>
              <w:adjustRightInd w:val="0"/>
              <w:snapToGrid w:val="0"/>
              <w:jc w:val="center"/>
              <w:rPr>
                <w:rFonts w:ascii="Times New Roman" w:hAnsi="Times New Roman" w:eastAsia="宋体" w:cs="Times New Roman"/>
                <w:b/>
                <w:bCs/>
                <w:sz w:val="20"/>
                <w:szCs w:val="20"/>
              </w:rPr>
            </w:pPr>
            <w:r>
              <w:rPr>
                <w:rFonts w:hint="eastAsia" w:ascii="Times New Roman" w:hAnsi="Times New Roman" w:eastAsia="宋体" w:cs="Times New Roman"/>
                <w:b/>
                <w:bCs/>
                <w:sz w:val="20"/>
                <w:szCs w:val="20"/>
              </w:rPr>
              <w:t>项目类型</w:t>
            </w:r>
          </w:p>
        </w:tc>
        <w:tc>
          <w:tcPr>
            <w:tcW w:w="1276" w:type="dxa"/>
            <w:vMerge w:val="restart"/>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eastAsia="宋体" w:cs="Times New Roman"/>
                <w:b/>
                <w:bCs/>
                <w:sz w:val="20"/>
                <w:szCs w:val="20"/>
              </w:rPr>
            </w:pPr>
            <w:r>
              <w:rPr>
                <w:rFonts w:ascii="Times New Roman" w:hAnsi="Times New Roman" w:eastAsia="宋体" w:cs="Times New Roman"/>
                <w:b/>
                <w:bCs/>
                <w:sz w:val="20"/>
                <w:szCs w:val="20"/>
              </w:rPr>
              <w:t>项目名称</w:t>
            </w:r>
          </w:p>
        </w:tc>
        <w:tc>
          <w:tcPr>
            <w:tcW w:w="1134" w:type="dxa"/>
            <w:vMerge w:val="restart"/>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eastAsia="宋体" w:cs="Times New Roman"/>
                <w:b/>
                <w:bCs/>
                <w:sz w:val="20"/>
                <w:szCs w:val="20"/>
              </w:rPr>
            </w:pPr>
            <w:r>
              <w:rPr>
                <w:rFonts w:ascii="Times New Roman" w:hAnsi="Times New Roman" w:eastAsia="宋体" w:cs="Times New Roman"/>
                <w:b/>
                <w:bCs/>
                <w:sz w:val="20"/>
                <w:szCs w:val="20"/>
              </w:rPr>
              <w:t>市级牵头</w:t>
            </w:r>
          </w:p>
          <w:p>
            <w:pPr>
              <w:widowControl/>
              <w:adjustRightInd w:val="0"/>
              <w:snapToGrid w:val="0"/>
              <w:jc w:val="center"/>
              <w:rPr>
                <w:rFonts w:ascii="Times New Roman" w:hAnsi="Times New Roman" w:eastAsia="宋体" w:cs="Times New Roman"/>
                <w:b/>
                <w:bCs/>
                <w:sz w:val="20"/>
                <w:szCs w:val="20"/>
              </w:rPr>
            </w:pPr>
            <w:r>
              <w:rPr>
                <w:rFonts w:ascii="Times New Roman" w:hAnsi="Times New Roman" w:eastAsia="宋体" w:cs="Times New Roman"/>
                <w:b/>
                <w:bCs/>
                <w:sz w:val="20"/>
                <w:szCs w:val="20"/>
              </w:rPr>
              <w:t>部门</w:t>
            </w:r>
          </w:p>
        </w:tc>
        <w:tc>
          <w:tcPr>
            <w:tcW w:w="1267" w:type="dxa"/>
            <w:vMerge w:val="restart"/>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eastAsia="宋体" w:cs="Times New Roman"/>
                <w:b/>
                <w:bCs/>
                <w:sz w:val="20"/>
                <w:szCs w:val="20"/>
              </w:rPr>
            </w:pPr>
            <w:r>
              <w:rPr>
                <w:rFonts w:ascii="Times New Roman" w:hAnsi="Times New Roman" w:eastAsia="宋体" w:cs="Times New Roman"/>
                <w:b/>
                <w:bCs/>
                <w:sz w:val="20"/>
                <w:szCs w:val="20"/>
              </w:rPr>
              <w:t>项目业主</w:t>
            </w:r>
          </w:p>
          <w:p>
            <w:pPr>
              <w:widowControl/>
              <w:adjustRightInd w:val="0"/>
              <w:snapToGrid w:val="0"/>
              <w:jc w:val="center"/>
              <w:rPr>
                <w:rFonts w:ascii="Times New Roman" w:hAnsi="Times New Roman" w:eastAsia="宋体" w:cs="Times New Roman"/>
                <w:b/>
                <w:bCs/>
                <w:sz w:val="20"/>
                <w:szCs w:val="20"/>
              </w:rPr>
            </w:pPr>
            <w:r>
              <w:rPr>
                <w:rFonts w:ascii="Times New Roman" w:hAnsi="Times New Roman" w:eastAsia="宋体" w:cs="Times New Roman"/>
                <w:b/>
                <w:bCs/>
                <w:sz w:val="20"/>
                <w:szCs w:val="20"/>
              </w:rPr>
              <w:t>单位</w:t>
            </w:r>
          </w:p>
        </w:tc>
        <w:tc>
          <w:tcPr>
            <w:tcW w:w="1909" w:type="dxa"/>
            <w:vMerge w:val="restart"/>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eastAsia="宋体" w:cs="Times New Roman"/>
                <w:b/>
                <w:bCs/>
                <w:sz w:val="20"/>
                <w:szCs w:val="20"/>
              </w:rPr>
            </w:pPr>
            <w:r>
              <w:rPr>
                <w:rFonts w:ascii="Times New Roman" w:hAnsi="Times New Roman" w:eastAsia="宋体" w:cs="Times New Roman"/>
                <w:b/>
                <w:bCs/>
                <w:sz w:val="20"/>
                <w:szCs w:val="20"/>
              </w:rPr>
              <w:t>建设地点</w:t>
            </w:r>
          </w:p>
        </w:tc>
        <w:tc>
          <w:tcPr>
            <w:tcW w:w="3373" w:type="dxa"/>
            <w:vMerge w:val="restart"/>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eastAsia="宋体" w:cs="Times New Roman"/>
                <w:b/>
                <w:bCs/>
                <w:sz w:val="20"/>
                <w:szCs w:val="20"/>
              </w:rPr>
            </w:pPr>
            <w:r>
              <w:rPr>
                <w:rFonts w:ascii="Times New Roman" w:hAnsi="Times New Roman" w:eastAsia="宋体" w:cs="Times New Roman"/>
                <w:b/>
                <w:bCs/>
                <w:sz w:val="20"/>
                <w:szCs w:val="20"/>
              </w:rPr>
              <w:t>主要建设内容</w:t>
            </w:r>
          </w:p>
        </w:tc>
        <w:tc>
          <w:tcPr>
            <w:tcW w:w="3827" w:type="dxa"/>
            <w:gridSpan w:val="4"/>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eastAsia="宋体" w:cs="Times New Roman"/>
                <w:b/>
                <w:bCs/>
                <w:sz w:val="20"/>
                <w:szCs w:val="20"/>
              </w:rPr>
            </w:pPr>
            <w:r>
              <w:rPr>
                <w:rFonts w:ascii="Times New Roman" w:hAnsi="Times New Roman" w:eastAsia="宋体" w:cs="Times New Roman"/>
                <w:b/>
                <w:bCs/>
                <w:sz w:val="20"/>
                <w:szCs w:val="20"/>
              </w:rPr>
              <w:t>项目总投资（万元）</w:t>
            </w:r>
          </w:p>
        </w:tc>
        <w:tc>
          <w:tcPr>
            <w:tcW w:w="1701" w:type="dxa"/>
            <w:vMerge w:val="restart"/>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eastAsia="宋体" w:cs="Times New Roman"/>
                <w:b/>
                <w:bCs/>
                <w:sz w:val="20"/>
                <w:szCs w:val="20"/>
              </w:rPr>
            </w:pPr>
            <w:r>
              <w:rPr>
                <w:rFonts w:ascii="Times New Roman" w:hAnsi="Times New Roman" w:eastAsia="宋体" w:cs="Times New Roman"/>
                <w:b/>
                <w:bCs/>
                <w:sz w:val="20"/>
                <w:szCs w:val="20"/>
              </w:rPr>
              <w:t>对应绩效目标</w:t>
            </w:r>
          </w:p>
        </w:tc>
        <w:tc>
          <w:tcPr>
            <w:tcW w:w="2976" w:type="dxa"/>
            <w:vMerge w:val="restart"/>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eastAsia="宋体" w:cs="Times New Roman"/>
                <w:b/>
                <w:bCs/>
                <w:sz w:val="20"/>
                <w:szCs w:val="20"/>
              </w:rPr>
            </w:pPr>
            <w:r>
              <w:rPr>
                <w:rFonts w:ascii="Times New Roman" w:hAnsi="Times New Roman" w:eastAsia="宋体" w:cs="Times New Roman"/>
                <w:b/>
                <w:bCs/>
                <w:sz w:val="20"/>
                <w:szCs w:val="20"/>
              </w:rPr>
              <w:t>优化调整建议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 w:hRule="atLeast"/>
          <w:tblHeader/>
        </w:trPr>
        <w:tc>
          <w:tcPr>
            <w:tcW w:w="851" w:type="dxa"/>
            <w:vMerge w:val="continue"/>
            <w:tcBorders>
              <w:top w:val="single" w:color="auto" w:sz="4" w:space="0"/>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
                <w:bCs/>
                <w:sz w:val="20"/>
                <w:szCs w:val="20"/>
              </w:rPr>
            </w:pPr>
          </w:p>
        </w:tc>
        <w:tc>
          <w:tcPr>
            <w:tcW w:w="1276" w:type="dxa"/>
            <w:vMerge w:val="continue"/>
            <w:tcBorders>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
                <w:bCs/>
                <w:sz w:val="20"/>
                <w:szCs w:val="20"/>
              </w:rPr>
            </w:pPr>
          </w:p>
        </w:tc>
        <w:tc>
          <w:tcPr>
            <w:tcW w:w="1276" w:type="dxa"/>
            <w:vMerge w:val="continue"/>
            <w:tcBorders>
              <w:left w:val="single" w:color="auto" w:sz="4" w:space="0"/>
              <w:bottom w:val="single" w:color="auto" w:sz="4" w:space="0"/>
              <w:right w:val="single" w:color="auto" w:sz="4" w:space="0"/>
            </w:tcBorders>
            <w:vAlign w:val="center"/>
          </w:tcPr>
          <w:p>
            <w:pPr>
              <w:widowControl/>
              <w:jc w:val="center"/>
              <w:rPr>
                <w:rFonts w:ascii="Times New Roman" w:hAnsi="Times New Roman" w:eastAsia="宋体" w:cs="Times New Roman"/>
                <w:b/>
                <w:bCs/>
                <w:sz w:val="20"/>
                <w:szCs w:val="20"/>
              </w:rPr>
            </w:pPr>
          </w:p>
        </w:tc>
        <w:tc>
          <w:tcPr>
            <w:tcW w:w="127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宋体" w:cs="Times New Roman"/>
                <w:b/>
                <w:bCs/>
                <w:sz w:val="20"/>
                <w:szCs w:val="20"/>
              </w:rPr>
            </w:pPr>
          </w:p>
        </w:tc>
        <w:tc>
          <w:tcPr>
            <w:tcW w:w="1134"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宋体" w:cs="Times New Roman"/>
                <w:b/>
                <w:bCs/>
                <w:sz w:val="20"/>
                <w:szCs w:val="20"/>
              </w:rPr>
            </w:pPr>
          </w:p>
        </w:tc>
        <w:tc>
          <w:tcPr>
            <w:tcW w:w="1267"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宋体" w:cs="Times New Roman"/>
                <w:b/>
                <w:bCs/>
                <w:sz w:val="20"/>
                <w:szCs w:val="20"/>
              </w:rPr>
            </w:pPr>
          </w:p>
        </w:tc>
        <w:tc>
          <w:tcPr>
            <w:tcW w:w="1909"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宋体" w:cs="Times New Roman"/>
                <w:b/>
                <w:bCs/>
                <w:sz w:val="20"/>
                <w:szCs w:val="20"/>
              </w:rPr>
            </w:pPr>
          </w:p>
        </w:tc>
        <w:tc>
          <w:tcPr>
            <w:tcW w:w="3373"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宋体" w:cs="Times New Roman"/>
                <w:b/>
                <w:bCs/>
                <w:sz w:val="20"/>
                <w:szCs w:val="20"/>
              </w:rPr>
            </w:pPr>
          </w:p>
        </w:tc>
        <w:tc>
          <w:tcPr>
            <w:tcW w:w="850"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eastAsia="宋体" w:cs="Times New Roman"/>
                <w:b/>
                <w:bCs/>
                <w:sz w:val="20"/>
                <w:szCs w:val="20"/>
              </w:rPr>
            </w:pPr>
            <w:r>
              <w:rPr>
                <w:rFonts w:ascii="Times New Roman" w:hAnsi="Times New Roman" w:eastAsia="宋体" w:cs="Times New Roman"/>
                <w:b/>
                <w:bCs/>
                <w:sz w:val="20"/>
                <w:szCs w:val="20"/>
              </w:rPr>
              <w:t>合计</w:t>
            </w:r>
          </w:p>
        </w:tc>
        <w:tc>
          <w:tcPr>
            <w:tcW w:w="993"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eastAsia="宋体" w:cs="Times New Roman"/>
                <w:b/>
                <w:bCs/>
                <w:sz w:val="20"/>
                <w:szCs w:val="20"/>
              </w:rPr>
            </w:pPr>
            <w:r>
              <w:rPr>
                <w:rFonts w:ascii="Times New Roman" w:hAnsi="Times New Roman" w:eastAsia="宋体" w:cs="Times New Roman"/>
                <w:b/>
                <w:bCs/>
                <w:sz w:val="20"/>
                <w:szCs w:val="20"/>
              </w:rPr>
              <w:t>2018年</w:t>
            </w:r>
          </w:p>
        </w:tc>
        <w:tc>
          <w:tcPr>
            <w:tcW w:w="99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eastAsia="宋体" w:cs="Times New Roman"/>
                <w:b/>
                <w:bCs/>
                <w:sz w:val="20"/>
                <w:szCs w:val="20"/>
              </w:rPr>
            </w:pPr>
            <w:r>
              <w:rPr>
                <w:rFonts w:ascii="Times New Roman" w:hAnsi="Times New Roman" w:eastAsia="宋体" w:cs="Times New Roman"/>
                <w:b/>
                <w:bCs/>
                <w:sz w:val="20"/>
                <w:szCs w:val="20"/>
              </w:rPr>
              <w:t>2019年</w:t>
            </w:r>
          </w:p>
        </w:tc>
        <w:tc>
          <w:tcPr>
            <w:tcW w:w="992" w:type="dxa"/>
            <w:tcBorders>
              <w:top w:val="single" w:color="auto" w:sz="4" w:space="0"/>
              <w:left w:val="single" w:color="auto" w:sz="4" w:space="0"/>
              <w:bottom w:val="single" w:color="auto" w:sz="4" w:space="0"/>
              <w:right w:val="single" w:color="auto" w:sz="4" w:space="0"/>
            </w:tcBorders>
            <w:vAlign w:val="center"/>
          </w:tcPr>
          <w:p>
            <w:pPr>
              <w:widowControl/>
              <w:adjustRightInd w:val="0"/>
              <w:snapToGrid w:val="0"/>
              <w:jc w:val="center"/>
              <w:rPr>
                <w:rFonts w:ascii="Times New Roman" w:hAnsi="Times New Roman" w:eastAsia="宋体" w:cs="Times New Roman"/>
                <w:b/>
                <w:bCs/>
                <w:sz w:val="20"/>
                <w:szCs w:val="20"/>
              </w:rPr>
            </w:pPr>
            <w:r>
              <w:rPr>
                <w:rFonts w:ascii="Times New Roman" w:hAnsi="Times New Roman" w:eastAsia="宋体" w:cs="Times New Roman"/>
                <w:b/>
                <w:bCs/>
                <w:sz w:val="20"/>
                <w:szCs w:val="20"/>
              </w:rPr>
              <w:t>2020年</w:t>
            </w:r>
          </w:p>
        </w:tc>
        <w:tc>
          <w:tcPr>
            <w:tcW w:w="1701"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宋体" w:cs="Times New Roman"/>
                <w:b/>
                <w:bCs/>
                <w:sz w:val="20"/>
                <w:szCs w:val="20"/>
              </w:rPr>
            </w:pPr>
          </w:p>
        </w:tc>
        <w:tc>
          <w:tcPr>
            <w:tcW w:w="2976"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Times New Roman" w:hAnsi="Times New Roman" w:eastAsia="宋体" w:cs="Times New Roman"/>
                <w:b/>
                <w:bCs/>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将乐县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水环境治理与生态修复项目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金溪流域生态保护修复项目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将乐县农村生活污水处理项目</w:t>
            </w:r>
          </w:p>
        </w:tc>
        <w:tc>
          <w:tcPr>
            <w:tcW w:w="1134"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三明市住房和城乡建设局</w:t>
            </w:r>
          </w:p>
        </w:tc>
        <w:tc>
          <w:tcPr>
            <w:tcW w:w="1267"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将乐县住房和城乡建设局</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古镛镇、万安镇、高唐镇、白莲镇、黄潭镇、水南镇、光明镇、漠源乡、南口镇、万全乡、安仁乡、大源乡和余坊乡13个乡镇所辖61个行政村</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古镛镇、万安镇、高唐镇、白莲镇、黄潭镇、水南镇、光明镇、漠源乡、南口镇、万全乡、安仁乡、大源乡和余坊乡等13个乡镇61个行政村实施农村环境综合整治，新建污水处理设施61套，日处理规模3480m</w:t>
            </w:r>
            <w:r>
              <w:rPr>
                <w:rFonts w:ascii="Times New Roman" w:hAnsi="Times New Roman" w:eastAsia="宋体"/>
                <w:kern w:val="0"/>
                <w:szCs w:val="21"/>
                <w:vertAlign w:val="superscript"/>
              </w:rPr>
              <w:t>3</w:t>
            </w:r>
            <w:r>
              <w:rPr>
                <w:rFonts w:ascii="Times New Roman" w:hAnsi="Times New Roman" w:eastAsia="宋体"/>
                <w:kern w:val="0"/>
                <w:szCs w:val="21"/>
              </w:rPr>
              <w:t>/d</w:t>
            </w:r>
            <w:r>
              <w:rPr>
                <w:rFonts w:hint="eastAsia" w:ascii="Times New Roman" w:hAnsi="Times New Roman" w:eastAsia="宋体"/>
                <w:kern w:val="0"/>
                <w:szCs w:val="21"/>
              </w:rPr>
              <w:t>。</w:t>
            </w:r>
          </w:p>
        </w:tc>
        <w:tc>
          <w:tcPr>
            <w:tcW w:w="850"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11000</w:t>
            </w:r>
          </w:p>
        </w:tc>
        <w:tc>
          <w:tcPr>
            <w:tcW w:w="993"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6100</w:t>
            </w:r>
          </w:p>
        </w:tc>
        <w:tc>
          <w:tcPr>
            <w:tcW w:w="992"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5000</w:t>
            </w:r>
          </w:p>
        </w:tc>
        <w:tc>
          <w:tcPr>
            <w:tcW w:w="992"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0</w:t>
            </w:r>
          </w:p>
        </w:tc>
        <w:tc>
          <w:tcPr>
            <w:tcW w:w="1701"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水环境质量改善</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lang w:val="zh-CN"/>
              </w:rPr>
              <w:t>（</w:t>
            </w:r>
            <w:r>
              <w:rPr>
                <w:rFonts w:ascii="Times New Roman" w:hAnsi="Times New Roman" w:eastAsia="宋体"/>
                <w:kern w:val="0"/>
                <w:szCs w:val="21"/>
              </w:rPr>
              <w:t>1</w:t>
            </w:r>
            <w:r>
              <w:rPr>
                <w:rFonts w:ascii="Times New Roman" w:hAnsi="Times New Roman" w:eastAsia="宋体"/>
                <w:kern w:val="0"/>
                <w:szCs w:val="21"/>
                <w:lang w:val="zh-CN"/>
              </w:rPr>
              <w:t>）</w:t>
            </w:r>
            <w:r>
              <w:rPr>
                <w:rFonts w:ascii="Times New Roman" w:hAnsi="Times New Roman" w:eastAsia="宋体"/>
                <w:kern w:val="0"/>
                <w:szCs w:val="21"/>
              </w:rPr>
              <w:t>对设计水量、进水水质浓度进行复核，设计出水水质建议达到《城镇污水处理厂污染物排放标准》表1一级B标准排放；（2）污水收集系统、污水处理系统的实施建议参考《福建省农村环境连片整治示范工程（农村生活污水处理工程篇）技术指南》；（3）优先对人口密集或距离河流较近的村落实施农村生活污水综合治理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将乐县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生物多样性保护项目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金溪流域生态保护修复项目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hint="eastAsia" w:ascii="Times New Roman" w:hAnsi="Times New Roman" w:eastAsia="宋体"/>
                <w:kern w:val="0"/>
                <w:szCs w:val="21"/>
              </w:rPr>
              <w:t>将乐县重点生态区位商品林赎买等改革</w:t>
            </w:r>
          </w:p>
        </w:tc>
        <w:tc>
          <w:tcPr>
            <w:tcW w:w="1134"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三明市林业局</w:t>
            </w:r>
          </w:p>
        </w:tc>
        <w:tc>
          <w:tcPr>
            <w:tcW w:w="1267"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将乐县林业局</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将乐县闽江上游</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2018年实施重点生态区位商品林赎买等改革0.4万亩。2019年实施重点生态区位商品林赎买等改革0.2万亩。2020年实施重点生态区位商品林赎买等改革0.1万亩。</w:t>
            </w:r>
          </w:p>
        </w:tc>
        <w:tc>
          <w:tcPr>
            <w:tcW w:w="850"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hint="eastAsia" w:ascii="Times New Roman" w:hAnsi="Times New Roman" w:eastAsia="宋体"/>
                <w:kern w:val="0"/>
                <w:szCs w:val="21"/>
              </w:rPr>
              <w:t>4000</w:t>
            </w:r>
          </w:p>
        </w:tc>
        <w:tc>
          <w:tcPr>
            <w:tcW w:w="993"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hint="eastAsia" w:ascii="Times New Roman" w:hAnsi="Times New Roman" w:eastAsia="宋体"/>
                <w:kern w:val="0"/>
                <w:szCs w:val="21"/>
              </w:rPr>
              <w:t>2285</w:t>
            </w:r>
          </w:p>
        </w:tc>
        <w:tc>
          <w:tcPr>
            <w:tcW w:w="992"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hint="eastAsia" w:ascii="Times New Roman" w:hAnsi="Times New Roman" w:eastAsia="宋体"/>
                <w:kern w:val="0"/>
                <w:szCs w:val="21"/>
              </w:rPr>
              <w:t>1143</w:t>
            </w:r>
          </w:p>
        </w:tc>
        <w:tc>
          <w:tcPr>
            <w:tcW w:w="992"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hint="eastAsia" w:ascii="Times New Roman" w:hAnsi="Times New Roman" w:eastAsia="宋体"/>
                <w:kern w:val="0"/>
                <w:szCs w:val="21"/>
              </w:rPr>
              <w:t>572</w:t>
            </w:r>
          </w:p>
        </w:tc>
        <w:tc>
          <w:tcPr>
            <w:tcW w:w="1701"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hint="eastAsia" w:ascii="Times New Roman" w:hAnsi="Times New Roman" w:eastAsia="宋体"/>
                <w:kern w:val="0"/>
                <w:szCs w:val="21"/>
              </w:rPr>
              <w:t>商品林赎买等改革0.7万亩</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建议商品林赎买、林分结构改造提升的区域进一步以生态保护为导向，进一步集中于饮用水源保护区、自然保护区、森林公园等重点生态功能区范围内。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将乐县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废弃矿山综合整治与地质灾害防治项目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废弃矿山环境恢复及地质灾害治理项目</w:t>
            </w:r>
          </w:p>
        </w:tc>
        <w:tc>
          <w:tcPr>
            <w:tcW w:w="1276"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将乐县地质灾害防治项目</w:t>
            </w:r>
          </w:p>
        </w:tc>
        <w:tc>
          <w:tcPr>
            <w:tcW w:w="1134"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三明市自然资源局</w:t>
            </w:r>
          </w:p>
        </w:tc>
        <w:tc>
          <w:tcPr>
            <w:tcW w:w="1267"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hint="eastAsia" w:ascii="Times New Roman" w:hAnsi="Times New Roman" w:eastAsia="宋体"/>
                <w:kern w:val="0"/>
                <w:szCs w:val="21"/>
              </w:rPr>
              <w:t>南口镇人民政府、黄潭镇人民政府、余坊乡人民政府</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将乐县南口镇孙坊村、将乐县余坊乡余坊村、将乐县黄潭镇泰村下孔头自然村</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涉及地质灾害治理项目3个，采用边坡卸载，挡墙，坡面治理，锚杆固定，截排水沟等工程措施对地灾点进行综合治理。</w:t>
            </w:r>
          </w:p>
        </w:tc>
        <w:tc>
          <w:tcPr>
            <w:tcW w:w="850"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1000</w:t>
            </w:r>
          </w:p>
        </w:tc>
        <w:tc>
          <w:tcPr>
            <w:tcW w:w="993"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590</w:t>
            </w:r>
          </w:p>
        </w:tc>
        <w:tc>
          <w:tcPr>
            <w:tcW w:w="992"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410</w:t>
            </w:r>
          </w:p>
        </w:tc>
        <w:tc>
          <w:tcPr>
            <w:tcW w:w="992"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0</w:t>
            </w:r>
          </w:p>
        </w:tc>
        <w:tc>
          <w:tcPr>
            <w:tcW w:w="1701"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治理地质灾害点3处</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24"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将乐县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水土流失治理与农地生态功能提升项目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金溪流域生态保护修复项目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闽江上游金溪流域将乐段水土流失</w:t>
            </w:r>
            <w:r>
              <w:rPr>
                <w:rFonts w:hint="eastAsia" w:ascii="Times New Roman" w:hAnsi="Times New Roman" w:eastAsia="宋体"/>
                <w:kern w:val="0"/>
                <w:szCs w:val="21"/>
              </w:rPr>
              <w:t>综合</w:t>
            </w:r>
            <w:r>
              <w:rPr>
                <w:rFonts w:ascii="Times New Roman" w:hAnsi="Times New Roman" w:eastAsia="宋体"/>
                <w:kern w:val="0"/>
                <w:szCs w:val="21"/>
              </w:rPr>
              <w:t>治理项目</w:t>
            </w:r>
          </w:p>
        </w:tc>
        <w:tc>
          <w:tcPr>
            <w:tcW w:w="1134"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三明市水利局</w:t>
            </w:r>
          </w:p>
        </w:tc>
        <w:tc>
          <w:tcPr>
            <w:tcW w:w="1267"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hint="eastAsia" w:ascii="Times New Roman" w:hAnsi="Times New Roman" w:eastAsia="宋体"/>
                <w:kern w:val="0"/>
                <w:szCs w:val="21"/>
              </w:rPr>
              <w:t>将乐县各相关乡镇</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将乐县各相关乡镇</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w:t>
            </w:r>
            <w:r>
              <w:rPr>
                <w:rFonts w:hint="eastAsia" w:ascii="Times New Roman" w:hAnsi="Times New Roman" w:eastAsia="宋体"/>
                <w:kern w:val="0"/>
                <w:szCs w:val="21"/>
              </w:rPr>
              <w:t>实施</w:t>
            </w:r>
            <w:r>
              <w:rPr>
                <w:rFonts w:ascii="Times New Roman" w:hAnsi="Times New Roman" w:eastAsia="宋体"/>
                <w:kern w:val="0"/>
                <w:szCs w:val="21"/>
              </w:rPr>
              <w:t>2017</w:t>
            </w:r>
            <w:r>
              <w:rPr>
                <w:rFonts w:hint="eastAsia" w:ascii="Times New Roman" w:hAnsi="Times New Roman" w:eastAsia="宋体"/>
                <w:kern w:val="0"/>
                <w:szCs w:val="21"/>
              </w:rPr>
              <w:t>年度将乐县光明镇省重点乡镇项目、</w:t>
            </w:r>
            <w:r>
              <w:rPr>
                <w:rFonts w:ascii="Times New Roman" w:hAnsi="Times New Roman" w:eastAsia="宋体"/>
                <w:kern w:val="0"/>
                <w:szCs w:val="21"/>
              </w:rPr>
              <w:t>2018</w:t>
            </w:r>
            <w:r>
              <w:rPr>
                <w:rFonts w:hint="eastAsia" w:ascii="Times New Roman" w:hAnsi="Times New Roman" w:eastAsia="宋体"/>
                <w:kern w:val="0"/>
                <w:szCs w:val="21"/>
              </w:rPr>
              <w:t>年度将乐县余坊乡省重点乡镇项目、将乐县兰花溪安全生态水系建设项目、将乐县龙池溪古镛段安全生态水系建设项目、将乐县金溪水环境综合整治项目，共计治理水土流失面积</w:t>
            </w:r>
            <w:r>
              <w:rPr>
                <w:rFonts w:ascii="Times New Roman" w:hAnsi="Times New Roman" w:eastAsia="宋体"/>
                <w:kern w:val="0"/>
                <w:szCs w:val="21"/>
              </w:rPr>
              <w:t>26km</w:t>
            </w:r>
            <w:r>
              <w:rPr>
                <w:rFonts w:ascii="Times New Roman" w:hAnsi="Times New Roman" w:eastAsia="宋体"/>
                <w:kern w:val="0"/>
                <w:szCs w:val="21"/>
                <w:vertAlign w:val="superscript"/>
              </w:rPr>
              <w:t>2</w:t>
            </w:r>
            <w:r>
              <w:rPr>
                <w:rFonts w:hint="eastAsia" w:ascii="Times New Roman" w:hAnsi="Times New Roman" w:eastAsia="宋体"/>
                <w:kern w:val="0"/>
                <w:szCs w:val="21"/>
              </w:rPr>
              <w:t>。</w:t>
            </w:r>
            <w:r>
              <w:rPr>
                <w:rFonts w:ascii="Times New Roman" w:hAnsi="Times New Roman" w:eastAsia="宋体"/>
                <w:kern w:val="0"/>
                <w:szCs w:val="21"/>
              </w:rPr>
              <w:t>2.</w:t>
            </w:r>
            <w:r>
              <w:rPr>
                <w:rFonts w:hint="eastAsia" w:ascii="Times New Roman" w:hAnsi="Times New Roman" w:eastAsia="宋体"/>
                <w:kern w:val="0"/>
                <w:szCs w:val="21"/>
              </w:rPr>
              <w:t>实施</w:t>
            </w:r>
            <w:r>
              <w:rPr>
                <w:rFonts w:ascii="Times New Roman" w:hAnsi="Times New Roman" w:eastAsia="宋体"/>
                <w:kern w:val="0"/>
                <w:szCs w:val="21"/>
              </w:rPr>
              <w:t>2019</w:t>
            </w:r>
            <w:r>
              <w:rPr>
                <w:rFonts w:hint="eastAsia" w:ascii="Times New Roman" w:hAnsi="Times New Roman" w:eastAsia="宋体"/>
                <w:kern w:val="0"/>
                <w:szCs w:val="21"/>
              </w:rPr>
              <w:t>年度将乐县白莲镇省重点乡镇项目、</w:t>
            </w:r>
            <w:r>
              <w:rPr>
                <w:rFonts w:ascii="Times New Roman" w:hAnsi="Times New Roman" w:eastAsia="宋体"/>
                <w:kern w:val="0"/>
                <w:szCs w:val="21"/>
              </w:rPr>
              <w:t>2019</w:t>
            </w:r>
            <w:r>
              <w:rPr>
                <w:rFonts w:hint="eastAsia" w:ascii="Times New Roman" w:hAnsi="Times New Roman" w:eastAsia="宋体"/>
                <w:kern w:val="0"/>
                <w:szCs w:val="21"/>
              </w:rPr>
              <w:t>年度将乐县高唐镇省重点乡镇项目、</w:t>
            </w:r>
            <w:r>
              <w:rPr>
                <w:rFonts w:ascii="Times New Roman" w:hAnsi="Times New Roman" w:eastAsia="宋体"/>
                <w:kern w:val="0"/>
                <w:szCs w:val="21"/>
              </w:rPr>
              <w:t>2019</w:t>
            </w:r>
            <w:r>
              <w:rPr>
                <w:rFonts w:hint="eastAsia" w:ascii="Times New Roman" w:hAnsi="Times New Roman" w:eastAsia="宋体"/>
                <w:kern w:val="0"/>
                <w:szCs w:val="21"/>
              </w:rPr>
              <w:t>年度将乐县国家重点工程（井垅、里坊、南胜、湖管、高坊、寺许小流域），闽江上游金溪流域将乐段水土流失综合治理项目（将乐县黄潭镇、万全乡、大源乡、光明镇等乡镇水土流失治理项目），共计治理水土流失面积</w:t>
            </w:r>
            <w:r>
              <w:rPr>
                <w:rFonts w:ascii="Times New Roman" w:hAnsi="Times New Roman" w:eastAsia="宋体"/>
                <w:kern w:val="0"/>
                <w:szCs w:val="21"/>
              </w:rPr>
              <w:t>26km</w:t>
            </w:r>
            <w:r>
              <w:rPr>
                <w:rFonts w:ascii="Times New Roman" w:hAnsi="Times New Roman" w:eastAsia="宋体"/>
                <w:kern w:val="0"/>
                <w:szCs w:val="21"/>
                <w:vertAlign w:val="superscript"/>
              </w:rPr>
              <w:t>2</w:t>
            </w:r>
            <w:r>
              <w:rPr>
                <w:rFonts w:hint="eastAsia" w:ascii="Times New Roman" w:hAnsi="Times New Roman" w:eastAsia="宋体"/>
                <w:kern w:val="0"/>
                <w:szCs w:val="21"/>
              </w:rPr>
              <w:t>。</w:t>
            </w:r>
            <w:r>
              <w:rPr>
                <w:rFonts w:ascii="Times New Roman" w:hAnsi="Times New Roman" w:eastAsia="宋体"/>
                <w:kern w:val="0"/>
                <w:szCs w:val="21"/>
              </w:rPr>
              <w:t>3.</w:t>
            </w:r>
            <w:r>
              <w:rPr>
                <w:rFonts w:hint="eastAsia" w:ascii="Times New Roman" w:hAnsi="Times New Roman" w:eastAsia="宋体"/>
                <w:kern w:val="0"/>
                <w:szCs w:val="21"/>
              </w:rPr>
              <w:t>实施</w:t>
            </w:r>
            <w:r>
              <w:rPr>
                <w:rFonts w:ascii="Times New Roman" w:hAnsi="Times New Roman" w:eastAsia="宋体"/>
                <w:kern w:val="0"/>
                <w:szCs w:val="21"/>
              </w:rPr>
              <w:t>2020</w:t>
            </w:r>
            <w:r>
              <w:rPr>
                <w:rFonts w:hint="eastAsia" w:ascii="Times New Roman" w:hAnsi="Times New Roman" w:eastAsia="宋体"/>
                <w:kern w:val="0"/>
                <w:szCs w:val="21"/>
              </w:rPr>
              <w:t>年度将乐县万安镇省重点乡镇项目、</w:t>
            </w:r>
            <w:r>
              <w:rPr>
                <w:rFonts w:ascii="Times New Roman" w:hAnsi="Times New Roman" w:eastAsia="宋体"/>
                <w:kern w:val="0"/>
                <w:szCs w:val="21"/>
              </w:rPr>
              <w:t>2020</w:t>
            </w:r>
            <w:r>
              <w:rPr>
                <w:rFonts w:hint="eastAsia" w:ascii="Times New Roman" w:hAnsi="Times New Roman" w:eastAsia="宋体"/>
                <w:kern w:val="0"/>
                <w:szCs w:val="21"/>
              </w:rPr>
              <w:t>年度将乐县安仁乡省重点乡镇项目、</w:t>
            </w:r>
            <w:r>
              <w:rPr>
                <w:rFonts w:ascii="Times New Roman" w:hAnsi="Times New Roman" w:eastAsia="宋体"/>
                <w:kern w:val="0"/>
                <w:szCs w:val="21"/>
              </w:rPr>
              <w:t>2020</w:t>
            </w:r>
            <w:r>
              <w:rPr>
                <w:rFonts w:hint="eastAsia" w:ascii="Times New Roman" w:hAnsi="Times New Roman" w:eastAsia="宋体"/>
                <w:kern w:val="0"/>
                <w:szCs w:val="21"/>
              </w:rPr>
              <w:t>年度将乐县漠源乡重点乡镇项目、</w:t>
            </w:r>
            <w:r>
              <w:rPr>
                <w:rFonts w:ascii="Times New Roman" w:hAnsi="Times New Roman" w:eastAsia="宋体"/>
                <w:kern w:val="0"/>
                <w:szCs w:val="21"/>
              </w:rPr>
              <w:t>2020</w:t>
            </w:r>
            <w:r>
              <w:rPr>
                <w:rFonts w:hint="eastAsia" w:ascii="Times New Roman" w:hAnsi="Times New Roman" w:eastAsia="宋体"/>
                <w:kern w:val="0"/>
                <w:szCs w:val="21"/>
              </w:rPr>
              <w:t>年度将乐县国家重点工程（小王、大王、铜岭、赖地、班州、安仁小流域）、</w:t>
            </w:r>
            <w:r>
              <w:rPr>
                <w:rFonts w:ascii="Times New Roman" w:hAnsi="Times New Roman" w:eastAsia="宋体"/>
                <w:kern w:val="0"/>
                <w:szCs w:val="21"/>
              </w:rPr>
              <w:t>2020</w:t>
            </w:r>
            <w:r>
              <w:rPr>
                <w:rFonts w:hint="eastAsia" w:ascii="Times New Roman" w:hAnsi="Times New Roman" w:eastAsia="宋体"/>
                <w:kern w:val="0"/>
                <w:szCs w:val="21"/>
              </w:rPr>
              <w:t>年闽江上游尤溪流域大田段水土流失综合治理项目，共计治理水土流失面积</w:t>
            </w:r>
            <w:r>
              <w:rPr>
                <w:rFonts w:ascii="Times New Roman" w:hAnsi="Times New Roman" w:eastAsia="宋体"/>
                <w:kern w:val="0"/>
                <w:szCs w:val="21"/>
              </w:rPr>
              <w:t>13km</w:t>
            </w:r>
            <w:r>
              <w:rPr>
                <w:rFonts w:ascii="Times New Roman" w:hAnsi="Times New Roman" w:eastAsia="宋体"/>
                <w:kern w:val="0"/>
                <w:szCs w:val="21"/>
                <w:vertAlign w:val="superscript"/>
              </w:rPr>
              <w:t>2</w:t>
            </w:r>
            <w:r>
              <w:rPr>
                <w:rFonts w:hint="eastAsia" w:ascii="Times New Roman" w:hAnsi="Times New Roman" w:eastAsia="宋体"/>
                <w:kern w:val="0"/>
                <w:szCs w:val="21"/>
              </w:rPr>
              <w:t>。闽江上游金溪流域将乐段治理水土流失面积共计</w:t>
            </w:r>
            <w:r>
              <w:rPr>
                <w:rFonts w:ascii="Times New Roman" w:hAnsi="Times New Roman" w:eastAsia="宋体"/>
                <w:kern w:val="0"/>
                <w:szCs w:val="21"/>
              </w:rPr>
              <w:t>65km</w:t>
            </w:r>
            <w:r>
              <w:rPr>
                <w:rFonts w:ascii="Times New Roman" w:hAnsi="Times New Roman" w:eastAsia="宋体"/>
                <w:kern w:val="0"/>
                <w:szCs w:val="21"/>
                <w:vertAlign w:val="superscript"/>
              </w:rPr>
              <w:t>2</w:t>
            </w:r>
            <w:r>
              <w:rPr>
                <w:rFonts w:hint="eastAsia" w:ascii="Times New Roman" w:hAnsi="Times New Roman" w:eastAsia="宋体"/>
                <w:kern w:val="0"/>
                <w:szCs w:val="21"/>
              </w:rPr>
              <w:t>。</w:t>
            </w:r>
          </w:p>
        </w:tc>
        <w:tc>
          <w:tcPr>
            <w:tcW w:w="850"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6407</w:t>
            </w:r>
          </w:p>
        </w:tc>
        <w:tc>
          <w:tcPr>
            <w:tcW w:w="993"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2638</w:t>
            </w:r>
          </w:p>
        </w:tc>
        <w:tc>
          <w:tcPr>
            <w:tcW w:w="992"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2600</w:t>
            </w:r>
          </w:p>
        </w:tc>
        <w:tc>
          <w:tcPr>
            <w:tcW w:w="992"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1169</w:t>
            </w:r>
          </w:p>
        </w:tc>
        <w:tc>
          <w:tcPr>
            <w:tcW w:w="1701"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水土流失治理面积65km</w:t>
            </w:r>
            <w:r>
              <w:rPr>
                <w:rFonts w:ascii="Times New Roman" w:hAnsi="Times New Roman" w:eastAsia="宋体"/>
                <w:kern w:val="0"/>
                <w:szCs w:val="21"/>
                <w:vertAlign w:val="superscript"/>
              </w:rPr>
              <w:t>2</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根据项目区不同的土地利用方式和水土流失特点，从生态环境综合整治与资源合理开发利用的角度出发，兼顾治理效益，以能充分发挥治理措施的最佳效果为目的，以乡镇为单元，流失斑为对象，因地制宜，因害设防布设水土流失治理措施；（2）亲水节点、景观工程等与山水林田湖草相关度较低的子工程</w:t>
            </w:r>
            <w:r>
              <w:rPr>
                <w:rFonts w:hint="eastAsia" w:ascii="Times New Roman" w:hAnsi="Times New Roman" w:eastAsia="宋体"/>
                <w:kern w:val="0"/>
                <w:szCs w:val="21"/>
              </w:rPr>
              <w:t>建议不纳入</w:t>
            </w:r>
            <w:r>
              <w:rPr>
                <w:rFonts w:ascii="Times New Roman" w:hAnsi="Times New Roman" w:eastAsia="宋体"/>
                <w:kern w:val="0"/>
                <w:szCs w:val="21"/>
              </w:rPr>
              <w:t>中央山水林田湖草奖补资金支持范围。</w:t>
            </w:r>
            <w:r>
              <w:rPr>
                <w:rFonts w:hint="eastAsia" w:ascii="Times New Roman" w:hAnsi="Times New Roman" w:eastAsia="宋体"/>
                <w:kern w:val="0"/>
                <w:szCs w:val="21"/>
              </w:rPr>
              <w:t>（3）建议对水土流失率较高等级区域优先进行治理。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将乐县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水土流失治理与农地生态功能提升项目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金溪流域生态保护修复项目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将乐县金溪流域农地生态提升工程</w:t>
            </w:r>
          </w:p>
        </w:tc>
        <w:tc>
          <w:tcPr>
            <w:tcW w:w="1134"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三明市农业农村局</w:t>
            </w:r>
          </w:p>
        </w:tc>
        <w:tc>
          <w:tcPr>
            <w:tcW w:w="1267"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hint="eastAsia" w:ascii="Times New Roman" w:hAnsi="Times New Roman" w:eastAsia="宋体"/>
                <w:kern w:val="0"/>
                <w:szCs w:val="21"/>
              </w:rPr>
              <w:t>将乐县各相关乡镇</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将乐县各相关乡镇</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kern w:val="0"/>
                <w:szCs w:val="21"/>
              </w:rPr>
            </w:pPr>
            <w:r>
              <w:rPr>
                <w:rFonts w:ascii="Times New Roman" w:hAnsi="Times New Roman" w:eastAsia="宋体"/>
                <w:kern w:val="0"/>
                <w:szCs w:val="21"/>
              </w:rPr>
              <w:t>生态型田间工程：修建引水坝（坎）20座，生态沟渠50Km；田间机耕道路50Km，生态护坡、挡墙5Km；及配套设施。</w:t>
            </w:r>
          </w:p>
          <w:p>
            <w:pPr>
              <w:textAlignment w:val="center"/>
              <w:rPr>
                <w:rFonts w:ascii="Times New Roman" w:hAnsi="Times New Roman" w:eastAsia="宋体" w:cs="Times New Roman"/>
                <w:kern w:val="0"/>
                <w:szCs w:val="21"/>
              </w:rPr>
            </w:pPr>
            <w:r>
              <w:rPr>
                <w:rFonts w:ascii="Times New Roman" w:hAnsi="Times New Roman" w:eastAsia="宋体"/>
                <w:kern w:val="0"/>
                <w:szCs w:val="21"/>
              </w:rPr>
              <w:t>实施耕地土壤面源污染治理、耕地质量提升工程</w:t>
            </w:r>
            <w:r>
              <w:rPr>
                <w:rFonts w:hint="eastAsia" w:ascii="Times New Roman" w:hAnsi="Times New Roman" w:eastAsia="宋体"/>
                <w:kern w:val="0"/>
                <w:szCs w:val="21"/>
              </w:rPr>
              <w:t>。</w:t>
            </w:r>
          </w:p>
        </w:tc>
        <w:tc>
          <w:tcPr>
            <w:tcW w:w="850"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5080</w:t>
            </w:r>
          </w:p>
        </w:tc>
        <w:tc>
          <w:tcPr>
            <w:tcW w:w="993"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4238</w:t>
            </w:r>
          </w:p>
        </w:tc>
        <w:tc>
          <w:tcPr>
            <w:tcW w:w="992"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842</w:t>
            </w:r>
          </w:p>
        </w:tc>
        <w:tc>
          <w:tcPr>
            <w:tcW w:w="992"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w:t>
            </w:r>
          </w:p>
        </w:tc>
        <w:tc>
          <w:tcPr>
            <w:tcW w:w="1701"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将乐县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废弃矿山综合整治与地质灾害防治项目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废弃矿山环境恢复及地质灾害治理项目</w:t>
            </w:r>
          </w:p>
        </w:tc>
        <w:tc>
          <w:tcPr>
            <w:tcW w:w="1276"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将乐县废弃、关闭矿山生态恢复治理</w:t>
            </w:r>
          </w:p>
        </w:tc>
        <w:tc>
          <w:tcPr>
            <w:tcW w:w="1134"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三明市自然资源局</w:t>
            </w:r>
          </w:p>
        </w:tc>
        <w:tc>
          <w:tcPr>
            <w:tcW w:w="1267"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将乐县自然资源局</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将乐县古镛镇、水南镇、万安镇</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涉及</w:t>
            </w:r>
            <w:r>
              <w:rPr>
                <w:rFonts w:hint="eastAsia" w:ascii="Times New Roman" w:hAnsi="Times New Roman" w:eastAsia="宋体"/>
                <w:kern w:val="0"/>
                <w:szCs w:val="21"/>
              </w:rPr>
              <w:t>11</w:t>
            </w:r>
            <w:r>
              <w:rPr>
                <w:rFonts w:ascii="Times New Roman" w:hAnsi="Times New Roman" w:eastAsia="宋体"/>
                <w:kern w:val="0"/>
                <w:szCs w:val="21"/>
              </w:rPr>
              <w:t>个矿区1</w:t>
            </w:r>
            <w:r>
              <w:rPr>
                <w:rFonts w:hint="eastAsia" w:ascii="Times New Roman" w:hAnsi="Times New Roman" w:eastAsia="宋体"/>
                <w:kern w:val="0"/>
                <w:szCs w:val="21"/>
              </w:rPr>
              <w:t>5</w:t>
            </w:r>
            <w:r>
              <w:rPr>
                <w:rFonts w:ascii="Times New Roman" w:hAnsi="Times New Roman" w:eastAsia="宋体"/>
                <w:kern w:val="0"/>
                <w:szCs w:val="21"/>
              </w:rPr>
              <w:t>处矿山，治理面积约</w:t>
            </w:r>
            <w:r>
              <w:rPr>
                <w:rFonts w:hint="eastAsia" w:ascii="Times New Roman" w:hAnsi="Times New Roman" w:eastAsia="宋体"/>
                <w:kern w:val="0"/>
                <w:szCs w:val="21"/>
              </w:rPr>
              <w:t>43.92</w:t>
            </w:r>
            <w:r>
              <w:rPr>
                <w:rFonts w:ascii="Times New Roman" w:hAnsi="Times New Roman" w:eastAsia="宋体"/>
                <w:kern w:val="0"/>
                <w:szCs w:val="21"/>
              </w:rPr>
              <w:t>公顷，采取工程措施和植物措施治理矿山。</w:t>
            </w:r>
          </w:p>
        </w:tc>
        <w:tc>
          <w:tcPr>
            <w:tcW w:w="850"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2700</w:t>
            </w:r>
          </w:p>
        </w:tc>
        <w:tc>
          <w:tcPr>
            <w:tcW w:w="993"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0</w:t>
            </w:r>
          </w:p>
        </w:tc>
        <w:tc>
          <w:tcPr>
            <w:tcW w:w="992"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1000</w:t>
            </w:r>
          </w:p>
        </w:tc>
        <w:tc>
          <w:tcPr>
            <w:tcW w:w="992"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1700</w:t>
            </w:r>
          </w:p>
        </w:tc>
        <w:tc>
          <w:tcPr>
            <w:tcW w:w="1701"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废弃矿山治理</w:t>
            </w:r>
            <w:r>
              <w:rPr>
                <w:rFonts w:hint="eastAsia" w:ascii="Times New Roman" w:hAnsi="Times New Roman" w:eastAsia="宋体"/>
                <w:kern w:val="0"/>
                <w:szCs w:val="21"/>
              </w:rPr>
              <w:t>11</w:t>
            </w:r>
            <w:r>
              <w:rPr>
                <w:rFonts w:ascii="Times New Roman" w:hAnsi="Times New Roman" w:eastAsia="宋体"/>
                <w:kern w:val="0"/>
                <w:szCs w:val="21"/>
              </w:rPr>
              <w:t>个矿山</w:t>
            </w:r>
            <w:r>
              <w:rPr>
                <w:rFonts w:hint="eastAsia" w:ascii="Times New Roman" w:hAnsi="Times New Roman" w:eastAsia="宋体"/>
                <w:kern w:val="0"/>
                <w:szCs w:val="21"/>
              </w:rPr>
              <w:t>15</w:t>
            </w:r>
            <w:r>
              <w:rPr>
                <w:rFonts w:ascii="Times New Roman" w:hAnsi="Times New Roman" w:eastAsia="宋体"/>
                <w:kern w:val="0"/>
                <w:szCs w:val="21"/>
              </w:rPr>
              <w:t>处</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将乐县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水环境治理与生态修复项目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金溪流域生态保护修复项目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将乐县城区饮用水源地综合整治及修复工程</w:t>
            </w:r>
          </w:p>
        </w:tc>
        <w:tc>
          <w:tcPr>
            <w:tcW w:w="1134"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三明市生态环境局</w:t>
            </w:r>
          </w:p>
        </w:tc>
        <w:tc>
          <w:tcPr>
            <w:tcW w:w="1267"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hint="eastAsia" w:ascii="Times New Roman" w:hAnsi="Times New Roman" w:eastAsia="宋体"/>
                <w:kern w:val="0"/>
                <w:szCs w:val="21"/>
              </w:rPr>
              <w:t>漠源乡、光明镇人民政府</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下村水厂水源——漠村溪水源地上游路口</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1、饮用水源工业污染整治。关闭拆除漠村溪水源地上游路口自然村三家企业，清理平整三家企业厂房工业场地60余亩，并进行生态环境修复。2、龙池溪水源地保护区界碑、隔离围网建设。</w:t>
            </w:r>
          </w:p>
        </w:tc>
        <w:tc>
          <w:tcPr>
            <w:tcW w:w="850"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850</w:t>
            </w:r>
          </w:p>
        </w:tc>
        <w:tc>
          <w:tcPr>
            <w:tcW w:w="993"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699</w:t>
            </w:r>
          </w:p>
        </w:tc>
        <w:tc>
          <w:tcPr>
            <w:tcW w:w="992"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150</w:t>
            </w:r>
          </w:p>
        </w:tc>
        <w:tc>
          <w:tcPr>
            <w:tcW w:w="992"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1</w:t>
            </w:r>
          </w:p>
        </w:tc>
        <w:tc>
          <w:tcPr>
            <w:tcW w:w="1701"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改善饮用水源水质</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将乐县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生物多样性保护项目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金溪流域生态保护修复项目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hint="eastAsia" w:ascii="Times New Roman" w:hAnsi="Times New Roman" w:eastAsia="宋体"/>
                <w:kern w:val="0"/>
                <w:szCs w:val="21"/>
              </w:rPr>
              <w:t>将乐县龙栖山自然保护区林权赎买或租用</w:t>
            </w:r>
          </w:p>
        </w:tc>
        <w:tc>
          <w:tcPr>
            <w:tcW w:w="1134"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三明市林业局</w:t>
            </w:r>
          </w:p>
        </w:tc>
        <w:tc>
          <w:tcPr>
            <w:tcW w:w="1267"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将乐县林业局</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龙栖山国家级自然保护区</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实施保护区内林权赎买或租赁1.37万亩，其中2018年完成赎买0.17万亩，2019年完成赎买0.59万亩，2020年完成租赁0.61万亩。</w:t>
            </w:r>
          </w:p>
        </w:tc>
        <w:tc>
          <w:tcPr>
            <w:tcW w:w="850"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hint="eastAsia" w:ascii="Times New Roman" w:hAnsi="Times New Roman" w:eastAsia="宋体"/>
                <w:kern w:val="0"/>
                <w:szCs w:val="21"/>
              </w:rPr>
              <w:t>3800</w:t>
            </w:r>
          </w:p>
        </w:tc>
        <w:tc>
          <w:tcPr>
            <w:tcW w:w="993"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hint="eastAsia" w:ascii="Times New Roman" w:hAnsi="Times New Roman" w:eastAsia="宋体"/>
                <w:kern w:val="0"/>
                <w:szCs w:val="21"/>
              </w:rPr>
              <w:t>472</w:t>
            </w:r>
          </w:p>
        </w:tc>
        <w:tc>
          <w:tcPr>
            <w:tcW w:w="992"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hint="eastAsia" w:ascii="Times New Roman" w:hAnsi="Times New Roman" w:eastAsia="宋体"/>
                <w:kern w:val="0"/>
                <w:szCs w:val="21"/>
              </w:rPr>
              <w:t>1636</w:t>
            </w:r>
          </w:p>
        </w:tc>
        <w:tc>
          <w:tcPr>
            <w:tcW w:w="992"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hint="eastAsia" w:ascii="Times New Roman" w:hAnsi="Times New Roman" w:eastAsia="宋体"/>
                <w:kern w:val="0"/>
                <w:szCs w:val="21"/>
              </w:rPr>
              <w:t>1692</w:t>
            </w:r>
          </w:p>
        </w:tc>
        <w:tc>
          <w:tcPr>
            <w:tcW w:w="1701"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hint="eastAsia" w:ascii="Times New Roman" w:hAnsi="Times New Roman" w:eastAsia="宋体"/>
                <w:kern w:val="0"/>
                <w:szCs w:val="21"/>
              </w:rPr>
              <w:t>林权赎买</w:t>
            </w:r>
            <w:r>
              <w:rPr>
                <w:rFonts w:ascii="Times New Roman" w:hAnsi="Times New Roman" w:eastAsia="宋体"/>
                <w:kern w:val="0"/>
                <w:szCs w:val="21"/>
              </w:rPr>
              <w:t>0.76</w:t>
            </w:r>
            <w:r>
              <w:rPr>
                <w:rFonts w:hint="eastAsia" w:ascii="Times New Roman" w:hAnsi="Times New Roman" w:eastAsia="宋体"/>
                <w:kern w:val="0"/>
                <w:szCs w:val="21"/>
              </w:rPr>
              <w:t>万亩，林权租赁</w:t>
            </w:r>
            <w:r>
              <w:rPr>
                <w:rFonts w:ascii="Times New Roman" w:hAnsi="Times New Roman" w:eastAsia="宋体"/>
                <w:kern w:val="0"/>
                <w:szCs w:val="21"/>
              </w:rPr>
              <w:t>0.61</w:t>
            </w:r>
            <w:r>
              <w:rPr>
                <w:rFonts w:hint="eastAsia" w:ascii="Times New Roman" w:hAnsi="Times New Roman" w:eastAsia="宋体"/>
                <w:kern w:val="0"/>
                <w:szCs w:val="21"/>
              </w:rPr>
              <w:t>万亩</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建议林分改造过程中，补植树种考虑乡土树种，适地适树，树种多样化选择，尽量提高物种多样性与林分结构稳定性。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将乐县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水环境治理与生态修复项目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金溪流域生态保护修复项目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将乐县常上湖生态修复项目</w:t>
            </w:r>
          </w:p>
        </w:tc>
        <w:tc>
          <w:tcPr>
            <w:tcW w:w="1134"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三明市生态环境局</w:t>
            </w:r>
          </w:p>
        </w:tc>
        <w:tc>
          <w:tcPr>
            <w:tcW w:w="1267"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hint="eastAsia" w:ascii="Times New Roman" w:hAnsi="Times New Roman" w:eastAsia="宋体"/>
                <w:kern w:val="0"/>
                <w:szCs w:val="21"/>
              </w:rPr>
              <w:t>高唐镇人民政府</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将乐县常上湖</w:t>
            </w:r>
          </w:p>
        </w:tc>
        <w:tc>
          <w:tcPr>
            <w:tcW w:w="3373" w:type="dxa"/>
            <w:tcBorders>
              <w:top w:val="single" w:color="auto" w:sz="4" w:space="0"/>
              <w:left w:val="single" w:color="auto" w:sz="4" w:space="0"/>
              <w:bottom w:val="single" w:color="auto" w:sz="4" w:space="0"/>
              <w:right w:val="single" w:color="auto" w:sz="4" w:space="0"/>
            </w:tcBorders>
            <w:vAlign w:val="center"/>
          </w:tcPr>
          <w:p>
            <w:pPr>
              <w:numPr>
                <w:ilvl w:val="0"/>
                <w:numId w:val="7"/>
              </w:numPr>
              <w:textAlignment w:val="center"/>
              <w:rPr>
                <w:rFonts w:ascii="Times New Roman" w:hAnsi="Times New Roman" w:eastAsia="宋体"/>
                <w:kern w:val="0"/>
                <w:szCs w:val="21"/>
              </w:rPr>
            </w:pPr>
            <w:r>
              <w:rPr>
                <w:rFonts w:ascii="Times New Roman" w:hAnsi="Times New Roman" w:eastAsia="宋体"/>
                <w:kern w:val="0"/>
                <w:szCs w:val="21"/>
              </w:rPr>
              <w:t>河湖流域水环境修复工程：常兴湖底泥生态清淤项目、常源溪流域生物多样性保护项目、垃圾污水综合治理项目。</w:t>
            </w:r>
          </w:p>
          <w:p>
            <w:pPr>
              <w:textAlignment w:val="center"/>
              <w:rPr>
                <w:rFonts w:ascii="Times New Roman" w:hAnsi="Times New Roman" w:eastAsia="宋体"/>
                <w:kern w:val="0"/>
                <w:szCs w:val="21"/>
              </w:rPr>
            </w:pPr>
            <w:r>
              <w:rPr>
                <w:rFonts w:ascii="Times New Roman" w:hAnsi="Times New Roman" w:eastAsia="宋体"/>
                <w:kern w:val="0"/>
                <w:szCs w:val="21"/>
              </w:rPr>
              <w:t>2.湿地修复及水源地保护工程：湿地公园建设项目、饮用水改造提升项目、金利化工有限公司搬迁项目。</w:t>
            </w:r>
          </w:p>
          <w:p>
            <w:pPr>
              <w:textAlignment w:val="center"/>
              <w:rPr>
                <w:rFonts w:ascii="Times New Roman" w:hAnsi="Times New Roman" w:eastAsia="宋体"/>
                <w:kern w:val="0"/>
                <w:szCs w:val="21"/>
              </w:rPr>
            </w:pPr>
            <w:r>
              <w:rPr>
                <w:rFonts w:ascii="Times New Roman" w:hAnsi="Times New Roman" w:eastAsia="宋体"/>
                <w:kern w:val="0"/>
                <w:szCs w:val="21"/>
              </w:rPr>
              <w:t>3.生态景观建设工程：侯门山、回头山生态修复项目、环村一重山林相改造提升项目、常兴湖景观水体建设项目、生态种植基地项目。</w:t>
            </w:r>
          </w:p>
          <w:p>
            <w:pPr>
              <w:textAlignment w:val="center"/>
              <w:rPr>
                <w:rFonts w:ascii="Times New Roman" w:hAnsi="Times New Roman" w:eastAsia="宋体"/>
                <w:kern w:val="0"/>
                <w:szCs w:val="21"/>
              </w:rPr>
            </w:pPr>
            <w:r>
              <w:rPr>
                <w:rFonts w:ascii="Times New Roman" w:hAnsi="Times New Roman" w:eastAsia="宋体"/>
                <w:kern w:val="0"/>
                <w:szCs w:val="21"/>
              </w:rPr>
              <w:t>4.边坡护岸修复工程：常兴湖边坡生态修复项目、常源溪生态护岸建设项目。</w:t>
            </w:r>
          </w:p>
          <w:p>
            <w:pPr>
              <w:textAlignment w:val="center"/>
              <w:rPr>
                <w:rFonts w:ascii="Times New Roman" w:hAnsi="Times New Roman" w:eastAsia="宋体" w:cs="Times New Roman"/>
                <w:kern w:val="0"/>
                <w:szCs w:val="21"/>
              </w:rPr>
            </w:pPr>
            <w:r>
              <w:rPr>
                <w:rFonts w:ascii="Times New Roman" w:hAnsi="Times New Roman" w:eastAsia="宋体"/>
                <w:kern w:val="0"/>
                <w:szCs w:val="21"/>
              </w:rPr>
              <w:t>5.机制创新工程：生态文明教育示范基地建设，生态保护宣传长廊项目。</w:t>
            </w:r>
          </w:p>
        </w:tc>
        <w:tc>
          <w:tcPr>
            <w:tcW w:w="850"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7000</w:t>
            </w:r>
          </w:p>
        </w:tc>
        <w:tc>
          <w:tcPr>
            <w:tcW w:w="993"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1800</w:t>
            </w:r>
          </w:p>
        </w:tc>
        <w:tc>
          <w:tcPr>
            <w:tcW w:w="992"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3500</w:t>
            </w:r>
          </w:p>
        </w:tc>
        <w:tc>
          <w:tcPr>
            <w:tcW w:w="992"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1700</w:t>
            </w:r>
          </w:p>
        </w:tc>
        <w:tc>
          <w:tcPr>
            <w:tcW w:w="1701"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生境修复</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常上湖生态修复要坚持以自然修复为主，人工修复为辅的原则。尤其是水体（1）生态修复中必须坚持绿色生态岸线和河道设计。岸线设计要充分考虑两栖动物的习性，河道要有足够的水生植物，保持河流生态系统服务功能。湿地公园建设要优先考虑物种的保护需求，其次考虑生态旅游设计。巡查步道设计要尽可能减少对自然生境的占用和破坏。此外，要在考虑生态保护的同时，兼顾旅游经济，改善当地居民经济条件，提高居民生活水平；（2）企业搬迁、亲水节点、景观工程等与山水林田湖草相关度较低的子工程</w:t>
            </w:r>
            <w:r>
              <w:rPr>
                <w:rFonts w:hint="eastAsia" w:ascii="Times New Roman" w:hAnsi="Times New Roman" w:eastAsia="宋体"/>
                <w:kern w:val="0"/>
                <w:szCs w:val="21"/>
              </w:rPr>
              <w:t>建议不纳入</w:t>
            </w:r>
            <w:r>
              <w:rPr>
                <w:rFonts w:ascii="Times New Roman" w:hAnsi="Times New Roman" w:eastAsia="宋体"/>
                <w:kern w:val="0"/>
                <w:szCs w:val="21"/>
              </w:rPr>
              <w:t>中央山水林田湖草奖补资金支持范围。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将乐县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水环境治理与生态修复项目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金溪流域生态保护修复项目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将乐县万安镇安福口溪安全生态水系建设项目</w:t>
            </w:r>
          </w:p>
        </w:tc>
        <w:tc>
          <w:tcPr>
            <w:tcW w:w="1134"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三明市水利局</w:t>
            </w:r>
          </w:p>
        </w:tc>
        <w:tc>
          <w:tcPr>
            <w:tcW w:w="1267"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hint="eastAsia" w:ascii="Times New Roman" w:hAnsi="Times New Roman" w:eastAsia="宋体"/>
                <w:kern w:val="0"/>
                <w:szCs w:val="21"/>
              </w:rPr>
              <w:t>万安镇人民政府</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将乐县万安镇安福口溪</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按照“六大目标、八个有”的要求，建设河道长度8.53km。</w:t>
            </w:r>
          </w:p>
        </w:tc>
        <w:tc>
          <w:tcPr>
            <w:tcW w:w="850"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1031.52</w:t>
            </w:r>
          </w:p>
        </w:tc>
        <w:tc>
          <w:tcPr>
            <w:tcW w:w="993"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450</w:t>
            </w:r>
          </w:p>
        </w:tc>
        <w:tc>
          <w:tcPr>
            <w:tcW w:w="992"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581.52</w:t>
            </w:r>
          </w:p>
        </w:tc>
        <w:tc>
          <w:tcPr>
            <w:tcW w:w="992"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w:t>
            </w:r>
          </w:p>
        </w:tc>
        <w:tc>
          <w:tcPr>
            <w:tcW w:w="1701"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生境修复</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建议严格按照《关于开展万里安全生态水系建设的实施意见》（闽政办〔2015〕99号）的要求，坚持保护优先、自然修复为主，规范各类涉水建设活动，用生态方式改良河床、恢复河滩和修复河岸；（2）亲水节点、景观工程等与山水林田湖草相关度较低的子工程</w:t>
            </w:r>
            <w:r>
              <w:rPr>
                <w:rFonts w:hint="eastAsia" w:ascii="Times New Roman" w:hAnsi="Times New Roman" w:eastAsia="宋体"/>
                <w:kern w:val="0"/>
                <w:szCs w:val="21"/>
              </w:rPr>
              <w:t>建议不纳入</w:t>
            </w:r>
            <w:r>
              <w:rPr>
                <w:rFonts w:ascii="Times New Roman" w:hAnsi="Times New Roman" w:eastAsia="宋体"/>
                <w:kern w:val="0"/>
                <w:szCs w:val="21"/>
              </w:rPr>
              <w:t>中央山水林田湖草奖补资金支持范围。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将乐县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水环境治理与生态修复项目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金溪流域生态保护修复项目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hint="eastAsia" w:ascii="Times New Roman" w:hAnsi="Times New Roman" w:eastAsia="宋体"/>
                <w:kern w:val="0"/>
                <w:szCs w:val="21"/>
              </w:rPr>
              <w:t>将乐池湖溪小流域水体达标工程</w:t>
            </w:r>
          </w:p>
        </w:tc>
        <w:tc>
          <w:tcPr>
            <w:tcW w:w="1134"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三明市生态环境局</w:t>
            </w:r>
          </w:p>
        </w:tc>
        <w:tc>
          <w:tcPr>
            <w:tcW w:w="1267"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三明市将乐县生态环境局</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南口镇</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池湖溪小流域综合整治项目，实施工业污染治理，完成东南新材料、科利达香精香料厂废水污染治理等；河道涉砂整治；畜禽养殖污染整治。</w:t>
            </w:r>
          </w:p>
        </w:tc>
        <w:tc>
          <w:tcPr>
            <w:tcW w:w="850"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790</w:t>
            </w:r>
          </w:p>
        </w:tc>
        <w:tc>
          <w:tcPr>
            <w:tcW w:w="993"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790</w:t>
            </w:r>
          </w:p>
        </w:tc>
        <w:tc>
          <w:tcPr>
            <w:tcW w:w="992"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w:t>
            </w:r>
          </w:p>
        </w:tc>
        <w:tc>
          <w:tcPr>
            <w:tcW w:w="992"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w:t>
            </w:r>
          </w:p>
        </w:tc>
        <w:tc>
          <w:tcPr>
            <w:tcW w:w="1701"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水环境质量改善。</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（1）应强化东南新材料、科利达香精香料厂等企业的生产废水排放监管，严格执行国家相应排放标准；（2）养殖场的改造升级等工程与山水林田湖草相关度较低，</w:t>
            </w:r>
            <w:r>
              <w:rPr>
                <w:rFonts w:hint="eastAsia" w:ascii="Times New Roman" w:hAnsi="Times New Roman" w:eastAsia="宋体"/>
                <w:kern w:val="0"/>
                <w:szCs w:val="21"/>
              </w:rPr>
              <w:t>建议不纳入</w:t>
            </w:r>
            <w:r>
              <w:rPr>
                <w:rFonts w:ascii="Times New Roman" w:hAnsi="Times New Roman" w:eastAsia="宋体"/>
                <w:kern w:val="0"/>
                <w:szCs w:val="21"/>
              </w:rPr>
              <w:t>山水林田湖草中央奖补资金支持范围。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将乐县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水环境治理与生态修复项目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金溪流域生态保护修复项目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将乐县邓坊溪安全生态水系建设项目</w:t>
            </w:r>
          </w:p>
        </w:tc>
        <w:tc>
          <w:tcPr>
            <w:tcW w:w="1134"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三明市水利局</w:t>
            </w:r>
          </w:p>
        </w:tc>
        <w:tc>
          <w:tcPr>
            <w:tcW w:w="1267"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高唐镇人民政府</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高唐镇</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按照“六大目标、八个有”的要求，综合治理河道长度8km</w:t>
            </w:r>
            <w:r>
              <w:rPr>
                <w:rFonts w:hint="eastAsia" w:ascii="Times New Roman" w:hAnsi="Times New Roman" w:eastAsia="宋体"/>
                <w:kern w:val="0"/>
                <w:szCs w:val="21"/>
              </w:rPr>
              <w:t>。</w:t>
            </w:r>
          </w:p>
        </w:tc>
        <w:tc>
          <w:tcPr>
            <w:tcW w:w="850"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900</w:t>
            </w:r>
          </w:p>
        </w:tc>
        <w:tc>
          <w:tcPr>
            <w:tcW w:w="993"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w:t>
            </w:r>
          </w:p>
        </w:tc>
        <w:tc>
          <w:tcPr>
            <w:tcW w:w="992"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400</w:t>
            </w:r>
          </w:p>
        </w:tc>
        <w:tc>
          <w:tcPr>
            <w:tcW w:w="992"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500</w:t>
            </w:r>
          </w:p>
        </w:tc>
        <w:tc>
          <w:tcPr>
            <w:tcW w:w="1701"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生境修复</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建议严格按照《关于开展万里安全生态水系建设的实施意见》（闽政办〔2015〕99号）的要求，坚持保护优先、自然修复为主，规范各类涉水建设活动，用生态方式改良河床、恢复河滩和修复河岸；（2）亲水节点、景观工程等与山水林田湖草相关度较低的子工程</w:t>
            </w:r>
            <w:r>
              <w:rPr>
                <w:rFonts w:hint="eastAsia" w:ascii="Times New Roman" w:hAnsi="Times New Roman" w:eastAsia="宋体"/>
                <w:kern w:val="0"/>
                <w:szCs w:val="21"/>
              </w:rPr>
              <w:t>建议不纳入</w:t>
            </w:r>
            <w:r>
              <w:rPr>
                <w:rFonts w:ascii="Times New Roman" w:hAnsi="Times New Roman" w:eastAsia="宋体"/>
                <w:kern w:val="0"/>
                <w:szCs w:val="21"/>
              </w:rPr>
              <w:t>中央山水林田湖草奖补资金支持范围。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将乐县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水环境治理与生态修复项目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金溪流域生态保护修复项目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将乐县大源乡安福口溪安全生态水系建设项目</w:t>
            </w:r>
          </w:p>
        </w:tc>
        <w:tc>
          <w:tcPr>
            <w:tcW w:w="1134"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三明市水利局</w:t>
            </w:r>
          </w:p>
        </w:tc>
        <w:tc>
          <w:tcPr>
            <w:tcW w:w="1267"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大源乡人民政府</w:t>
            </w:r>
          </w:p>
        </w:tc>
        <w:tc>
          <w:tcPr>
            <w:tcW w:w="1909"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大源乡</w:t>
            </w:r>
          </w:p>
        </w:tc>
        <w:tc>
          <w:tcPr>
            <w:tcW w:w="3373"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按照“六大目标、八个有”的要求，综合治理河道长度10.31km</w:t>
            </w:r>
            <w:r>
              <w:rPr>
                <w:rFonts w:hint="eastAsia" w:ascii="Times New Roman" w:hAnsi="Times New Roman" w:eastAsia="宋体"/>
                <w:kern w:val="0"/>
                <w:szCs w:val="21"/>
              </w:rPr>
              <w:t>。</w:t>
            </w:r>
          </w:p>
        </w:tc>
        <w:tc>
          <w:tcPr>
            <w:tcW w:w="850"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1258</w:t>
            </w:r>
          </w:p>
        </w:tc>
        <w:tc>
          <w:tcPr>
            <w:tcW w:w="993"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w:t>
            </w:r>
          </w:p>
        </w:tc>
        <w:tc>
          <w:tcPr>
            <w:tcW w:w="992"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500</w:t>
            </w:r>
          </w:p>
        </w:tc>
        <w:tc>
          <w:tcPr>
            <w:tcW w:w="992"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758</w:t>
            </w:r>
          </w:p>
        </w:tc>
        <w:tc>
          <w:tcPr>
            <w:tcW w:w="1701"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ascii="Times New Roman" w:hAnsi="Times New Roman" w:eastAsia="宋体"/>
                <w:kern w:val="0"/>
                <w:szCs w:val="21"/>
              </w:rPr>
              <w:t>生境修复</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建议严格按照《关于开展万里安全生态水系建设的实施意见》（闽政办〔2015〕99号）的要求，坚持保护优先、自然修复为主，规范各类涉水建设活动，用生态方式改良河床、恢复河滩和修复河岸；（2）亲水节点、景观工程等与山水林田湖草相关度较低的子工程</w:t>
            </w:r>
            <w:r>
              <w:rPr>
                <w:rFonts w:hint="eastAsia" w:ascii="Times New Roman" w:hAnsi="Times New Roman" w:eastAsia="宋体"/>
                <w:kern w:val="0"/>
                <w:szCs w:val="21"/>
              </w:rPr>
              <w:t>建议不纳入</w:t>
            </w:r>
            <w:r>
              <w:rPr>
                <w:rFonts w:ascii="Times New Roman" w:hAnsi="Times New Roman" w:eastAsia="宋体"/>
                <w:kern w:val="0"/>
                <w:szCs w:val="21"/>
              </w:rPr>
              <w:t>中央山水林田湖草奖补资金支持范围。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将乐县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hint="eastAsia" w:ascii="Times New Roman" w:hAnsi="Times New Roman" w:eastAsia="宋体"/>
                <w:kern w:val="0"/>
                <w:szCs w:val="21"/>
              </w:rPr>
            </w:pPr>
            <w:r>
              <w:rPr>
                <w:rFonts w:hint="eastAsia" w:ascii="Times New Roman" w:hAnsi="Times New Roman" w:eastAsia="宋体"/>
                <w:kern w:val="0"/>
                <w:szCs w:val="21"/>
              </w:rPr>
              <w:t>生物多样性</w:t>
            </w:r>
            <w:r>
              <w:rPr>
                <w:rFonts w:ascii="Times New Roman" w:hAnsi="Times New Roman" w:eastAsia="宋体"/>
                <w:kern w:val="0"/>
                <w:szCs w:val="21"/>
              </w:rPr>
              <w:t>保护工程</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hint="eastAsia" w:ascii="Times New Roman" w:hAnsi="Times New Roman" w:eastAsia="宋体"/>
                <w:kern w:val="0"/>
                <w:szCs w:val="21"/>
              </w:rPr>
            </w:pPr>
            <w:r>
              <w:rPr>
                <w:rFonts w:hint="eastAsia" w:ascii="Times New Roman" w:hAnsi="Times New Roman" w:eastAsia="宋体"/>
                <w:kern w:val="0"/>
                <w:szCs w:val="21"/>
              </w:rPr>
              <w:t>金溪流域生态保护修复项目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kern w:val="0"/>
                <w:szCs w:val="21"/>
              </w:rPr>
            </w:pPr>
            <w:r>
              <w:rPr>
                <w:rFonts w:hint="eastAsia"/>
                <w:kern w:val="0"/>
                <w:szCs w:val="21"/>
              </w:rPr>
              <w:t>福建龙栖山国家级自然保护区生物多样性保护与建设项目</w:t>
            </w:r>
          </w:p>
        </w:tc>
        <w:tc>
          <w:tcPr>
            <w:tcW w:w="1134"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kern w:val="0"/>
                <w:szCs w:val="21"/>
              </w:rPr>
            </w:pPr>
            <w:r>
              <w:rPr>
                <w:kern w:val="0"/>
                <w:szCs w:val="21"/>
              </w:rPr>
              <w:t>三明市林业局</w:t>
            </w:r>
          </w:p>
        </w:tc>
        <w:tc>
          <w:tcPr>
            <w:tcW w:w="1267"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kern w:val="0"/>
                <w:szCs w:val="21"/>
              </w:rPr>
            </w:pPr>
            <w:r>
              <w:rPr>
                <w:kern w:val="0"/>
                <w:szCs w:val="21"/>
              </w:rPr>
              <w:t>将乐县林业局</w:t>
            </w:r>
          </w:p>
        </w:tc>
        <w:tc>
          <w:tcPr>
            <w:tcW w:w="1909"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kern w:val="0"/>
                <w:szCs w:val="21"/>
              </w:rPr>
            </w:pPr>
            <w:r>
              <w:rPr>
                <w:kern w:val="0"/>
                <w:szCs w:val="21"/>
              </w:rPr>
              <w:t>龙栖山国家级自然保护区</w:t>
            </w:r>
          </w:p>
        </w:tc>
        <w:tc>
          <w:tcPr>
            <w:tcW w:w="3373"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kern w:val="0"/>
                <w:szCs w:val="21"/>
              </w:rPr>
            </w:pPr>
            <w:r>
              <w:rPr>
                <w:rFonts w:hint="eastAsia"/>
                <w:kern w:val="0"/>
                <w:szCs w:val="21"/>
              </w:rPr>
              <w:t>项目主要以区内小水电站退出整改工程、生态修复工程为建设重点，其中兰花溪流域4座水电站退出、1座水电站整改工程，工程施工及后期生态修复工程1项</w:t>
            </w:r>
          </w:p>
        </w:tc>
        <w:tc>
          <w:tcPr>
            <w:tcW w:w="850"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hint="default" w:ascii="Times New Roman" w:hAnsi="Times New Roman" w:eastAsia="宋体"/>
                <w:kern w:val="0"/>
                <w:szCs w:val="21"/>
                <w:lang w:val="en-US" w:eastAsia="zh-CN"/>
              </w:rPr>
            </w:pPr>
            <w:r>
              <w:rPr>
                <w:rFonts w:hint="eastAsia" w:ascii="Times New Roman" w:hAnsi="Times New Roman" w:eastAsia="宋体"/>
                <w:kern w:val="0"/>
                <w:szCs w:val="21"/>
                <w:lang w:val="en-US" w:eastAsia="zh-CN"/>
              </w:rPr>
              <w:t>3300</w:t>
            </w:r>
          </w:p>
        </w:tc>
        <w:tc>
          <w:tcPr>
            <w:tcW w:w="993"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hint="default" w:ascii="Times New Roman" w:hAnsi="Times New Roman" w:eastAsia="宋体"/>
                <w:kern w:val="0"/>
                <w:szCs w:val="21"/>
                <w:lang w:val="en-US" w:eastAsia="zh-CN"/>
              </w:rPr>
            </w:pPr>
            <w:r>
              <w:rPr>
                <w:rFonts w:hint="eastAsia" w:ascii="Times New Roman" w:hAnsi="Times New Roman" w:eastAsia="宋体"/>
                <w:kern w:val="0"/>
                <w:szCs w:val="21"/>
                <w:lang w:val="en-US" w:eastAsia="zh-CN"/>
              </w:rPr>
              <w:t>3300</w:t>
            </w:r>
          </w:p>
        </w:tc>
        <w:tc>
          <w:tcPr>
            <w:tcW w:w="992"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hint="eastAsia" w:ascii="Times New Roman" w:hAnsi="Times New Roman" w:eastAsia="宋体"/>
                <w:kern w:val="0"/>
                <w:szCs w:val="21"/>
                <w:lang w:val="en-US" w:eastAsia="zh-CN"/>
              </w:rPr>
            </w:pPr>
            <w:r>
              <w:rPr>
                <w:rFonts w:hint="eastAsia" w:ascii="Times New Roman" w:hAnsi="Times New Roman" w:eastAsia="宋体"/>
                <w:kern w:val="0"/>
                <w:szCs w:val="21"/>
                <w:lang w:val="en-US" w:eastAsia="zh-CN"/>
              </w:rPr>
              <w:t>0</w:t>
            </w:r>
          </w:p>
        </w:tc>
        <w:tc>
          <w:tcPr>
            <w:tcW w:w="992"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hint="eastAsia" w:ascii="Times New Roman" w:hAnsi="Times New Roman" w:eastAsia="宋体"/>
                <w:kern w:val="0"/>
                <w:szCs w:val="21"/>
                <w:lang w:val="en-US" w:eastAsia="zh-CN"/>
              </w:rPr>
            </w:pPr>
            <w:r>
              <w:rPr>
                <w:rFonts w:hint="eastAsia" w:ascii="Times New Roman" w:hAnsi="Times New Roman" w:eastAsia="宋体"/>
                <w:kern w:val="0"/>
                <w:szCs w:val="21"/>
                <w:lang w:val="en-US" w:eastAsia="zh-CN"/>
              </w:rPr>
              <w:t>0</w:t>
            </w:r>
          </w:p>
        </w:tc>
        <w:tc>
          <w:tcPr>
            <w:tcW w:w="1701"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kern w:val="0"/>
                <w:szCs w:val="21"/>
              </w:rPr>
            </w:pPr>
            <w:r>
              <w:rPr>
                <w:rFonts w:hint="eastAsia"/>
                <w:kern w:val="0"/>
                <w:szCs w:val="21"/>
              </w:rPr>
              <w:t>水电站退出4座，整改1座</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泰宁县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水环境治理与生态修复项目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金溪流域生态保护修复项目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泰宁县畜禽养殖污染治理</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三明市农业农村局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泰宁县农业农村局</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泰宁县各乡（镇）</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对19家存栏250头以上规模生猪养殖场和1家鸡场进行污染治理，新建排洪沟350米，建设沼气池、储液池、储粪间、氧化塘、异位发酵处理床(含配套设施)、污水深度处理设施、污水收集管网等设施，项目建设后达到达标排放或零排放。同时关闭拆除猪场面积26000m</w:t>
            </w:r>
            <w:r>
              <w:rPr>
                <w:rFonts w:ascii="Times New Roman" w:hAnsi="Times New Roman" w:eastAsia="宋体" w:cs="Times New Roman"/>
                <w:kern w:val="0"/>
                <w:szCs w:val="21"/>
                <w:vertAlign w:val="superscript"/>
              </w:rPr>
              <w:t>2</w:t>
            </w:r>
            <w:r>
              <w:rPr>
                <w:rFonts w:hint="eastAsia" w:ascii="Times New Roman" w:hAnsi="Times New Roman" w:eastAsia="宋体" w:cs="Times New Roman"/>
                <w:kern w:val="0"/>
                <w:szCs w:val="21"/>
              </w:rPr>
              <w:t>猪舍及相关设施。新建屠宰场污水深度治理系统1套，实施饮用水源地整治等</w:t>
            </w:r>
          </w:p>
        </w:tc>
        <w:tc>
          <w:tcPr>
            <w:tcW w:w="850" w:type="dxa"/>
            <w:tcBorders>
              <w:top w:val="single" w:color="auto" w:sz="4" w:space="0"/>
              <w:left w:val="single" w:color="auto" w:sz="4" w:space="0"/>
              <w:bottom w:val="single" w:color="auto" w:sz="4" w:space="0"/>
              <w:right w:val="single" w:color="auto" w:sz="4" w:space="0"/>
            </w:tcBorders>
            <w:vAlign w:val="center"/>
          </w:tcPr>
          <w:p>
            <w:pPr>
              <w:ind w:firstLine="105" w:firstLineChars="50"/>
              <w:textAlignment w:val="center"/>
              <w:rPr>
                <w:rFonts w:ascii="Times New Roman" w:hAnsi="Times New Roman" w:eastAsia="宋体" w:cs="Times New Roman"/>
                <w:kern w:val="0"/>
                <w:szCs w:val="21"/>
              </w:rPr>
            </w:pPr>
            <w:r>
              <w:rPr>
                <w:rFonts w:ascii="Times New Roman" w:hAnsi="Times New Roman" w:eastAsia="宋体"/>
                <w:kern w:val="0"/>
                <w:szCs w:val="21"/>
              </w:rPr>
              <w:t>2500</w:t>
            </w:r>
          </w:p>
        </w:tc>
        <w:tc>
          <w:tcPr>
            <w:tcW w:w="993" w:type="dxa"/>
            <w:tcBorders>
              <w:top w:val="single" w:color="auto" w:sz="4" w:space="0"/>
              <w:left w:val="single" w:color="auto" w:sz="4" w:space="0"/>
              <w:bottom w:val="single" w:color="auto" w:sz="4" w:space="0"/>
              <w:right w:val="single" w:color="auto" w:sz="4" w:space="0"/>
            </w:tcBorders>
            <w:vAlign w:val="center"/>
          </w:tcPr>
          <w:p>
            <w:pPr>
              <w:ind w:firstLine="105" w:firstLineChars="50"/>
              <w:textAlignment w:val="center"/>
              <w:rPr>
                <w:rFonts w:ascii="Times New Roman" w:hAnsi="Times New Roman" w:eastAsia="宋体" w:cs="Times New Roman"/>
                <w:kern w:val="0"/>
                <w:szCs w:val="21"/>
              </w:rPr>
            </w:pPr>
            <w:r>
              <w:rPr>
                <w:rFonts w:ascii="Times New Roman" w:hAnsi="Times New Roman" w:eastAsia="宋体"/>
                <w:kern w:val="0"/>
                <w:szCs w:val="21"/>
              </w:rPr>
              <w:t>1</w:t>
            </w:r>
            <w:r>
              <w:rPr>
                <w:rFonts w:hint="eastAsia" w:ascii="Times New Roman" w:hAnsi="Times New Roman" w:eastAsia="宋体"/>
                <w:kern w:val="0"/>
                <w:szCs w:val="21"/>
              </w:rPr>
              <w:t>0</w:t>
            </w:r>
            <w:r>
              <w:rPr>
                <w:rFonts w:ascii="Times New Roman" w:hAnsi="Times New Roman" w:eastAsia="宋体"/>
                <w:kern w:val="0"/>
                <w:szCs w:val="21"/>
              </w:rPr>
              <w:t>00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1000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50</w:t>
            </w:r>
            <w:r>
              <w:rPr>
                <w:rFonts w:ascii="Times New Roman" w:hAnsi="Times New Roman" w:eastAsia="宋体"/>
                <w:kern w:val="0"/>
                <w:szCs w:val="21"/>
              </w:rPr>
              <w:t>0</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kern w:val="0"/>
                <w:szCs w:val="21"/>
              </w:rPr>
            </w:pPr>
            <w:r>
              <w:rPr>
                <w:rFonts w:ascii="Times New Roman" w:hAnsi="Times New Roman" w:eastAsia="宋体"/>
                <w:kern w:val="0"/>
                <w:szCs w:val="21"/>
              </w:rPr>
              <w:t>削减污染物入河，改善水环境质量。预计可削减384.37吨COD，40.32吨氨氮，23.67吨总磷。</w:t>
            </w:r>
          </w:p>
          <w:p>
            <w:pPr>
              <w:textAlignment w:val="center"/>
              <w:rPr>
                <w:rFonts w:ascii="Times New Roman" w:hAnsi="Times New Roman" w:eastAsia="宋体" w:cs="Times New Roman"/>
                <w:kern w:val="0"/>
                <w:szCs w:val="21"/>
              </w:rPr>
            </w:pP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kern w:val="0"/>
                <w:szCs w:val="21"/>
              </w:rPr>
            </w:pPr>
            <w:r>
              <w:rPr>
                <w:rFonts w:ascii="Times New Roman" w:hAnsi="Times New Roman" w:eastAsia="宋体"/>
                <w:kern w:val="0"/>
                <w:szCs w:val="21"/>
              </w:rPr>
              <w:t xml:space="preserve">1、建议畜禽养殖污染治理设施建成通过验收后加强项目后续维护，积极凝练适合地方特色的畜禽养殖污染治理经验，并在全县或全市范围推广； </w:t>
            </w:r>
          </w:p>
          <w:p>
            <w:pPr>
              <w:textAlignment w:val="center"/>
              <w:rPr>
                <w:rFonts w:ascii="Times New Roman" w:hAnsi="Times New Roman" w:eastAsia="宋体"/>
                <w:kern w:val="0"/>
                <w:szCs w:val="21"/>
              </w:rPr>
            </w:pPr>
            <w:r>
              <w:rPr>
                <w:rFonts w:ascii="Times New Roman" w:hAnsi="Times New Roman" w:eastAsia="宋体"/>
                <w:kern w:val="0"/>
                <w:szCs w:val="21"/>
              </w:rPr>
              <w:t>2、建议优先拆除位于饮用水源一级保护区、自然保护区核心区、闽江流域主要干流两侧等对闽江流域水环境质量或生态环境质量影响较大的畜禽养殖禁养区内的规模化畜禽养殖场。</w:t>
            </w:r>
          </w:p>
          <w:p>
            <w:pPr>
              <w:textAlignment w:val="center"/>
              <w:rPr>
                <w:rFonts w:ascii="Times New Roman" w:hAnsi="Times New Roman" w:eastAsia="宋体" w:cs="Times New Roman"/>
                <w:kern w:val="0"/>
                <w:szCs w:val="21"/>
              </w:rPr>
            </w:pPr>
            <w:r>
              <w:rPr>
                <w:rFonts w:ascii="Times New Roman" w:hAnsi="Times New Roman" w:eastAsia="宋体"/>
                <w:kern w:val="0"/>
                <w:szCs w:val="21"/>
              </w:rPr>
              <w:t>3、屠宰场污水处理系统为企业配套水环境治理项目，建议项目建设资金以非中央补助资金为主。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泰宁县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水环境治理与生态修复项目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金溪流域生态保护修复项目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泰宁县杉城镇（含城区）污水处理设施及排水管网建设项目</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三明市住建局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泰宁县住建局</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泰宁县杉城镇</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kern w:val="0"/>
                <w:szCs w:val="21"/>
              </w:rPr>
            </w:pPr>
            <w:r>
              <w:rPr>
                <w:rFonts w:ascii="Times New Roman" w:hAnsi="Times New Roman" w:eastAsia="宋体"/>
                <w:kern w:val="0"/>
                <w:szCs w:val="21"/>
              </w:rPr>
              <w:t>新建同兴社、洋川村、八里桥等处污水管网2.5公里，配套建设2个小型污水处理系统等。</w:t>
            </w:r>
          </w:p>
          <w:p>
            <w:pPr>
              <w:textAlignment w:val="center"/>
              <w:rPr>
                <w:rFonts w:ascii="Times New Roman" w:hAnsi="Times New Roman" w:eastAsia="宋体"/>
                <w:kern w:val="0"/>
                <w:szCs w:val="21"/>
              </w:rPr>
            </w:pPr>
            <w:r>
              <w:rPr>
                <w:rFonts w:ascii="Times New Roman" w:hAnsi="Times New Roman" w:eastAsia="宋体"/>
                <w:kern w:val="0"/>
                <w:szCs w:val="21"/>
              </w:rPr>
              <w:t>实施城西演武路、前坊街、城步街3条道路配套管网，建设污水管网3.7公里，供水管网2.7公里；</w:t>
            </w:r>
          </w:p>
          <w:p>
            <w:pPr>
              <w:textAlignment w:val="center"/>
              <w:rPr>
                <w:rFonts w:ascii="Times New Roman" w:hAnsi="Times New Roman" w:eastAsia="宋体"/>
                <w:kern w:val="0"/>
                <w:szCs w:val="21"/>
              </w:rPr>
            </w:pPr>
            <w:r>
              <w:rPr>
                <w:rFonts w:ascii="Times New Roman" w:hAnsi="Times New Roman" w:eastAsia="宋体"/>
                <w:kern w:val="0"/>
                <w:szCs w:val="21"/>
              </w:rPr>
              <w:t>实施湖缘南路晚钟街、东方军街、新体路污水管网、排水管网建设2.5公里；</w:t>
            </w:r>
          </w:p>
          <w:p>
            <w:pPr>
              <w:textAlignment w:val="center"/>
              <w:rPr>
                <w:rFonts w:ascii="Times New Roman" w:hAnsi="Times New Roman" w:eastAsia="宋体"/>
                <w:kern w:val="0"/>
                <w:szCs w:val="21"/>
              </w:rPr>
            </w:pPr>
            <w:r>
              <w:rPr>
                <w:rFonts w:ascii="Times New Roman" w:hAnsi="Times New Roman" w:eastAsia="宋体"/>
                <w:kern w:val="0"/>
                <w:szCs w:val="21"/>
              </w:rPr>
              <w:t>实施西内环路污水管网、雨水管网建设3.4公里；</w:t>
            </w:r>
          </w:p>
          <w:p>
            <w:pPr>
              <w:textAlignment w:val="center"/>
              <w:rPr>
                <w:rFonts w:ascii="Times New Roman" w:hAnsi="Times New Roman" w:eastAsia="宋体"/>
                <w:kern w:val="0"/>
                <w:szCs w:val="21"/>
              </w:rPr>
            </w:pPr>
            <w:r>
              <w:rPr>
                <w:rFonts w:ascii="Times New Roman" w:hAnsi="Times New Roman" w:eastAsia="宋体"/>
                <w:kern w:val="0"/>
                <w:szCs w:val="21"/>
              </w:rPr>
              <w:t>实施张家坊大桥至污水泵站污水管网建设1.2公里；</w:t>
            </w:r>
          </w:p>
          <w:p>
            <w:pPr>
              <w:textAlignment w:val="center"/>
              <w:rPr>
                <w:rFonts w:ascii="Times New Roman" w:hAnsi="Times New Roman" w:eastAsia="宋体"/>
                <w:kern w:val="0"/>
                <w:szCs w:val="21"/>
              </w:rPr>
            </w:pPr>
            <w:r>
              <w:rPr>
                <w:rFonts w:ascii="Times New Roman" w:hAnsi="Times New Roman" w:eastAsia="宋体"/>
                <w:kern w:val="0"/>
                <w:szCs w:val="21"/>
              </w:rPr>
              <w:t>实施尚书巷、红光巷、邓家巷、戴家巷、状元街污水、雨水管网改造建设1.6公里；</w:t>
            </w:r>
          </w:p>
          <w:p>
            <w:pPr>
              <w:textAlignment w:val="center"/>
              <w:rPr>
                <w:rFonts w:ascii="Times New Roman" w:hAnsi="Times New Roman" w:eastAsia="宋体" w:cs="Times New Roman"/>
                <w:kern w:val="0"/>
                <w:szCs w:val="21"/>
              </w:rPr>
            </w:pPr>
            <w:r>
              <w:rPr>
                <w:rFonts w:ascii="Times New Roman" w:hAnsi="Times New Roman" w:eastAsia="宋体"/>
                <w:kern w:val="0"/>
                <w:szCs w:val="21"/>
              </w:rPr>
              <w:t>实施职中垄至月亮湾污水管网改造2.1公里。</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8000</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5980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1056</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964</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提高生活污水收集处理率，改善水环境质量</w:t>
            </w:r>
            <w:r>
              <w:rPr>
                <w:rFonts w:hint="eastAsia" w:ascii="Times New Roman" w:hAnsi="Times New Roman" w:eastAsia="宋体"/>
                <w:kern w:val="0"/>
                <w:szCs w:val="21"/>
              </w:rPr>
              <w:t>。</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建议投资聚焦于与山水林田湖草生态保护修复项目绩效相关的管网建设工程。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泰宁县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水环境治理与生态修复项目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金溪流域生态保护修复项目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泰宁县乡镇公厕（含三格化粪池）建设及固废治理项目</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三明市住建局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泰宁县住建局、工业园区管委会</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泰宁县各乡（镇）</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kern w:val="0"/>
                <w:szCs w:val="21"/>
              </w:rPr>
            </w:pPr>
            <w:r>
              <w:rPr>
                <w:rFonts w:ascii="Times New Roman" w:hAnsi="Times New Roman" w:eastAsia="宋体"/>
                <w:kern w:val="0"/>
                <w:szCs w:val="21"/>
              </w:rPr>
              <w:t>新建朱口镇、开善乡、大田乡、梅口乡、大龙乡集镇公厕5座、村庄公厕10座，改造下渠镇、大龙乡公厕2座。</w:t>
            </w:r>
          </w:p>
          <w:p>
            <w:pPr>
              <w:textAlignment w:val="center"/>
              <w:rPr>
                <w:rFonts w:ascii="Times New Roman" w:hAnsi="Times New Roman" w:eastAsia="宋体"/>
                <w:kern w:val="0"/>
                <w:szCs w:val="21"/>
              </w:rPr>
            </w:pPr>
            <w:r>
              <w:rPr>
                <w:rFonts w:ascii="Times New Roman" w:hAnsi="Times New Roman" w:eastAsia="宋体"/>
                <w:kern w:val="0"/>
                <w:szCs w:val="21"/>
              </w:rPr>
              <w:t>新建改造三格化粪池3649座：杉城镇552座、朱口镇589座、上青乡315座、下渠镇112座、大田乡248座、大龙乡409座、梅口乡396座、开善乡615座、新桥乡413座。</w:t>
            </w:r>
          </w:p>
          <w:p>
            <w:pPr>
              <w:textAlignment w:val="center"/>
              <w:rPr>
                <w:rFonts w:ascii="Times New Roman" w:hAnsi="Times New Roman" w:eastAsia="宋体"/>
                <w:kern w:val="0"/>
                <w:szCs w:val="21"/>
              </w:rPr>
            </w:pPr>
            <w:r>
              <w:rPr>
                <w:rFonts w:ascii="Times New Roman" w:hAnsi="Times New Roman" w:eastAsia="宋体"/>
                <w:kern w:val="0"/>
                <w:szCs w:val="21"/>
              </w:rPr>
              <w:t>建设大龙乡、开善乡、大田乡等12个垃圾收集站、9个垃圾中转站，购置垃圾收集车辆20辆、垃圾收集桶1500个。</w:t>
            </w:r>
          </w:p>
          <w:p>
            <w:pPr>
              <w:textAlignment w:val="center"/>
              <w:rPr>
                <w:rFonts w:ascii="Times New Roman" w:hAnsi="Times New Roman" w:eastAsia="宋体" w:cs="Times New Roman"/>
                <w:kern w:val="0"/>
                <w:szCs w:val="21"/>
              </w:rPr>
            </w:pPr>
            <w:r>
              <w:rPr>
                <w:rFonts w:ascii="Times New Roman" w:hAnsi="Times New Roman" w:eastAsia="宋体"/>
                <w:kern w:val="0"/>
                <w:szCs w:val="21"/>
              </w:rPr>
              <w:t>四中垅基础设施建设等。</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7500</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4450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1524</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1526</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kern w:val="0"/>
                <w:szCs w:val="21"/>
              </w:rPr>
            </w:pPr>
            <w:r>
              <w:rPr>
                <w:rFonts w:ascii="Times New Roman" w:hAnsi="Times New Roman" w:eastAsia="宋体"/>
                <w:kern w:val="0"/>
                <w:szCs w:val="21"/>
              </w:rPr>
              <w:t>1、治理水土流失面积41.56 hm</w:t>
            </w:r>
            <w:r>
              <w:rPr>
                <w:rFonts w:ascii="Times New Roman" w:hAnsi="Times New Roman" w:eastAsia="宋体"/>
                <w:kern w:val="0"/>
                <w:szCs w:val="21"/>
                <w:vertAlign w:val="superscript"/>
              </w:rPr>
              <w:t>2</w:t>
            </w:r>
            <w:r>
              <w:rPr>
                <w:rFonts w:ascii="Times New Roman" w:hAnsi="Times New Roman" w:eastAsia="宋体"/>
                <w:kern w:val="0"/>
                <w:szCs w:val="21"/>
              </w:rPr>
              <w:t xml:space="preserve"> ；</w:t>
            </w:r>
          </w:p>
          <w:p>
            <w:pPr>
              <w:textAlignment w:val="center"/>
              <w:rPr>
                <w:rFonts w:ascii="Times New Roman" w:hAnsi="Times New Roman" w:eastAsia="宋体"/>
                <w:kern w:val="0"/>
                <w:szCs w:val="21"/>
              </w:rPr>
            </w:pPr>
            <w:r>
              <w:rPr>
                <w:rFonts w:ascii="Times New Roman" w:hAnsi="Times New Roman" w:eastAsia="宋体"/>
                <w:kern w:val="0"/>
                <w:szCs w:val="21"/>
              </w:rPr>
              <w:t>2.配置公厕建设、垃圾收集运输装置有利于环境整洁，提高区域的垃圾收集处理率；</w:t>
            </w:r>
          </w:p>
          <w:p>
            <w:pPr>
              <w:textAlignment w:val="center"/>
              <w:rPr>
                <w:rFonts w:ascii="Times New Roman" w:hAnsi="Times New Roman" w:eastAsia="宋体" w:cs="Times New Roman"/>
                <w:kern w:val="0"/>
                <w:szCs w:val="21"/>
              </w:rPr>
            </w:pPr>
            <w:r>
              <w:rPr>
                <w:rFonts w:ascii="Times New Roman" w:hAnsi="Times New Roman" w:eastAsia="宋体"/>
                <w:kern w:val="0"/>
                <w:szCs w:val="21"/>
              </w:rPr>
              <w:t>3.铺设雨水管网、污水管网有利于面源污染防治。</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kern w:val="0"/>
                <w:szCs w:val="21"/>
              </w:rPr>
            </w:pPr>
            <w:r>
              <w:rPr>
                <w:rFonts w:ascii="Times New Roman" w:hAnsi="Times New Roman" w:eastAsia="宋体"/>
                <w:kern w:val="0"/>
                <w:szCs w:val="21"/>
              </w:rPr>
              <w:t>1、公厕、化粪池污水COD、氨氮浓度较高，应纳入市政管网或生活污水二级处理设施处理后再排放入自然水体，防止化粪池、公厕污水直接排放污染环境。</w:t>
            </w:r>
          </w:p>
          <w:p>
            <w:pPr>
              <w:textAlignment w:val="center"/>
              <w:rPr>
                <w:rFonts w:ascii="Times New Roman" w:hAnsi="Times New Roman" w:eastAsia="宋体" w:cs="Times New Roman"/>
                <w:kern w:val="0"/>
                <w:szCs w:val="21"/>
              </w:rPr>
            </w:pPr>
            <w:r>
              <w:rPr>
                <w:rFonts w:ascii="Times New Roman" w:hAnsi="Times New Roman" w:eastAsia="宋体"/>
                <w:kern w:val="0"/>
                <w:szCs w:val="21"/>
              </w:rPr>
              <w:t>2、四中垅基础设施建设建议投资聚焦于与山水林田湖草生态保护修复项目绩效相关的水土流失治理和管网建设工程。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泰宁县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水环境治理与生态修复项目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金溪流域生态保护修复项目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泰宁县城区及大金湖周边生态修复工程</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三明市住建局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泰宁县住建局、旅游管委会</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泰宁</w:t>
            </w:r>
            <w:r>
              <w:rPr>
                <w:rFonts w:ascii="Times New Roman" w:hAnsi="Times New Roman" w:eastAsia="宋体"/>
                <w:kern w:val="0"/>
                <w:szCs w:val="21"/>
              </w:rPr>
              <w:t>县</w:t>
            </w:r>
            <w:r>
              <w:rPr>
                <w:rFonts w:hint="eastAsia" w:ascii="Times New Roman" w:hAnsi="Times New Roman" w:eastAsia="宋体"/>
                <w:kern w:val="0"/>
                <w:szCs w:val="21"/>
              </w:rPr>
              <w:t>杉城镇、梅口乡</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新建和改造城区污水管网15公里，新建和改造日处理共100吨的垃圾转运站3座，提升改造垃圾填埋场20万立方米，日处理渗滤液50吨，新建日处理600吨的污水处理站1座；对松光公园、杉阳大道沿岸进行生态修复；上坊岛林相改造300亩，建设上坊岛污水处理系统1套等</w:t>
            </w:r>
          </w:p>
        </w:tc>
        <w:tc>
          <w:tcPr>
            <w:tcW w:w="850"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cs="Times New Roman"/>
                <w:kern w:val="0"/>
                <w:szCs w:val="21"/>
              </w:rPr>
            </w:pPr>
            <w:r>
              <w:rPr>
                <w:rFonts w:hint="eastAsia" w:ascii="Times New Roman" w:hAnsi="Times New Roman" w:eastAsia="宋体"/>
                <w:kern w:val="0"/>
                <w:szCs w:val="21"/>
              </w:rPr>
              <w:t>6390</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1150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3390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1850</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污水处理设施、管网改造有利于污水收集和集中处理，能加强入河污染物削减，改善河流水质。</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建议将投资聚焦于与山水林田湖草生态保护修复项目绩效相关的污水处理设施、污水管网、垃圾填埋场等工程。因道路施工导致的生态破坏修复不建议使用中央山水林田湖草奖补资金。建议景观工程不纳入山水林田湖草中央奖补资金支持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泰宁县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水环境治理与生态修复项目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金溪流域生态保护修复项目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泰宁县金湖及周边生态修复项目</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市直综合</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泰宁县旅游管委会、住建局、水利局、自然资源局</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泰宁县</w:t>
            </w:r>
            <w:r>
              <w:rPr>
                <w:rFonts w:hint="eastAsia" w:ascii="Times New Roman" w:hAnsi="Times New Roman" w:eastAsia="宋体"/>
                <w:kern w:val="0"/>
                <w:szCs w:val="21"/>
              </w:rPr>
              <w:t>杉城镇、梅口乡、大龙乡</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实施汀兰园、岸芷园、张家坊至邹王坑公路两侧生态修复，建设杉溪、百竹园至下坊等金溪下段沿河安全生态水系约5公里，治理4处废弃矿山，建设百竹园污水处理系统1套，百竹园及南会服务区雨污水管网约5公里，绿化提升192亩等</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8200</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w:t>
            </w:r>
            <w:r>
              <w:rPr>
                <w:rFonts w:hint="eastAsia" w:ascii="Times New Roman" w:hAnsi="Times New Roman" w:eastAsia="宋体"/>
                <w:kern w:val="0"/>
                <w:szCs w:val="21"/>
              </w:rPr>
              <w:t>0</w:t>
            </w:r>
            <w:r>
              <w:rPr>
                <w:rFonts w:ascii="Times New Roman" w:hAnsi="Times New Roman" w:eastAsia="宋体"/>
                <w:kern w:val="0"/>
                <w:szCs w:val="21"/>
              </w:rPr>
              <w:t>00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2</w:t>
            </w:r>
            <w:r>
              <w:rPr>
                <w:rFonts w:ascii="Times New Roman" w:hAnsi="Times New Roman" w:eastAsia="宋体"/>
                <w:kern w:val="0"/>
                <w:szCs w:val="21"/>
              </w:rPr>
              <w:t>400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48</w:t>
            </w:r>
            <w:r>
              <w:rPr>
                <w:rFonts w:ascii="Times New Roman" w:hAnsi="Times New Roman" w:eastAsia="宋体"/>
                <w:kern w:val="0"/>
                <w:szCs w:val="21"/>
              </w:rPr>
              <w:t>00</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治理废弃矿山4处；污水处理设施、管网改造有利于污水收集和集中处理，能加强入河污染物削减，改善河流水质；生态安全水系建设有利于局部水生态环境改善。</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建议进一步核实项目投资额或补充拟建设内容；建议将投资聚焦于与山水林田湖草生态保护修复项目绩效相关的废弃矿山治理、污水处理设施、雨水管网和污水管网等工程；因道路施工导致的生态破坏修复不建议使用中央山水林田湖草奖补资金。</w:t>
            </w:r>
            <w:r>
              <w:rPr>
                <w:rFonts w:ascii="Times New Roman" w:hAnsi="Times New Roman" w:eastAsia="宋体"/>
                <w:kern w:val="0"/>
                <w:szCs w:val="21"/>
              </w:rPr>
              <w:t>建议景观工程不纳入山水林田湖草中央奖补资金支持范围。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泰宁县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废弃矿山综合整治与地质灾害防治项目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废弃矿山环境恢复及地质灾害治理项目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泰宁县地质灾害防治项目</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三明市自然资源局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泰宁县自然资源局</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泰宁县杉城镇</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涉及地质灾害治理项目4个，采用重力挡墙、锚杆支付、截排水沟、植被绿化等工程措施对地灾点进行综合治理。</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1644</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317</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613</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714</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治理地质灾害点4处</w:t>
            </w:r>
            <w:r>
              <w:rPr>
                <w:rFonts w:hint="eastAsia" w:ascii="Times New Roman" w:hAnsi="Times New Roman" w:eastAsia="宋体"/>
                <w:kern w:val="0"/>
                <w:szCs w:val="21"/>
              </w:rPr>
              <w:t>。</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泰宁县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水土流失治理与农地生态功能提升项目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金溪流域生态保护修复项目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闽江上游金溪流域泰宁段水土流失</w:t>
            </w:r>
            <w:r>
              <w:rPr>
                <w:rFonts w:hint="eastAsia" w:ascii="Times New Roman" w:hAnsi="Times New Roman" w:eastAsia="宋体"/>
                <w:kern w:val="0"/>
                <w:szCs w:val="21"/>
              </w:rPr>
              <w:t>综合</w:t>
            </w:r>
            <w:r>
              <w:rPr>
                <w:rFonts w:ascii="Times New Roman" w:hAnsi="Times New Roman" w:eastAsia="宋体"/>
                <w:kern w:val="0"/>
                <w:szCs w:val="21"/>
              </w:rPr>
              <w:t>治理项目</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三明市水利局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泰宁县水利局</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泰宁县</w:t>
            </w:r>
            <w:r>
              <w:rPr>
                <w:rFonts w:hint="eastAsia" w:ascii="Times New Roman" w:hAnsi="Times New Roman" w:eastAsia="宋体"/>
                <w:kern w:val="0"/>
                <w:szCs w:val="21"/>
              </w:rPr>
              <w:t>各乡镇</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综合治理水土流失面积65km²。其中：封禁治理65km²；田间道路6.2km，排水沟5.8km，建设安全生态水系21km，生态护岸10Km。其中：2018年实施朱口镇、梅口乡、开善乡、大田乡，治理水土流失面积23.7km²。2019年实施杉城镇、开善乡、梅口乡、下渠镇、大田乡，治理水土流失面积22.1km。2020年实施杉城镇、新桥乡、上青乡，治理水土流失面积19.2km²</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6407</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2</w:t>
            </w:r>
            <w:r>
              <w:rPr>
                <w:rFonts w:hint="eastAsia" w:ascii="Times New Roman" w:hAnsi="Times New Roman" w:eastAsia="宋体"/>
                <w:kern w:val="0"/>
                <w:szCs w:val="21"/>
              </w:rPr>
              <w:t>136</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2306</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w:t>
            </w:r>
            <w:r>
              <w:rPr>
                <w:rFonts w:hint="eastAsia" w:ascii="Times New Roman" w:hAnsi="Times New Roman" w:eastAsia="宋体"/>
                <w:kern w:val="0"/>
                <w:szCs w:val="21"/>
              </w:rPr>
              <w:t>965</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水土流失治理面积</w:t>
            </w:r>
            <w:r>
              <w:rPr>
                <w:rFonts w:ascii="Times New Roman" w:hAnsi="Times New Roman" w:eastAsia="宋体"/>
              </w:rPr>
              <w:t>65 km</w:t>
            </w:r>
            <w:r>
              <w:rPr>
                <w:rFonts w:ascii="Times New Roman" w:hAnsi="Times New Roman" w:eastAsia="宋体"/>
                <w:vertAlign w:val="superscript"/>
              </w:rPr>
              <w:t>2</w:t>
            </w:r>
            <w:r>
              <w:rPr>
                <w:rFonts w:hint="eastAsia" w:ascii="Times New Roman" w:hAnsi="Times New Roman" w:eastAsia="宋体"/>
                <w:kern w:val="0"/>
                <w:szCs w:val="21"/>
              </w:rPr>
              <w:t>。</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kern w:val="0"/>
                <w:szCs w:val="21"/>
              </w:rPr>
            </w:pPr>
            <w:r>
              <w:rPr>
                <w:rFonts w:ascii="Times New Roman" w:hAnsi="Times New Roman" w:eastAsia="宋体"/>
                <w:kern w:val="0"/>
                <w:szCs w:val="21"/>
              </w:rPr>
              <w:t>1、建议对</w:t>
            </w:r>
            <w:r>
              <w:rPr>
                <w:rFonts w:hint="eastAsia" w:ascii="Times New Roman" w:hAnsi="Times New Roman" w:eastAsia="宋体"/>
                <w:kern w:val="0"/>
                <w:szCs w:val="21"/>
              </w:rPr>
              <w:t>水土流失率较高</w:t>
            </w:r>
            <w:r>
              <w:rPr>
                <w:rFonts w:ascii="Times New Roman" w:hAnsi="Times New Roman" w:eastAsia="宋体"/>
                <w:kern w:val="0"/>
                <w:szCs w:val="21"/>
              </w:rPr>
              <w:t>等级区域优先进行治理；</w:t>
            </w:r>
          </w:p>
          <w:p>
            <w:pPr>
              <w:textAlignment w:val="center"/>
              <w:rPr>
                <w:rFonts w:ascii="Times New Roman" w:hAnsi="Times New Roman" w:eastAsia="宋体"/>
                <w:kern w:val="0"/>
                <w:szCs w:val="21"/>
              </w:rPr>
            </w:pPr>
            <w:r>
              <w:rPr>
                <w:rFonts w:ascii="Times New Roman" w:hAnsi="Times New Roman" w:eastAsia="宋体"/>
                <w:kern w:val="0"/>
                <w:szCs w:val="21"/>
              </w:rPr>
              <w:t>2、建议严格按照《关于开展万里安全生态水系建设的实施意见》（闽政办〔2015〕99号）的要求，坚持保护优先、自然修复为主，规范各类涉水建设活动，用生态方式改良河床、恢复河滩和修复河岸；</w:t>
            </w:r>
          </w:p>
          <w:p>
            <w:pPr>
              <w:textAlignment w:val="center"/>
              <w:rPr>
                <w:rFonts w:ascii="Times New Roman" w:hAnsi="Times New Roman" w:eastAsia="宋体" w:cs="Times New Roman"/>
                <w:kern w:val="0"/>
                <w:szCs w:val="21"/>
              </w:rPr>
            </w:pPr>
            <w:r>
              <w:rPr>
                <w:rFonts w:ascii="Times New Roman" w:hAnsi="Times New Roman" w:eastAsia="宋体"/>
                <w:kern w:val="0"/>
                <w:szCs w:val="21"/>
              </w:rPr>
              <w:t>3、对亲水节点、景观工程等与山水林田湖草相关度较低的子工程</w:t>
            </w:r>
            <w:r>
              <w:rPr>
                <w:rFonts w:hint="eastAsia" w:ascii="Times New Roman" w:hAnsi="Times New Roman" w:eastAsia="宋体"/>
                <w:kern w:val="0"/>
                <w:szCs w:val="21"/>
              </w:rPr>
              <w:t>建议不纳入</w:t>
            </w:r>
            <w:r>
              <w:rPr>
                <w:rFonts w:ascii="Times New Roman" w:hAnsi="Times New Roman" w:eastAsia="宋体"/>
                <w:kern w:val="0"/>
                <w:szCs w:val="21"/>
              </w:rPr>
              <w:t>中央山水林田湖草项目奖补资金支持范围。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泰宁县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废弃矿山综合整治与地质灾害防治项目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废弃矿山环境恢复及地质灾害治理项目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泰宁县废弃、关闭矿山生态恢复治理</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三明市自然资源局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泰宁县自然资源局</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泰宁县大龙乡</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涉及1个矿区11处矿山，采取工程措施和植物措施治理矿山</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3500</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1500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2000</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治理1个矿区5处矿山</w:t>
            </w:r>
            <w:r>
              <w:rPr>
                <w:rFonts w:hint="eastAsia" w:ascii="Times New Roman" w:hAnsi="Times New Roman" w:eastAsia="宋体"/>
                <w:kern w:val="0"/>
                <w:szCs w:val="21"/>
              </w:rPr>
              <w:t>11处</w:t>
            </w:r>
            <w:r>
              <w:rPr>
                <w:rFonts w:ascii="Times New Roman" w:hAnsi="Times New Roman" w:eastAsia="宋体"/>
                <w:kern w:val="0"/>
                <w:szCs w:val="21"/>
              </w:rPr>
              <w:t>矿点，矿山治理范围约29.93公顷。</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泰宁县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机制</w:t>
            </w:r>
            <w:r>
              <w:rPr>
                <w:rFonts w:ascii="Times New Roman" w:hAnsi="Times New Roman" w:eastAsia="宋体"/>
                <w:kern w:val="0"/>
                <w:szCs w:val="21"/>
              </w:rPr>
              <w:t>创新与能力建设工程</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三明市生态监测及管理能力建设项目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泰宁县生态环保智慧监管平台建设项目</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三明市生态环境局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三明市泰宁县生态环境局</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泰宁县</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生态环境监控预警系统、流域监控系统、生态环境指挥调度中心等。</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355</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355</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建设监控预警、流域监控、指挥调度三大系统能提高当地环保系统的环境监管水平，对保障区域环境质量有积极贡献。</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泰宁县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水环境治理与生态修复项目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金溪流域生态保护修复项目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cs="Times New Roman"/>
                <w:kern w:val="0"/>
                <w:szCs w:val="21"/>
              </w:rPr>
            </w:pPr>
            <w:r>
              <w:rPr>
                <w:rFonts w:ascii="Times New Roman" w:hAnsi="Times New Roman" w:eastAsia="宋体"/>
                <w:color w:val="000000"/>
                <w:kern w:val="0"/>
                <w:sz w:val="20"/>
                <w:szCs w:val="20"/>
                <w:lang w:bidi="ar"/>
              </w:rPr>
              <w:t>泰宁县上青乡上清溪安全生态水系建设项目</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三明市水利局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泰宁县水利局</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上青乡</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按照“六大目标、八个有”的要求，综合治理河道长度10.251km</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 xml:space="preserve">1526 </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300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1226</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0</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生境修复</w:t>
            </w:r>
            <w:r>
              <w:rPr>
                <w:rFonts w:hint="eastAsia" w:ascii="Times New Roman" w:hAnsi="Times New Roman" w:eastAsia="宋体"/>
                <w:kern w:val="0"/>
                <w:szCs w:val="21"/>
              </w:rPr>
              <w:t>。</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w:t>
            </w:r>
            <w:r>
              <w:rPr>
                <w:rFonts w:ascii="Times New Roman" w:hAnsi="Times New Roman" w:eastAsia="宋体"/>
                <w:kern w:val="0"/>
                <w:szCs w:val="21"/>
                <w:lang w:val="zh-CN"/>
              </w:rPr>
              <w:t>建议严格按照《关于开展万里安全生态水系建设的实施意见》（闽政办〔2015〕99号）的要求，</w:t>
            </w:r>
            <w:r>
              <w:rPr>
                <w:rFonts w:ascii="Times New Roman" w:hAnsi="Times New Roman" w:eastAsia="宋体"/>
                <w:kern w:val="0"/>
                <w:szCs w:val="21"/>
              </w:rPr>
              <w:t>坚持保护优先、自然修复为主，规范各类涉水建设活动，用生态方式改良河床、恢复河滩和修复河岸；（2）亲水节点、景观工程等与山水林田湖草相关度较低的子工程</w:t>
            </w:r>
            <w:r>
              <w:rPr>
                <w:rFonts w:hint="eastAsia" w:ascii="Times New Roman" w:hAnsi="Times New Roman" w:eastAsia="宋体"/>
                <w:kern w:val="0"/>
                <w:szCs w:val="21"/>
              </w:rPr>
              <w:t>建议不纳入</w:t>
            </w:r>
            <w:r>
              <w:rPr>
                <w:rFonts w:ascii="Times New Roman" w:hAnsi="Times New Roman" w:eastAsia="宋体"/>
                <w:kern w:val="0"/>
                <w:szCs w:val="21"/>
              </w:rPr>
              <w:t>山水林田湖草中央奖补资金支持范围。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泰宁县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水环境治理与生态修复项目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金溪流域生态保护修复项目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color w:val="000000"/>
                <w:kern w:val="0"/>
                <w:sz w:val="20"/>
                <w:szCs w:val="20"/>
                <w:lang w:bidi="ar"/>
              </w:rPr>
            </w:pPr>
            <w:r>
              <w:rPr>
                <w:rFonts w:hint="eastAsia" w:ascii="Times New Roman" w:hAnsi="Times New Roman" w:eastAsia="宋体"/>
                <w:color w:val="000000"/>
                <w:kern w:val="0"/>
                <w:sz w:val="20"/>
                <w:szCs w:val="20"/>
                <w:lang w:bidi="ar"/>
              </w:rPr>
              <w:t>福建峨嵋峰国家级自然保护区水电站生态整治工程</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kern w:val="0"/>
                <w:szCs w:val="21"/>
              </w:rPr>
            </w:pPr>
            <w:r>
              <w:rPr>
                <w:rFonts w:ascii="Times New Roman" w:hAnsi="Times New Roman" w:eastAsia="宋体"/>
                <w:kern w:val="0"/>
                <w:szCs w:val="21"/>
              </w:rPr>
              <w:t>三明市水利局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kern w:val="0"/>
                <w:szCs w:val="21"/>
              </w:rPr>
            </w:pPr>
            <w:r>
              <w:rPr>
                <w:rFonts w:hint="eastAsia" w:ascii="Times New Roman" w:hAnsi="Times New Roman" w:eastAsia="宋体"/>
                <w:kern w:val="0"/>
                <w:szCs w:val="21"/>
              </w:rPr>
              <w:t>泰宁县林业局</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kern w:val="0"/>
                <w:szCs w:val="21"/>
              </w:rPr>
            </w:pPr>
            <w:r>
              <w:rPr>
                <w:rFonts w:hint="eastAsia" w:ascii="Times New Roman" w:hAnsi="Times New Roman" w:eastAsia="宋体"/>
                <w:kern w:val="0"/>
                <w:szCs w:val="21"/>
              </w:rPr>
              <w:t>峨嵋峰自然保护区</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kern w:val="0"/>
                <w:szCs w:val="21"/>
              </w:rPr>
            </w:pPr>
            <w:r>
              <w:rPr>
                <w:rFonts w:hint="eastAsia" w:ascii="Times New Roman" w:hAnsi="Times New Roman" w:eastAsia="宋体"/>
                <w:kern w:val="0"/>
                <w:szCs w:val="21"/>
              </w:rPr>
              <w:t>峨嵋峰自然保护区缓冲区坑元一级、大坪三级2座水电站退出及河道生态修复。退出电站总装机1100KW，拆除拦河坝2座及发电机组等设施，对河道、河岸等进行生态修复和生态问题的整治。</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kern w:val="0"/>
                <w:szCs w:val="21"/>
              </w:rPr>
            </w:pPr>
            <w:r>
              <w:rPr>
                <w:rFonts w:hint="eastAsia" w:ascii="Times New Roman" w:hAnsi="Times New Roman" w:eastAsia="宋体"/>
                <w:kern w:val="0"/>
                <w:szCs w:val="21"/>
              </w:rPr>
              <w:t>600</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kern w:val="0"/>
                <w:szCs w:val="21"/>
              </w:rPr>
            </w:pPr>
            <w:r>
              <w:rPr>
                <w:rFonts w:hint="eastAsia" w:ascii="Times New Roman" w:hAnsi="Times New Roman" w:eastAsia="宋体"/>
                <w:kern w:val="0"/>
                <w:szCs w:val="21"/>
              </w:rPr>
              <w:t>480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kern w:val="0"/>
                <w:szCs w:val="21"/>
              </w:rPr>
            </w:pPr>
            <w:r>
              <w:rPr>
                <w:rFonts w:hint="eastAsia" w:ascii="Times New Roman" w:hAnsi="Times New Roman" w:eastAsia="宋体"/>
                <w:kern w:val="0"/>
                <w:szCs w:val="21"/>
              </w:rPr>
              <w:t>120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kern w:val="0"/>
                <w:szCs w:val="21"/>
              </w:rPr>
            </w:pPr>
            <w:r>
              <w:rPr>
                <w:rFonts w:hint="eastAsia" w:ascii="Times New Roman" w:hAnsi="Times New Roman" w:eastAsia="宋体"/>
                <w:kern w:val="0"/>
                <w:szCs w:val="21"/>
              </w:rPr>
              <w:t>0</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kern w:val="0"/>
                <w:szCs w:val="21"/>
              </w:rPr>
            </w:pPr>
            <w:r>
              <w:rPr>
                <w:rFonts w:hint="eastAsia" w:ascii="Times New Roman" w:hAnsi="Times New Roman" w:eastAsia="宋体"/>
                <w:kern w:val="0"/>
                <w:szCs w:val="21"/>
              </w:rPr>
              <w:t>水电站退出2座</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kern w:val="0"/>
                <w:szCs w:val="21"/>
              </w:rPr>
            </w:pPr>
            <w:r>
              <w:rPr>
                <w:rFonts w:hint="eastAsia" w:ascii="Times New Roman" w:hAnsi="Times New Roman" w:eastAsia="宋体"/>
                <w:kern w:val="0"/>
                <w:szCs w:val="21"/>
              </w:rPr>
              <w:t>建议拦河坝、引水设施拆除等水电站退出行为应尽量减少对周边森林的扰动，尽可能降低对周边生态环境的影响。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建宁县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废弃矿山综合整治与地质灾害防治项目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废弃矿山环境恢复及地质灾害治理项目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cs="Times New Roman"/>
                <w:kern w:val="0"/>
                <w:szCs w:val="21"/>
              </w:rPr>
            </w:pPr>
            <w:r>
              <w:rPr>
                <w:rFonts w:hint="eastAsia" w:ascii="Times New Roman" w:hAnsi="Times New Roman" w:eastAsia="宋体"/>
                <w:kern w:val="0"/>
                <w:szCs w:val="21"/>
              </w:rPr>
              <w:t>建宁县地质灾害防治项目</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cs="Times New Roman"/>
                <w:kern w:val="0"/>
                <w:szCs w:val="21"/>
              </w:rPr>
            </w:pPr>
            <w:r>
              <w:rPr>
                <w:rFonts w:ascii="Times New Roman" w:hAnsi="Times New Roman" w:eastAsia="宋体"/>
                <w:kern w:val="0"/>
                <w:szCs w:val="21"/>
              </w:rPr>
              <w:t>三明市自然资源局</w:t>
            </w:r>
          </w:p>
        </w:tc>
        <w:tc>
          <w:tcPr>
            <w:tcW w:w="1267"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cs="Times New Roman"/>
                <w:kern w:val="0"/>
                <w:szCs w:val="21"/>
              </w:rPr>
            </w:pPr>
            <w:r>
              <w:rPr>
                <w:rFonts w:ascii="Times New Roman" w:hAnsi="Times New Roman" w:eastAsia="宋体"/>
                <w:kern w:val="0"/>
                <w:szCs w:val="21"/>
              </w:rPr>
              <w:t>里心镇人民政府</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建宁县里心镇双溪村村部边</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涉及地质灾害治理项目</w:t>
            </w:r>
            <w:r>
              <w:rPr>
                <w:rFonts w:ascii="Times New Roman" w:hAnsi="Times New Roman" w:eastAsia="宋体"/>
                <w:kern w:val="0"/>
                <w:szCs w:val="21"/>
              </w:rPr>
              <w:t>1</w:t>
            </w:r>
            <w:r>
              <w:rPr>
                <w:rFonts w:hint="eastAsia" w:ascii="Times New Roman" w:hAnsi="Times New Roman" w:eastAsia="宋体"/>
                <w:kern w:val="0"/>
                <w:szCs w:val="21"/>
              </w:rPr>
              <w:t>个，采用削坡减载、挡土墙、坡面防护、框架锚杆、排水系统等措施对地灾点进行综合治理。</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401</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168</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233</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0</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治理地质灾害点</w:t>
            </w:r>
            <w:r>
              <w:rPr>
                <w:rFonts w:ascii="Times New Roman" w:hAnsi="Times New Roman" w:eastAsia="宋体"/>
                <w:kern w:val="0"/>
                <w:szCs w:val="21"/>
              </w:rPr>
              <w:t>1</w:t>
            </w:r>
            <w:r>
              <w:rPr>
                <w:rFonts w:hint="eastAsia" w:ascii="Times New Roman" w:hAnsi="Times New Roman" w:eastAsia="宋体"/>
                <w:kern w:val="0"/>
                <w:szCs w:val="21"/>
              </w:rPr>
              <w:t>处</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建宁县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水环境治理与生态修复项目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金溪流域生态保护修复项目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cs="Times New Roman"/>
                <w:kern w:val="0"/>
                <w:szCs w:val="21"/>
              </w:rPr>
            </w:pPr>
            <w:r>
              <w:rPr>
                <w:rFonts w:hint="eastAsia" w:ascii="Times New Roman" w:hAnsi="Times New Roman" w:eastAsia="宋体"/>
                <w:kern w:val="0"/>
                <w:szCs w:val="21"/>
              </w:rPr>
              <w:t>建宁县水源地综合整治及修复工程</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cs="Times New Roman"/>
                <w:kern w:val="0"/>
                <w:szCs w:val="21"/>
              </w:rPr>
            </w:pPr>
            <w:r>
              <w:rPr>
                <w:rFonts w:ascii="Times New Roman" w:hAnsi="Times New Roman" w:eastAsia="宋体"/>
                <w:kern w:val="0"/>
                <w:szCs w:val="21"/>
              </w:rPr>
              <w:t>三明市生态环境局</w:t>
            </w:r>
          </w:p>
        </w:tc>
        <w:tc>
          <w:tcPr>
            <w:tcW w:w="1267"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cs="Times New Roman"/>
                <w:kern w:val="0"/>
                <w:szCs w:val="21"/>
              </w:rPr>
            </w:pPr>
            <w:r>
              <w:rPr>
                <w:rFonts w:ascii="Times New Roman" w:hAnsi="Times New Roman" w:eastAsia="宋体"/>
                <w:kern w:val="0"/>
                <w:szCs w:val="21"/>
              </w:rPr>
              <w:t>三明市建宁县生态环境局、建宁县水利局</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全县王坪栋溪、坑井水库、里心镇、均口镇、黄坊乡、溪源乡、伊家乡、黄埠乡和客坊乡</w:t>
            </w:r>
            <w:r>
              <w:rPr>
                <w:rFonts w:ascii="Times New Roman" w:hAnsi="Times New Roman" w:eastAsia="宋体"/>
                <w:kern w:val="0"/>
                <w:szCs w:val="21"/>
              </w:rPr>
              <w:t>9</w:t>
            </w:r>
            <w:r>
              <w:rPr>
                <w:rFonts w:hint="eastAsia" w:ascii="Times New Roman" w:hAnsi="Times New Roman" w:eastAsia="宋体"/>
                <w:kern w:val="0"/>
                <w:szCs w:val="21"/>
              </w:rPr>
              <w:t>个饮用水源保护区</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开展饮用水整治，改造城区饮用水管道</w:t>
            </w:r>
            <w:r>
              <w:rPr>
                <w:rFonts w:ascii="Times New Roman" w:hAnsi="Times New Roman" w:eastAsia="宋体"/>
                <w:kern w:val="0"/>
                <w:szCs w:val="21"/>
              </w:rPr>
              <w:t>6390</w:t>
            </w:r>
            <w:r>
              <w:rPr>
                <w:rFonts w:hint="eastAsia" w:ascii="Times New Roman" w:hAnsi="Times New Roman" w:eastAsia="宋体"/>
                <w:kern w:val="0"/>
                <w:szCs w:val="21"/>
              </w:rPr>
              <w:t>米，对全县</w:t>
            </w:r>
            <w:r>
              <w:rPr>
                <w:rFonts w:ascii="Times New Roman" w:hAnsi="Times New Roman" w:eastAsia="宋体"/>
                <w:kern w:val="0"/>
                <w:szCs w:val="21"/>
              </w:rPr>
              <w:t>9</w:t>
            </w:r>
            <w:r>
              <w:rPr>
                <w:rFonts w:hint="eastAsia" w:ascii="Times New Roman" w:hAnsi="Times New Roman" w:eastAsia="宋体"/>
                <w:kern w:val="0"/>
                <w:szCs w:val="21"/>
              </w:rPr>
              <w:t>个饮用水源保护区设置标志牌、警示牌</w:t>
            </w:r>
            <w:r>
              <w:rPr>
                <w:rFonts w:ascii="Times New Roman" w:hAnsi="Times New Roman" w:eastAsia="宋体"/>
                <w:kern w:val="0"/>
                <w:szCs w:val="21"/>
              </w:rPr>
              <w:t>36</w:t>
            </w:r>
            <w:r>
              <w:rPr>
                <w:rFonts w:hint="eastAsia" w:ascii="Times New Roman" w:hAnsi="Times New Roman" w:eastAsia="宋体"/>
                <w:kern w:val="0"/>
                <w:szCs w:val="21"/>
              </w:rPr>
              <w:t>块。</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1097</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870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227</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0</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改善饮用水源水质</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261"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建宁县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水环境治理与生态修复项目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金溪流域生态保护修复项目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cs="Times New Roman"/>
                <w:kern w:val="0"/>
                <w:szCs w:val="21"/>
              </w:rPr>
            </w:pPr>
            <w:r>
              <w:rPr>
                <w:rFonts w:hint="eastAsia" w:ascii="Times New Roman" w:hAnsi="Times New Roman" w:eastAsia="宋体"/>
                <w:kern w:val="0"/>
                <w:szCs w:val="21"/>
              </w:rPr>
              <w:t>建宁县乡镇及农村生活污水处理工程</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cs="Times New Roman"/>
                <w:kern w:val="0"/>
                <w:szCs w:val="21"/>
              </w:rPr>
            </w:pPr>
            <w:r>
              <w:rPr>
                <w:rFonts w:ascii="Times New Roman" w:hAnsi="Times New Roman" w:eastAsia="宋体"/>
                <w:kern w:val="0"/>
                <w:szCs w:val="21"/>
              </w:rPr>
              <w:t>三明市住建局</w:t>
            </w:r>
          </w:p>
        </w:tc>
        <w:tc>
          <w:tcPr>
            <w:tcW w:w="1267"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cs="Times New Roman"/>
                <w:kern w:val="0"/>
                <w:szCs w:val="21"/>
              </w:rPr>
            </w:pPr>
            <w:r>
              <w:rPr>
                <w:rFonts w:ascii="Times New Roman" w:hAnsi="Times New Roman" w:eastAsia="宋体"/>
                <w:kern w:val="0"/>
                <w:szCs w:val="21"/>
              </w:rPr>
              <w:t>建宁县各乡镇人民政府</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里心镇、均口镇、黄坊乡、溪源乡、伊家乡、黄埠乡、客坊乡等</w:t>
            </w:r>
            <w:r>
              <w:rPr>
                <w:rFonts w:ascii="Times New Roman" w:hAnsi="Times New Roman" w:eastAsia="宋体"/>
                <w:kern w:val="0"/>
                <w:szCs w:val="21"/>
              </w:rPr>
              <w:t>7</w:t>
            </w:r>
            <w:r>
              <w:rPr>
                <w:rFonts w:hint="eastAsia" w:ascii="Times New Roman" w:hAnsi="Times New Roman" w:eastAsia="宋体"/>
                <w:kern w:val="0"/>
                <w:szCs w:val="21"/>
              </w:rPr>
              <w:t>个乡镇镇区及濉溪镇、溪口镇、里心镇、均口镇、黄坊乡、溪源乡、伊家乡、黄埠乡、客坊乡</w:t>
            </w:r>
            <w:r>
              <w:rPr>
                <w:rFonts w:ascii="Times New Roman" w:hAnsi="Times New Roman" w:eastAsia="宋体"/>
                <w:kern w:val="0"/>
                <w:szCs w:val="21"/>
              </w:rPr>
              <w:t>9</w:t>
            </w:r>
            <w:r>
              <w:rPr>
                <w:rFonts w:hint="eastAsia" w:ascii="Times New Roman" w:hAnsi="Times New Roman" w:eastAsia="宋体"/>
                <w:kern w:val="0"/>
                <w:szCs w:val="21"/>
              </w:rPr>
              <w:t>个乡镇所辖</w:t>
            </w:r>
            <w:r>
              <w:rPr>
                <w:rFonts w:ascii="Times New Roman" w:hAnsi="Times New Roman" w:eastAsia="宋体"/>
                <w:kern w:val="0"/>
                <w:szCs w:val="21"/>
              </w:rPr>
              <w:t>40</w:t>
            </w:r>
            <w:r>
              <w:rPr>
                <w:rFonts w:hint="eastAsia" w:ascii="Times New Roman" w:hAnsi="Times New Roman" w:eastAsia="宋体"/>
                <w:kern w:val="0"/>
                <w:szCs w:val="21"/>
              </w:rPr>
              <w:t>个行政村</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新建</w:t>
            </w:r>
            <w:r>
              <w:rPr>
                <w:rFonts w:ascii="Times New Roman" w:hAnsi="Times New Roman" w:eastAsia="宋体"/>
                <w:kern w:val="0"/>
                <w:szCs w:val="21"/>
              </w:rPr>
              <w:t>7</w:t>
            </w:r>
            <w:r>
              <w:rPr>
                <w:rFonts w:hint="eastAsia" w:ascii="Times New Roman" w:hAnsi="Times New Roman" w:eastAsia="宋体"/>
                <w:kern w:val="0"/>
                <w:szCs w:val="21"/>
              </w:rPr>
              <w:t>个乡镇污水处理厂，日处理污水量</w:t>
            </w:r>
            <w:r>
              <w:rPr>
                <w:rFonts w:ascii="Times New Roman" w:hAnsi="Times New Roman" w:eastAsia="宋体"/>
                <w:kern w:val="0"/>
                <w:szCs w:val="21"/>
              </w:rPr>
              <w:t>2750</w:t>
            </w:r>
            <w:r>
              <w:rPr>
                <w:rFonts w:hint="eastAsia" w:ascii="Times New Roman" w:hAnsi="Times New Roman" w:eastAsia="宋体"/>
                <w:kern w:val="0"/>
                <w:szCs w:val="21"/>
              </w:rPr>
              <w:t>吨，铺设污水干管</w:t>
            </w:r>
            <w:r>
              <w:rPr>
                <w:rFonts w:ascii="Times New Roman" w:hAnsi="Times New Roman" w:eastAsia="宋体"/>
                <w:kern w:val="0"/>
                <w:szCs w:val="21"/>
              </w:rPr>
              <w:t>26.7</w:t>
            </w:r>
            <w:r>
              <w:rPr>
                <w:rFonts w:hint="eastAsia" w:ascii="Times New Roman" w:hAnsi="Times New Roman" w:eastAsia="宋体"/>
                <w:kern w:val="0"/>
                <w:szCs w:val="21"/>
              </w:rPr>
              <w:t>公里，接户支管</w:t>
            </w:r>
            <w:r>
              <w:rPr>
                <w:rFonts w:ascii="Times New Roman" w:hAnsi="Times New Roman" w:eastAsia="宋体"/>
                <w:kern w:val="0"/>
                <w:szCs w:val="21"/>
              </w:rPr>
              <w:t>60.1</w:t>
            </w:r>
            <w:r>
              <w:rPr>
                <w:rFonts w:hint="eastAsia" w:ascii="Times New Roman" w:hAnsi="Times New Roman" w:eastAsia="宋体"/>
                <w:kern w:val="0"/>
                <w:szCs w:val="21"/>
              </w:rPr>
              <w:t>公里，新建</w:t>
            </w:r>
            <w:r>
              <w:rPr>
                <w:rFonts w:ascii="Times New Roman" w:hAnsi="Times New Roman" w:eastAsia="宋体"/>
                <w:kern w:val="0"/>
                <w:szCs w:val="21"/>
              </w:rPr>
              <w:t>40</w:t>
            </w:r>
            <w:r>
              <w:rPr>
                <w:rFonts w:hint="eastAsia" w:ascii="Times New Roman" w:hAnsi="Times New Roman" w:eastAsia="宋体"/>
                <w:kern w:val="0"/>
                <w:szCs w:val="21"/>
              </w:rPr>
              <w:t>个行政村污水处理站，日处理污水量</w:t>
            </w:r>
            <w:r>
              <w:rPr>
                <w:rFonts w:ascii="Times New Roman" w:hAnsi="Times New Roman" w:eastAsia="宋体"/>
                <w:kern w:val="0"/>
                <w:szCs w:val="21"/>
              </w:rPr>
              <w:t>1560</w:t>
            </w:r>
            <w:r>
              <w:rPr>
                <w:rFonts w:hint="eastAsia" w:ascii="Times New Roman" w:hAnsi="Times New Roman" w:eastAsia="宋体"/>
                <w:kern w:val="0"/>
                <w:szCs w:val="21"/>
              </w:rPr>
              <w:t>吨，铺设污水管网</w:t>
            </w:r>
            <w:r>
              <w:rPr>
                <w:rFonts w:ascii="Times New Roman" w:hAnsi="Times New Roman" w:eastAsia="宋体"/>
                <w:kern w:val="0"/>
                <w:szCs w:val="21"/>
              </w:rPr>
              <w:t>107.93</w:t>
            </w:r>
            <w:r>
              <w:rPr>
                <w:rFonts w:hint="eastAsia" w:ascii="Times New Roman" w:hAnsi="Times New Roman" w:eastAsia="宋体"/>
                <w:kern w:val="0"/>
                <w:szCs w:val="21"/>
              </w:rPr>
              <w:t>公里</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16426</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6680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5006</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4740</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2020</w:t>
            </w:r>
            <w:r>
              <w:rPr>
                <w:rFonts w:hint="eastAsia" w:ascii="Times New Roman" w:hAnsi="Times New Roman" w:eastAsia="宋体"/>
                <w:kern w:val="0"/>
                <w:szCs w:val="21"/>
              </w:rPr>
              <w:t>年底达到县城污水处理率</w:t>
            </w:r>
            <w:r>
              <w:rPr>
                <w:rFonts w:ascii="Times New Roman" w:hAnsi="Times New Roman" w:eastAsia="宋体"/>
                <w:kern w:val="0"/>
                <w:szCs w:val="21"/>
              </w:rPr>
              <w:t>94%</w:t>
            </w:r>
            <w:r>
              <w:rPr>
                <w:rFonts w:hint="eastAsia" w:ascii="Times New Roman" w:hAnsi="Times New Roman" w:eastAsia="宋体"/>
                <w:kern w:val="0"/>
                <w:szCs w:val="21"/>
              </w:rPr>
              <w:t>和建制镇污水处理率</w:t>
            </w:r>
            <w:r>
              <w:rPr>
                <w:rFonts w:ascii="Times New Roman" w:hAnsi="Times New Roman" w:eastAsia="宋体"/>
                <w:kern w:val="0"/>
                <w:szCs w:val="21"/>
              </w:rPr>
              <w:t>70%</w:t>
            </w:r>
            <w:r>
              <w:rPr>
                <w:rFonts w:hint="eastAsia" w:ascii="Times New Roman" w:hAnsi="Times New Roman" w:eastAsia="宋体"/>
                <w:kern w:val="0"/>
                <w:szCs w:val="21"/>
              </w:rPr>
              <w:t>的目标值，并且削减生活污染物排放量，改善水环境质量</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污水收集系统、污水处理系统的实施建议参考《福建省农村环境连片整治示范工程（农村生活污水处理工程篇）技术指南》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建宁县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生物多样性</w:t>
            </w:r>
            <w:r>
              <w:rPr>
                <w:rFonts w:ascii="Times New Roman" w:hAnsi="Times New Roman" w:eastAsia="宋体"/>
                <w:kern w:val="0"/>
                <w:szCs w:val="21"/>
              </w:rPr>
              <w:t>保护工程</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金溪流域生态保护修复项目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cs="Times New Roman"/>
                <w:kern w:val="0"/>
                <w:szCs w:val="21"/>
              </w:rPr>
            </w:pPr>
            <w:r>
              <w:rPr>
                <w:rFonts w:hint="eastAsia" w:ascii="Times New Roman" w:hAnsi="Times New Roman" w:eastAsia="宋体"/>
                <w:kern w:val="0"/>
                <w:szCs w:val="21"/>
              </w:rPr>
              <w:t>建宁县重点生态区位商品林赎买等改革</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cs="Times New Roman"/>
                <w:kern w:val="0"/>
                <w:szCs w:val="21"/>
              </w:rPr>
            </w:pPr>
            <w:r>
              <w:rPr>
                <w:rFonts w:ascii="Times New Roman" w:hAnsi="Times New Roman" w:eastAsia="宋体"/>
                <w:kern w:val="0"/>
                <w:szCs w:val="21"/>
              </w:rPr>
              <w:t>三明市林业局</w:t>
            </w:r>
          </w:p>
        </w:tc>
        <w:tc>
          <w:tcPr>
            <w:tcW w:w="1267"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cs="Times New Roman"/>
                <w:kern w:val="0"/>
                <w:szCs w:val="21"/>
              </w:rPr>
            </w:pPr>
            <w:r>
              <w:rPr>
                <w:rFonts w:ascii="Times New Roman" w:hAnsi="Times New Roman" w:eastAsia="宋体"/>
                <w:kern w:val="0"/>
                <w:szCs w:val="21"/>
              </w:rPr>
              <w:t>建宁县林业局</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建宁县闽江上游重点生态区位</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2017年4月至2018年实施重点生态区位商品林赎买等改革0.7699万亩。2019年计划实施重点生态区位商品林赎买等改革0.5万亩。2020年计划实施重点生态区位商品林赎买等改革0.5万亩</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4107</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1787</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1160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1160</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完成商品林赎买</w:t>
            </w:r>
            <w:r>
              <w:rPr>
                <w:rFonts w:ascii="Times New Roman" w:hAnsi="Times New Roman" w:eastAsia="宋体"/>
                <w:kern w:val="0"/>
                <w:szCs w:val="21"/>
              </w:rPr>
              <w:t>1.76</w:t>
            </w:r>
            <w:r>
              <w:rPr>
                <w:rFonts w:hint="eastAsia" w:ascii="Times New Roman" w:hAnsi="Times New Roman" w:eastAsia="宋体"/>
                <w:kern w:val="0"/>
                <w:szCs w:val="21"/>
              </w:rPr>
              <w:t>万亩</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建议赎买区域进一步以生态保护为导向，集中于饮用水源保护区、自然保护区、森林公园等重点生态功能区范围内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建宁县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水环境治理与生态修复项目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金溪流域生态保护修复项目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cs="Times New Roman"/>
                <w:kern w:val="0"/>
                <w:szCs w:val="21"/>
              </w:rPr>
            </w:pPr>
            <w:r>
              <w:rPr>
                <w:rFonts w:hint="eastAsia" w:ascii="Times New Roman" w:hAnsi="Times New Roman" w:eastAsia="宋体"/>
                <w:kern w:val="0"/>
                <w:szCs w:val="21"/>
              </w:rPr>
              <w:t>建宁县溪源乡楚溪安全生态水系建设项目</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cs="Times New Roman"/>
                <w:kern w:val="0"/>
                <w:szCs w:val="21"/>
              </w:rPr>
            </w:pPr>
            <w:r>
              <w:rPr>
                <w:rFonts w:ascii="Times New Roman" w:hAnsi="Times New Roman" w:eastAsia="宋体"/>
                <w:kern w:val="0"/>
                <w:szCs w:val="21"/>
              </w:rPr>
              <w:t>三明市水利局</w:t>
            </w:r>
          </w:p>
        </w:tc>
        <w:tc>
          <w:tcPr>
            <w:tcW w:w="1267"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cs="Times New Roman"/>
                <w:kern w:val="0"/>
                <w:szCs w:val="21"/>
              </w:rPr>
            </w:pPr>
            <w:r>
              <w:rPr>
                <w:rFonts w:ascii="Times New Roman" w:hAnsi="Times New Roman" w:eastAsia="宋体"/>
                <w:kern w:val="0"/>
                <w:szCs w:val="21"/>
              </w:rPr>
              <w:t>溪源乡人民政府</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建宁县溪源乡鲇坑村</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建设总长为</w:t>
            </w:r>
            <w:r>
              <w:rPr>
                <w:rFonts w:ascii="Times New Roman" w:hAnsi="Times New Roman" w:eastAsia="宋体"/>
                <w:kern w:val="0"/>
                <w:szCs w:val="21"/>
              </w:rPr>
              <w:t>11.89km</w:t>
            </w:r>
            <w:r>
              <w:rPr>
                <w:rFonts w:hint="eastAsia" w:ascii="Times New Roman" w:hAnsi="Times New Roman" w:eastAsia="宋体"/>
                <w:kern w:val="0"/>
                <w:szCs w:val="21"/>
              </w:rPr>
              <w:t>，包括楚溪主干流段及支流鱼落，其中楚溪主干流段建设河段起点为东溪村黄家坊自然村上桥，终点为鲇坑村庙下山，建设长度为</w:t>
            </w:r>
            <w:r>
              <w:rPr>
                <w:rFonts w:ascii="Times New Roman" w:hAnsi="Times New Roman" w:eastAsia="宋体"/>
                <w:kern w:val="0"/>
                <w:szCs w:val="21"/>
              </w:rPr>
              <w:t>6.41km</w:t>
            </w:r>
            <w:r>
              <w:rPr>
                <w:rFonts w:hint="eastAsia" w:ascii="Times New Roman" w:hAnsi="Times New Roman" w:eastAsia="宋体"/>
                <w:kern w:val="0"/>
                <w:szCs w:val="21"/>
              </w:rPr>
              <w:t>，主要建设内容为新建护岸</w:t>
            </w:r>
            <w:r>
              <w:rPr>
                <w:rFonts w:ascii="Times New Roman" w:hAnsi="Times New Roman" w:eastAsia="宋体"/>
                <w:kern w:val="0"/>
                <w:szCs w:val="21"/>
              </w:rPr>
              <w:t>542.9m</w:t>
            </w:r>
            <w:r>
              <w:rPr>
                <w:rFonts w:hint="eastAsia" w:ascii="Times New Roman" w:hAnsi="Times New Roman" w:eastAsia="宋体"/>
                <w:kern w:val="0"/>
                <w:szCs w:val="21"/>
              </w:rPr>
              <w:t>，堤岸加固</w:t>
            </w:r>
            <w:r>
              <w:rPr>
                <w:rFonts w:ascii="Times New Roman" w:hAnsi="Times New Roman" w:eastAsia="宋体"/>
                <w:kern w:val="0"/>
                <w:szCs w:val="21"/>
              </w:rPr>
              <w:t>143m</w:t>
            </w:r>
            <w:r>
              <w:rPr>
                <w:rFonts w:hint="eastAsia" w:ascii="Times New Roman" w:hAnsi="Times New Roman" w:eastAsia="宋体"/>
                <w:kern w:val="0"/>
                <w:szCs w:val="21"/>
              </w:rPr>
              <w:t>，生态清淤</w:t>
            </w:r>
            <w:r>
              <w:rPr>
                <w:rFonts w:ascii="Times New Roman" w:hAnsi="Times New Roman" w:eastAsia="宋体"/>
                <w:kern w:val="0"/>
                <w:szCs w:val="21"/>
              </w:rPr>
              <w:t>4105m</w:t>
            </w:r>
            <w:r>
              <w:rPr>
                <w:rFonts w:ascii="Times New Roman" w:hAnsi="Times New Roman" w:eastAsia="宋体"/>
                <w:kern w:val="0"/>
                <w:szCs w:val="21"/>
                <w:vertAlign w:val="superscript"/>
              </w:rPr>
              <w:t>3</w:t>
            </w:r>
            <w:r>
              <w:rPr>
                <w:rFonts w:hint="eastAsia" w:ascii="Times New Roman" w:hAnsi="Times New Roman" w:eastAsia="宋体"/>
                <w:kern w:val="0"/>
                <w:szCs w:val="21"/>
              </w:rPr>
              <w:t>，植物生态修复</w:t>
            </w:r>
            <w:r>
              <w:rPr>
                <w:rFonts w:ascii="Times New Roman" w:hAnsi="Times New Roman" w:eastAsia="宋体"/>
                <w:kern w:val="0"/>
                <w:szCs w:val="21"/>
              </w:rPr>
              <w:t>7891m</w:t>
            </w:r>
            <w:r>
              <w:rPr>
                <w:rFonts w:ascii="Times New Roman" w:hAnsi="Times New Roman" w:eastAsia="宋体"/>
                <w:kern w:val="0"/>
                <w:szCs w:val="21"/>
                <w:vertAlign w:val="superscript"/>
              </w:rPr>
              <w:t>2</w:t>
            </w:r>
            <w:r>
              <w:rPr>
                <w:rFonts w:hint="eastAsia" w:ascii="Times New Roman" w:hAnsi="Times New Roman" w:eastAsia="宋体"/>
                <w:kern w:val="0"/>
                <w:szCs w:val="21"/>
              </w:rPr>
              <w:t>，新建滚水坝</w:t>
            </w:r>
            <w:r>
              <w:rPr>
                <w:rFonts w:ascii="Times New Roman" w:hAnsi="Times New Roman" w:eastAsia="宋体"/>
                <w:kern w:val="0"/>
                <w:szCs w:val="21"/>
              </w:rPr>
              <w:t>1</w:t>
            </w:r>
            <w:r>
              <w:rPr>
                <w:rFonts w:hint="eastAsia" w:ascii="Times New Roman" w:hAnsi="Times New Roman" w:eastAsia="宋体"/>
                <w:kern w:val="0"/>
                <w:szCs w:val="21"/>
              </w:rPr>
              <w:t>座，生态巡查步道</w:t>
            </w:r>
            <w:r>
              <w:rPr>
                <w:rFonts w:ascii="Times New Roman" w:hAnsi="Times New Roman" w:eastAsia="宋体"/>
                <w:kern w:val="0"/>
                <w:szCs w:val="21"/>
              </w:rPr>
              <w:t>1565m</w:t>
            </w:r>
            <w:r>
              <w:rPr>
                <w:rFonts w:hint="eastAsia" w:ascii="Times New Roman" w:hAnsi="Times New Roman" w:eastAsia="宋体"/>
                <w:kern w:val="0"/>
                <w:szCs w:val="21"/>
              </w:rPr>
              <w:t>；支流鱼落溪段起点为都团村陈家地自然村</w:t>
            </w:r>
            <w:r>
              <w:rPr>
                <w:rFonts w:ascii="Times New Roman" w:hAnsi="Times New Roman" w:eastAsia="宋体"/>
                <w:kern w:val="0"/>
                <w:szCs w:val="21"/>
              </w:rPr>
              <w:t>1#</w:t>
            </w:r>
            <w:r>
              <w:rPr>
                <w:rFonts w:hint="eastAsia" w:ascii="Times New Roman" w:hAnsi="Times New Roman" w:eastAsia="宋体"/>
                <w:kern w:val="0"/>
                <w:szCs w:val="21"/>
              </w:rPr>
              <w:t>桥，终点为楚溪与鱼落溪汇合口，建设长度为</w:t>
            </w:r>
            <w:r>
              <w:rPr>
                <w:rFonts w:ascii="Times New Roman" w:hAnsi="Times New Roman" w:eastAsia="宋体"/>
                <w:kern w:val="0"/>
                <w:szCs w:val="21"/>
              </w:rPr>
              <w:t>5.48km</w:t>
            </w:r>
            <w:r>
              <w:rPr>
                <w:rFonts w:hint="eastAsia" w:ascii="Times New Roman" w:hAnsi="Times New Roman" w:eastAsia="宋体"/>
                <w:kern w:val="0"/>
                <w:szCs w:val="21"/>
              </w:rPr>
              <w:t>，主要建设内容为新建护岸</w:t>
            </w:r>
            <w:r>
              <w:rPr>
                <w:rFonts w:ascii="Times New Roman" w:hAnsi="Times New Roman" w:eastAsia="宋体"/>
                <w:kern w:val="0"/>
                <w:szCs w:val="21"/>
              </w:rPr>
              <w:t>446.7m</w:t>
            </w:r>
            <w:r>
              <w:rPr>
                <w:rFonts w:hint="eastAsia" w:ascii="Times New Roman" w:hAnsi="Times New Roman" w:eastAsia="宋体"/>
                <w:kern w:val="0"/>
                <w:szCs w:val="21"/>
              </w:rPr>
              <w:t>，生态清淤</w:t>
            </w:r>
            <w:r>
              <w:rPr>
                <w:rFonts w:ascii="Times New Roman" w:hAnsi="Times New Roman" w:eastAsia="宋体"/>
                <w:kern w:val="0"/>
                <w:szCs w:val="21"/>
              </w:rPr>
              <w:t>482m</w:t>
            </w:r>
            <w:r>
              <w:rPr>
                <w:rFonts w:ascii="Times New Roman" w:hAnsi="Times New Roman" w:eastAsia="宋体"/>
                <w:kern w:val="0"/>
                <w:szCs w:val="21"/>
                <w:vertAlign w:val="superscript"/>
              </w:rPr>
              <w:t>3</w:t>
            </w:r>
            <w:r>
              <w:rPr>
                <w:rFonts w:hint="eastAsia" w:ascii="Times New Roman" w:hAnsi="Times New Roman" w:eastAsia="宋体"/>
                <w:kern w:val="0"/>
                <w:szCs w:val="21"/>
              </w:rPr>
              <w:t>，植物生态修复</w:t>
            </w:r>
            <w:r>
              <w:rPr>
                <w:rFonts w:ascii="Times New Roman" w:hAnsi="Times New Roman" w:eastAsia="宋体"/>
                <w:kern w:val="0"/>
                <w:szCs w:val="21"/>
              </w:rPr>
              <w:t>1000m</w:t>
            </w:r>
            <w:r>
              <w:rPr>
                <w:rFonts w:ascii="Times New Roman" w:hAnsi="Times New Roman" w:eastAsia="宋体"/>
                <w:kern w:val="0"/>
                <w:szCs w:val="21"/>
                <w:vertAlign w:val="superscript"/>
              </w:rPr>
              <w:t>2</w:t>
            </w:r>
            <w:r>
              <w:rPr>
                <w:rFonts w:hint="eastAsia" w:ascii="Times New Roman" w:hAnsi="Times New Roman" w:eastAsia="宋体"/>
                <w:kern w:val="0"/>
                <w:szCs w:val="21"/>
              </w:rPr>
              <w:t>，滚水坝修复</w:t>
            </w:r>
            <w:r>
              <w:rPr>
                <w:rFonts w:ascii="Times New Roman" w:hAnsi="Times New Roman" w:eastAsia="宋体"/>
                <w:kern w:val="0"/>
                <w:szCs w:val="21"/>
              </w:rPr>
              <w:t>1</w:t>
            </w:r>
            <w:r>
              <w:rPr>
                <w:rFonts w:hint="eastAsia" w:ascii="Times New Roman" w:hAnsi="Times New Roman" w:eastAsia="宋体"/>
                <w:kern w:val="0"/>
                <w:szCs w:val="21"/>
              </w:rPr>
              <w:t>座，生态巡查步道</w:t>
            </w:r>
            <w:r>
              <w:rPr>
                <w:rFonts w:ascii="Times New Roman" w:hAnsi="Times New Roman" w:eastAsia="宋体"/>
                <w:kern w:val="0"/>
                <w:szCs w:val="21"/>
              </w:rPr>
              <w:t>461m</w:t>
            </w:r>
            <w:r>
              <w:rPr>
                <w:rFonts w:hint="eastAsia" w:ascii="Times New Roman" w:hAnsi="Times New Roman" w:eastAsia="宋体"/>
                <w:kern w:val="0"/>
                <w:szCs w:val="21"/>
              </w:rPr>
              <w:t>。</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1504</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600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904</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0</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通过实施生态清淤、植物生态修复和生态护岸等工程，有助于增加楚溪水环境容量，改善楚溪水环境质量，保持楚溪料坊小流域断面水质优良。</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坚持保护优先、自然修复为主，规划各类涉水建设活动，用生态方式改良河床、恢复河滩和修复河岸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建宁县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水土流失治理与农地生态功能提升项目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金溪流域生态保护修复项目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cs="Times New Roman"/>
                <w:kern w:val="0"/>
                <w:szCs w:val="21"/>
              </w:rPr>
            </w:pPr>
            <w:r>
              <w:rPr>
                <w:rFonts w:hint="eastAsia" w:ascii="Times New Roman" w:hAnsi="Times New Roman" w:eastAsia="宋体"/>
                <w:kern w:val="0"/>
                <w:szCs w:val="21"/>
              </w:rPr>
              <w:t>闽江上游金溪流域建宁段水土流失综合治理项目</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cs="Times New Roman"/>
                <w:kern w:val="0"/>
                <w:szCs w:val="21"/>
              </w:rPr>
            </w:pPr>
            <w:r>
              <w:rPr>
                <w:rFonts w:ascii="Times New Roman" w:hAnsi="Times New Roman" w:eastAsia="宋体"/>
                <w:kern w:val="0"/>
                <w:szCs w:val="21"/>
              </w:rPr>
              <w:t>三明市水利局</w:t>
            </w:r>
          </w:p>
        </w:tc>
        <w:tc>
          <w:tcPr>
            <w:tcW w:w="1267"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cs="Times New Roman"/>
                <w:kern w:val="0"/>
                <w:szCs w:val="21"/>
              </w:rPr>
            </w:pPr>
            <w:r>
              <w:rPr>
                <w:rFonts w:ascii="Times New Roman" w:hAnsi="Times New Roman" w:eastAsia="宋体"/>
                <w:kern w:val="0"/>
                <w:szCs w:val="21"/>
              </w:rPr>
              <w:t>溪源乡人民政府</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建宁县各乡镇</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w:t>
            </w:r>
            <w:r>
              <w:rPr>
                <w:rFonts w:hint="eastAsia" w:ascii="Times New Roman" w:hAnsi="Times New Roman" w:eastAsia="宋体"/>
                <w:kern w:val="0"/>
                <w:szCs w:val="21"/>
              </w:rPr>
              <w:t>实施</w:t>
            </w:r>
            <w:r>
              <w:rPr>
                <w:rFonts w:ascii="Times New Roman" w:hAnsi="Times New Roman" w:eastAsia="宋体"/>
                <w:kern w:val="0"/>
                <w:szCs w:val="21"/>
              </w:rPr>
              <w:t>2018</w:t>
            </w:r>
            <w:r>
              <w:rPr>
                <w:rFonts w:hint="eastAsia" w:ascii="Times New Roman" w:hAnsi="Times New Roman" w:eastAsia="宋体"/>
                <w:kern w:val="0"/>
                <w:szCs w:val="21"/>
              </w:rPr>
              <w:t>年度建宁县里心镇国家水土保持重点建设工程（芦田（二期）、双溪、里心（一期）水土流失综合治理项目）、</w:t>
            </w:r>
            <w:r>
              <w:rPr>
                <w:rFonts w:ascii="Times New Roman" w:hAnsi="Times New Roman" w:eastAsia="宋体"/>
                <w:kern w:val="0"/>
                <w:szCs w:val="21"/>
              </w:rPr>
              <w:t>2017</w:t>
            </w:r>
            <w:r>
              <w:rPr>
                <w:rFonts w:hint="eastAsia" w:ascii="Times New Roman" w:hAnsi="Times New Roman" w:eastAsia="宋体"/>
                <w:kern w:val="0"/>
                <w:szCs w:val="21"/>
              </w:rPr>
              <w:t>年度建宁县均口镇重点县水土流失综合治理项目、</w:t>
            </w:r>
            <w:r>
              <w:rPr>
                <w:rFonts w:ascii="Times New Roman" w:hAnsi="Times New Roman" w:eastAsia="宋体"/>
                <w:kern w:val="0"/>
                <w:szCs w:val="21"/>
              </w:rPr>
              <w:t>2017</w:t>
            </w:r>
            <w:r>
              <w:rPr>
                <w:rFonts w:hint="eastAsia" w:ascii="Times New Roman" w:hAnsi="Times New Roman" w:eastAsia="宋体"/>
                <w:kern w:val="0"/>
                <w:szCs w:val="21"/>
              </w:rPr>
              <w:t>年度建宁县黄坊乡重点乡镇项目、</w:t>
            </w:r>
            <w:r>
              <w:rPr>
                <w:rFonts w:ascii="Times New Roman" w:hAnsi="Times New Roman" w:eastAsia="宋体"/>
                <w:kern w:val="0"/>
                <w:szCs w:val="21"/>
              </w:rPr>
              <w:t>2018</w:t>
            </w:r>
            <w:r>
              <w:rPr>
                <w:rFonts w:hint="eastAsia" w:ascii="Times New Roman" w:hAnsi="Times New Roman" w:eastAsia="宋体"/>
                <w:kern w:val="0"/>
                <w:szCs w:val="21"/>
              </w:rPr>
              <w:t>年度建宁县溪源乡重点乡镇项目；</w:t>
            </w:r>
            <w:r>
              <w:rPr>
                <w:rFonts w:ascii="Times New Roman" w:hAnsi="Times New Roman" w:eastAsia="宋体"/>
                <w:kern w:val="0"/>
                <w:szCs w:val="21"/>
              </w:rPr>
              <w:t>2018</w:t>
            </w:r>
            <w:r>
              <w:rPr>
                <w:rFonts w:hint="eastAsia" w:ascii="Times New Roman" w:hAnsi="Times New Roman" w:eastAsia="宋体"/>
                <w:kern w:val="0"/>
                <w:szCs w:val="21"/>
              </w:rPr>
              <w:t>年度建宁县省重点县项目（伊家乡）、</w:t>
            </w:r>
            <w:r>
              <w:rPr>
                <w:rFonts w:ascii="Times New Roman" w:hAnsi="Times New Roman" w:eastAsia="宋体"/>
                <w:kern w:val="0"/>
                <w:szCs w:val="21"/>
              </w:rPr>
              <w:t>2018</w:t>
            </w:r>
            <w:r>
              <w:rPr>
                <w:rFonts w:hint="eastAsia" w:ascii="Times New Roman" w:hAnsi="Times New Roman" w:eastAsia="宋体"/>
                <w:kern w:val="0"/>
                <w:szCs w:val="21"/>
              </w:rPr>
              <w:t>年度建宁县濉溪镇重点乡镇项目、</w:t>
            </w:r>
            <w:r>
              <w:rPr>
                <w:rFonts w:ascii="Times New Roman" w:hAnsi="Times New Roman" w:eastAsia="宋体"/>
                <w:kern w:val="0"/>
                <w:szCs w:val="21"/>
              </w:rPr>
              <w:t>2018</w:t>
            </w:r>
            <w:r>
              <w:rPr>
                <w:rFonts w:hint="eastAsia" w:ascii="Times New Roman" w:hAnsi="Times New Roman" w:eastAsia="宋体"/>
                <w:kern w:val="0"/>
                <w:szCs w:val="21"/>
              </w:rPr>
              <w:t>年度建宁县闽江上游金溪流域建宁段濉溪镇水土流失综合治理项目、</w:t>
            </w:r>
            <w:r>
              <w:rPr>
                <w:rFonts w:ascii="Times New Roman" w:hAnsi="Times New Roman" w:eastAsia="宋体"/>
                <w:kern w:val="0"/>
                <w:szCs w:val="21"/>
              </w:rPr>
              <w:t>2018</w:t>
            </w:r>
            <w:r>
              <w:rPr>
                <w:rFonts w:hint="eastAsia" w:ascii="Times New Roman" w:hAnsi="Times New Roman" w:eastAsia="宋体"/>
                <w:kern w:val="0"/>
                <w:szCs w:val="21"/>
              </w:rPr>
              <w:t>年度建宁县溪口镇重点流域生态补偿枫元村水土流失综合治理项目，综合治理水土流失面积</w:t>
            </w:r>
            <w:r>
              <w:rPr>
                <w:rFonts w:ascii="Times New Roman" w:hAnsi="Times New Roman" w:eastAsia="宋体"/>
                <w:kern w:val="0"/>
                <w:szCs w:val="21"/>
              </w:rPr>
              <w:t>26 km²</w:t>
            </w:r>
            <w:r>
              <w:rPr>
                <w:rFonts w:hint="eastAsia" w:ascii="Times New Roman" w:hAnsi="Times New Roman" w:eastAsia="宋体"/>
                <w:kern w:val="0"/>
                <w:szCs w:val="21"/>
              </w:rPr>
              <w:t>；</w:t>
            </w:r>
            <w:r>
              <w:rPr>
                <w:rFonts w:ascii="Times New Roman" w:hAnsi="Times New Roman" w:eastAsia="宋体"/>
                <w:kern w:val="0"/>
                <w:szCs w:val="21"/>
              </w:rPr>
              <w:t>2.</w:t>
            </w:r>
            <w:r>
              <w:rPr>
                <w:rFonts w:hint="eastAsia" w:ascii="Times New Roman" w:hAnsi="Times New Roman" w:eastAsia="宋体"/>
                <w:kern w:val="0"/>
                <w:szCs w:val="21"/>
              </w:rPr>
              <w:t>实施</w:t>
            </w:r>
            <w:r>
              <w:rPr>
                <w:rFonts w:ascii="Times New Roman" w:hAnsi="Times New Roman" w:eastAsia="宋体"/>
                <w:kern w:val="0"/>
                <w:szCs w:val="21"/>
              </w:rPr>
              <w:t>2019</w:t>
            </w:r>
            <w:r>
              <w:rPr>
                <w:rFonts w:hint="eastAsia" w:ascii="Times New Roman" w:hAnsi="Times New Roman" w:eastAsia="宋体"/>
                <w:kern w:val="0"/>
                <w:szCs w:val="21"/>
              </w:rPr>
              <w:t>年度建宁县国家水土保持重点建设工程（溪口镇、里心镇）、</w:t>
            </w:r>
            <w:r>
              <w:rPr>
                <w:rFonts w:ascii="Times New Roman" w:hAnsi="Times New Roman" w:eastAsia="宋体"/>
                <w:kern w:val="0"/>
                <w:szCs w:val="21"/>
              </w:rPr>
              <w:t>2019</w:t>
            </w:r>
            <w:r>
              <w:rPr>
                <w:rFonts w:hint="eastAsia" w:ascii="Times New Roman" w:hAnsi="Times New Roman" w:eastAsia="宋体"/>
                <w:kern w:val="0"/>
                <w:szCs w:val="21"/>
              </w:rPr>
              <w:t>年度建宁县客坊乡重点乡镇项目、</w:t>
            </w:r>
            <w:r>
              <w:rPr>
                <w:rFonts w:ascii="Times New Roman" w:hAnsi="Times New Roman" w:eastAsia="宋体"/>
                <w:kern w:val="0"/>
                <w:szCs w:val="21"/>
              </w:rPr>
              <w:t>2019</w:t>
            </w:r>
            <w:r>
              <w:rPr>
                <w:rFonts w:hint="eastAsia" w:ascii="Times New Roman" w:hAnsi="Times New Roman" w:eastAsia="宋体"/>
                <w:kern w:val="0"/>
                <w:szCs w:val="21"/>
              </w:rPr>
              <w:t>年度建宁县伊家乡重点乡镇项目、</w:t>
            </w:r>
            <w:r>
              <w:rPr>
                <w:rFonts w:ascii="Times New Roman" w:hAnsi="Times New Roman" w:eastAsia="宋体"/>
                <w:kern w:val="0"/>
                <w:szCs w:val="21"/>
              </w:rPr>
              <w:t>2019</w:t>
            </w:r>
            <w:r>
              <w:rPr>
                <w:rFonts w:hint="eastAsia" w:ascii="Times New Roman" w:hAnsi="Times New Roman" w:eastAsia="宋体"/>
                <w:kern w:val="0"/>
                <w:szCs w:val="21"/>
              </w:rPr>
              <w:t>年度建宁县重点县项目（黄坊乡），综合治理水土流失面积</w:t>
            </w:r>
            <w:r>
              <w:rPr>
                <w:rFonts w:ascii="Times New Roman" w:hAnsi="Times New Roman" w:eastAsia="宋体"/>
                <w:kern w:val="0"/>
                <w:szCs w:val="21"/>
              </w:rPr>
              <w:t>20 km²</w:t>
            </w:r>
            <w:r>
              <w:rPr>
                <w:rFonts w:hint="eastAsia" w:ascii="Times New Roman" w:hAnsi="Times New Roman" w:eastAsia="宋体"/>
                <w:kern w:val="0"/>
                <w:szCs w:val="21"/>
              </w:rPr>
              <w:t>；</w:t>
            </w:r>
            <w:r>
              <w:rPr>
                <w:rFonts w:ascii="Times New Roman" w:hAnsi="Times New Roman" w:eastAsia="宋体"/>
                <w:kern w:val="0"/>
                <w:szCs w:val="21"/>
              </w:rPr>
              <w:t>3.2020</w:t>
            </w:r>
            <w:r>
              <w:rPr>
                <w:rFonts w:hint="eastAsia" w:ascii="Times New Roman" w:hAnsi="Times New Roman" w:eastAsia="宋体"/>
                <w:kern w:val="0"/>
                <w:szCs w:val="21"/>
              </w:rPr>
              <w:t>年度建宁县国家水土保持重点建设工程（里心镇、溪口镇、濉溪镇）、</w:t>
            </w:r>
            <w:r>
              <w:rPr>
                <w:rFonts w:ascii="Times New Roman" w:hAnsi="Times New Roman" w:eastAsia="宋体"/>
                <w:kern w:val="0"/>
                <w:szCs w:val="21"/>
              </w:rPr>
              <w:t>2020</w:t>
            </w:r>
            <w:r>
              <w:rPr>
                <w:rFonts w:hint="eastAsia" w:ascii="Times New Roman" w:hAnsi="Times New Roman" w:eastAsia="宋体"/>
                <w:kern w:val="0"/>
                <w:szCs w:val="21"/>
              </w:rPr>
              <w:t>年度建宁县黄埠乡重点乡镇项目、</w:t>
            </w:r>
            <w:r>
              <w:rPr>
                <w:rFonts w:ascii="Times New Roman" w:hAnsi="Times New Roman" w:eastAsia="宋体"/>
                <w:kern w:val="0"/>
                <w:szCs w:val="21"/>
              </w:rPr>
              <w:t>2020</w:t>
            </w:r>
            <w:r>
              <w:rPr>
                <w:rFonts w:hint="eastAsia" w:ascii="Times New Roman" w:hAnsi="Times New Roman" w:eastAsia="宋体"/>
                <w:kern w:val="0"/>
                <w:szCs w:val="21"/>
              </w:rPr>
              <w:t>年度建宁县溪源乡重点乡镇项目、</w:t>
            </w:r>
            <w:r>
              <w:rPr>
                <w:rFonts w:ascii="Times New Roman" w:hAnsi="Times New Roman" w:eastAsia="宋体"/>
                <w:kern w:val="0"/>
                <w:szCs w:val="21"/>
              </w:rPr>
              <w:t>2020</w:t>
            </w:r>
            <w:r>
              <w:rPr>
                <w:rFonts w:hint="eastAsia" w:ascii="Times New Roman" w:hAnsi="Times New Roman" w:eastAsia="宋体"/>
                <w:kern w:val="0"/>
                <w:szCs w:val="21"/>
              </w:rPr>
              <w:t>年度建宁县溪口镇重点县项目、</w:t>
            </w:r>
            <w:r>
              <w:rPr>
                <w:rFonts w:ascii="Times New Roman" w:hAnsi="Times New Roman" w:eastAsia="宋体"/>
                <w:kern w:val="0"/>
                <w:szCs w:val="21"/>
              </w:rPr>
              <w:t>2020</w:t>
            </w:r>
            <w:r>
              <w:rPr>
                <w:rFonts w:hint="eastAsia" w:ascii="Times New Roman" w:hAnsi="Times New Roman" w:eastAsia="宋体"/>
                <w:kern w:val="0"/>
                <w:szCs w:val="21"/>
              </w:rPr>
              <w:t>年闽江上游金溪流域建宁段水土流失综合治理项目，综合治理水土流失面积</w:t>
            </w:r>
            <w:r>
              <w:rPr>
                <w:rFonts w:ascii="Times New Roman" w:hAnsi="Times New Roman" w:eastAsia="宋体"/>
                <w:kern w:val="0"/>
                <w:szCs w:val="21"/>
              </w:rPr>
              <w:t>19 km²</w:t>
            </w:r>
            <w:r>
              <w:rPr>
                <w:rFonts w:hint="eastAsia" w:ascii="Times New Roman" w:hAnsi="Times New Roman" w:eastAsia="宋体"/>
                <w:kern w:val="0"/>
                <w:szCs w:val="21"/>
              </w:rPr>
              <w:t>。闽江上游金溪流域建宁段综合治理水土流失面积共计</w:t>
            </w:r>
            <w:r>
              <w:rPr>
                <w:rFonts w:ascii="Times New Roman" w:hAnsi="Times New Roman" w:eastAsia="宋体"/>
                <w:kern w:val="0"/>
                <w:szCs w:val="21"/>
              </w:rPr>
              <w:t>65 km²</w:t>
            </w:r>
            <w:r>
              <w:rPr>
                <w:rFonts w:hint="eastAsia" w:ascii="Times New Roman" w:hAnsi="Times New Roman" w:eastAsia="宋体"/>
                <w:kern w:val="0"/>
                <w:szCs w:val="21"/>
              </w:rPr>
              <w:t>。</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5111</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2600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2000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511</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水土流失治理面积</w:t>
            </w:r>
            <w:r>
              <w:rPr>
                <w:rFonts w:ascii="Times New Roman" w:hAnsi="Times New Roman" w:eastAsia="宋体"/>
                <w:kern w:val="0"/>
                <w:szCs w:val="21"/>
              </w:rPr>
              <w:t>65km²</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建议对水土流失率较高等级区域优先进行治理，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建宁县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机制</w:t>
            </w:r>
            <w:r>
              <w:rPr>
                <w:rFonts w:ascii="Times New Roman" w:hAnsi="Times New Roman" w:eastAsia="宋体"/>
                <w:kern w:val="0"/>
                <w:szCs w:val="21"/>
              </w:rPr>
              <w:t>创新与能力建设工程</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三明市生态监测及管理能力建设项目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cs="Times New Roman"/>
                <w:kern w:val="0"/>
                <w:szCs w:val="21"/>
              </w:rPr>
            </w:pPr>
            <w:r>
              <w:rPr>
                <w:rFonts w:hint="eastAsia" w:ascii="Times New Roman" w:hAnsi="Times New Roman" w:eastAsia="宋体"/>
                <w:kern w:val="0"/>
                <w:szCs w:val="21"/>
              </w:rPr>
              <w:t>建宁县环境监管网格化体系数字化管理平台项目</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cs="Times New Roman"/>
                <w:kern w:val="0"/>
                <w:szCs w:val="21"/>
              </w:rPr>
            </w:pPr>
            <w:r>
              <w:rPr>
                <w:rFonts w:ascii="Times New Roman" w:hAnsi="Times New Roman" w:eastAsia="宋体"/>
                <w:kern w:val="0"/>
                <w:szCs w:val="21"/>
              </w:rPr>
              <w:t>三明市生态环境局</w:t>
            </w:r>
          </w:p>
        </w:tc>
        <w:tc>
          <w:tcPr>
            <w:tcW w:w="1267"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cs="Times New Roman"/>
                <w:kern w:val="0"/>
                <w:szCs w:val="21"/>
              </w:rPr>
            </w:pPr>
            <w:r>
              <w:rPr>
                <w:rFonts w:ascii="Times New Roman" w:hAnsi="Times New Roman" w:eastAsia="宋体"/>
                <w:kern w:val="0"/>
                <w:szCs w:val="21"/>
              </w:rPr>
              <w:t>三明市建宁县生态环境局</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建宁县综治服务中心、工矿企业</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依托综治服务中心，建设环境监管网格化信息平台一套，工矿企业视频实时监控设施30套，移动终端APP软件一套。涉及濉溪镇、溪口镇、里心镇、均口镇、黄坊乡、溪源乡等乡镇</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150</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80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70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0</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建设环境监管网格化信息平台一套</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建宁县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r>
              <w:rPr>
                <w:rFonts w:ascii="Times New Roman" w:hAnsi="Times New Roman" w:eastAsia="宋体"/>
                <w:kern w:val="0"/>
                <w:szCs w:val="21"/>
              </w:rPr>
              <w:t>、水土流失综合治理与</w:t>
            </w:r>
            <w:r>
              <w:rPr>
                <w:rFonts w:hint="eastAsia" w:ascii="Times New Roman" w:hAnsi="Times New Roman" w:eastAsia="宋体"/>
                <w:kern w:val="0"/>
                <w:szCs w:val="21"/>
              </w:rPr>
              <w:t>农</w:t>
            </w:r>
            <w:r>
              <w:rPr>
                <w:rFonts w:ascii="Times New Roman" w:hAnsi="Times New Roman" w:eastAsia="宋体"/>
                <w:kern w:val="0"/>
                <w:szCs w:val="21"/>
              </w:rPr>
              <w:t>地生态功能提升</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金溪流域生态保护修复项目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cs="Times New Roman"/>
                <w:kern w:val="0"/>
                <w:szCs w:val="21"/>
              </w:rPr>
            </w:pPr>
            <w:r>
              <w:rPr>
                <w:rFonts w:hint="eastAsia" w:ascii="Times New Roman" w:hAnsi="Times New Roman" w:eastAsia="宋体"/>
                <w:kern w:val="0"/>
                <w:szCs w:val="21"/>
              </w:rPr>
              <w:t>建宁县闽江源头（濉溪段）生态修复保护工程</w:t>
            </w:r>
          </w:p>
        </w:tc>
        <w:tc>
          <w:tcPr>
            <w:tcW w:w="1134"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cs="Times New Roman"/>
                <w:kern w:val="0"/>
                <w:szCs w:val="21"/>
              </w:rPr>
            </w:pPr>
            <w:r>
              <w:rPr>
                <w:rFonts w:hint="eastAsia" w:ascii="Times New Roman" w:hAnsi="Times New Roman" w:eastAsia="宋体"/>
                <w:kern w:val="0"/>
                <w:szCs w:val="21"/>
              </w:rPr>
              <w:t>三明市</w:t>
            </w:r>
            <w:r>
              <w:rPr>
                <w:rFonts w:ascii="Times New Roman" w:hAnsi="Times New Roman" w:eastAsia="宋体"/>
                <w:kern w:val="0"/>
                <w:szCs w:val="21"/>
              </w:rPr>
              <w:t>生态环境局</w:t>
            </w:r>
          </w:p>
        </w:tc>
        <w:tc>
          <w:tcPr>
            <w:tcW w:w="1267"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cs="Times New Roman"/>
                <w:kern w:val="0"/>
                <w:szCs w:val="21"/>
              </w:rPr>
            </w:pPr>
            <w:r>
              <w:rPr>
                <w:rFonts w:hint="eastAsia" w:ascii="Times New Roman" w:hAnsi="Times New Roman" w:eastAsia="宋体"/>
                <w:kern w:val="0"/>
                <w:szCs w:val="21"/>
              </w:rPr>
              <w:t>建宁</w:t>
            </w:r>
            <w:r>
              <w:rPr>
                <w:rFonts w:ascii="Times New Roman" w:hAnsi="Times New Roman" w:eastAsia="宋体"/>
                <w:kern w:val="0"/>
                <w:szCs w:val="21"/>
              </w:rPr>
              <w:t>县</w:t>
            </w:r>
            <w:r>
              <w:rPr>
                <w:rFonts w:hint="eastAsia" w:ascii="Times New Roman" w:hAnsi="Times New Roman" w:eastAsia="宋体"/>
                <w:kern w:val="0"/>
                <w:szCs w:val="21"/>
              </w:rPr>
              <w:t>人民</w:t>
            </w:r>
            <w:r>
              <w:rPr>
                <w:rFonts w:ascii="Times New Roman" w:hAnsi="Times New Roman" w:eastAsia="宋体"/>
                <w:kern w:val="0"/>
                <w:szCs w:val="21"/>
              </w:rPr>
              <w:t>政府</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建宁县闽江</w:t>
            </w:r>
            <w:r>
              <w:rPr>
                <w:rFonts w:ascii="Times New Roman" w:hAnsi="Times New Roman" w:eastAsia="宋体"/>
                <w:kern w:val="0"/>
                <w:szCs w:val="21"/>
              </w:rPr>
              <w:t>源头濉溪段</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水土流失治理23.7平方公里；均口镇修竹水源地保护；农村环境综合整治（畜禽养殖整治、污水处理、公改厕、乡村绿化等）；林地赎买和租用；高标准农田建设；矿山生态修复；濉溪和圳头溪生态水系等</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10065</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三元</w:t>
            </w:r>
            <w:r>
              <w:rPr>
                <w:rFonts w:hint="eastAsia" w:ascii="Times New Roman" w:hAnsi="Times New Roman" w:eastAsia="宋体" w:cs="Times New Roman"/>
                <w:kern w:val="0"/>
                <w:szCs w:val="21"/>
              </w:rPr>
              <w:t>区</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沙溪流域生态保护修复项目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三元区沙溪流域荆东小溪水环境治理</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三明市城市管理局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三明市三元区城市建设投资有限责任公司</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三元区荆东小溪，项目实施区域位于三元区的三明学院南区、荆东村、福利院</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新建污水处理站1座，总处理污水量为2500 m</w:t>
            </w:r>
            <w:r>
              <w:rPr>
                <w:rFonts w:ascii="Times New Roman" w:hAnsi="Times New Roman" w:eastAsia="宋体"/>
                <w:kern w:val="0"/>
                <w:szCs w:val="21"/>
                <w:vertAlign w:val="superscript"/>
              </w:rPr>
              <w:t>3</w:t>
            </w:r>
            <w:r>
              <w:rPr>
                <w:rFonts w:ascii="Times New Roman" w:hAnsi="Times New Roman" w:eastAsia="宋体"/>
                <w:kern w:val="0"/>
                <w:szCs w:val="21"/>
              </w:rPr>
              <w:t>/d；敷设收集与处理管网总长度约5 km，直径为DN100～DN300；塑料检查井110座，沉泥井8座，密封检查井50座，截流井6座，清淤量4500 m³。新建城区标准公厕17座、改造城区老旧公厕19座，开放内部公厕10座，农村新建及改造公厕28座。</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3600</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2320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1280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0</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新建污水处理站将削减COD 264 t/a，氨氮25 t/a，总磷4 t/a，将有效减少生活污水的入河量；新建公厕和农户改厕工程的实施，将有效降低生活污染物直排入环境的量，提升河流水质</w:t>
            </w:r>
            <w:r>
              <w:rPr>
                <w:rFonts w:hint="eastAsia" w:ascii="Times New Roman" w:hAnsi="Times New Roman" w:eastAsia="宋体"/>
                <w:kern w:val="0"/>
                <w:szCs w:val="21"/>
              </w:rPr>
              <w:t>。</w:t>
            </w:r>
          </w:p>
        </w:tc>
        <w:tc>
          <w:tcPr>
            <w:tcW w:w="2976" w:type="dxa"/>
            <w:tcBorders>
              <w:top w:val="single" w:color="auto" w:sz="4" w:space="0"/>
              <w:left w:val="single" w:color="auto" w:sz="4" w:space="0"/>
              <w:bottom w:val="single" w:color="auto" w:sz="4" w:space="0"/>
              <w:right w:val="single" w:color="auto" w:sz="4" w:space="0"/>
            </w:tcBorders>
          </w:tcPr>
          <w:p>
            <w:pPr>
              <w:textAlignment w:val="center"/>
              <w:rPr>
                <w:rFonts w:ascii="Times New Roman" w:hAnsi="Times New Roman" w:eastAsia="宋体" w:cs="Times New Roman"/>
                <w:kern w:val="0"/>
                <w:szCs w:val="21"/>
              </w:rPr>
            </w:pPr>
            <w:r>
              <w:rPr>
                <w:rFonts w:ascii="Times New Roman" w:hAnsi="Times New Roman" w:eastAsia="宋体"/>
                <w:kern w:val="0"/>
                <w:szCs w:val="21"/>
              </w:rPr>
              <w:t>强化系列节能环保施工工艺和技术的应用，项目建成后对运营过程中产生的污染废弃物进行针对性处理，以避免对周边环境产生负面影响</w:t>
            </w:r>
            <w:r>
              <w:rPr>
                <w:rFonts w:hint="eastAsia" w:ascii="Times New Roman" w:hAnsi="Times New Roman" w:eastAsia="宋体"/>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三元</w:t>
            </w:r>
            <w:r>
              <w:rPr>
                <w:rFonts w:hint="eastAsia" w:ascii="Times New Roman" w:hAnsi="Times New Roman" w:eastAsia="宋体" w:cs="Times New Roman"/>
                <w:kern w:val="0"/>
                <w:szCs w:val="21"/>
              </w:rPr>
              <w:t>区</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沙溪流域生态保护修复项目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三元区薯沙溪流域饮用水源保护区综合治理与生态修复工程</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三明市生态环境局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三明市三元区生态环境局</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莘口镇</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kern w:val="0"/>
                <w:szCs w:val="21"/>
              </w:rPr>
            </w:pPr>
            <w:r>
              <w:rPr>
                <w:rFonts w:hint="eastAsia" w:ascii="Times New Roman" w:hAnsi="Times New Roman" w:eastAsia="宋体"/>
                <w:kern w:val="0"/>
                <w:szCs w:val="21"/>
              </w:rPr>
              <w:t>内源污染治理：库区生态修复系统：在薯沙溪水库库区内建设水体生态修复系统，以高效的水循环和原水生物膜法处理为机理对受污染的水体进行混合、复氧、和生化降解，或者运用湖库分子控藻静默生态修复技术，实现对库区水体的治理，并建设饮用水源保护区生态监控系统一套。采用消落带生态礁等技术，分别对薯沙溪水库汇水水域内的炉洋村和中央溪村小流域、后溪村和清溪村小流域、龙泉村小流域进行水体生态修复；</w:t>
            </w:r>
          </w:p>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外源污染治理：1.农村面源污染控制工程。2.制笋废水和笋壳综合治理。3. 建设清洁笋干生态加工系统。4.毛竹、果园种植面源控制工程。5.实施薯沙溪流域水土流失与生态修复工程。6.实施薯沙溪安全生态水系建设项目。7.三明市水源地薯沙溪综合管理中心建设项目。</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11300</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4650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3325</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3325</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削减COD 60 t/a，氨氮3.7 t/a，总磷0.5 t/a，将有效减少污染物负荷量；其他点源面源污染治理工程的实施也将有效提升水库水质</w:t>
            </w:r>
            <w:r>
              <w:rPr>
                <w:rFonts w:hint="eastAsia" w:ascii="Times New Roman" w:hAnsi="Times New Roman" w:eastAsia="宋体"/>
                <w:kern w:val="0"/>
                <w:szCs w:val="21"/>
              </w:rPr>
              <w:t>。</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建议进一步论证水体生态修复工程对水质改善的作用，加强断面水质监测，防控水污染风险；污水管道的设计施工尽可能与村庄整体景观提升相结合</w:t>
            </w:r>
            <w:r>
              <w:rPr>
                <w:rFonts w:hint="eastAsia" w:ascii="Times New Roman" w:hAnsi="Times New Roman" w:eastAsia="宋体"/>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三元</w:t>
            </w:r>
            <w:r>
              <w:rPr>
                <w:rFonts w:hint="eastAsia" w:ascii="Times New Roman" w:hAnsi="Times New Roman" w:eastAsia="宋体" w:cs="Times New Roman"/>
                <w:kern w:val="0"/>
                <w:szCs w:val="21"/>
              </w:rPr>
              <w:t>区</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沙溪流域生态保护修复项目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三元区槐坑垃圾填埋场整治工程项目</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三明市城市管理局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三元区城市建设投资有限责任公司</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城东乡</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（1）地面建筑物拆除，周边</w:t>
            </w:r>
            <w:r>
              <w:rPr>
                <w:rFonts w:hint="eastAsia" w:ascii="Times New Roman" w:hAnsi="Times New Roman" w:eastAsia="宋体"/>
                <w:kern w:val="0"/>
                <w:szCs w:val="21"/>
              </w:rPr>
              <w:t>“散乱污”</w:t>
            </w:r>
            <w:r>
              <w:rPr>
                <w:rFonts w:ascii="Times New Roman" w:hAnsi="Times New Roman" w:eastAsia="宋体"/>
                <w:kern w:val="0"/>
                <w:szCs w:val="21"/>
              </w:rPr>
              <w:t>企业整治，垃圾清理；（2）进行场地边坡整治，表面覆膜防渗处理，处理面积约13000 m</w:t>
            </w:r>
            <w:r>
              <w:rPr>
                <w:rFonts w:ascii="Times New Roman" w:hAnsi="Times New Roman" w:eastAsia="宋体"/>
                <w:kern w:val="0"/>
                <w:szCs w:val="21"/>
                <w:vertAlign w:val="superscript"/>
              </w:rPr>
              <w:t>2</w:t>
            </w:r>
            <w:r>
              <w:rPr>
                <w:rFonts w:ascii="Times New Roman" w:hAnsi="Times New Roman" w:eastAsia="宋体"/>
                <w:kern w:val="0"/>
                <w:szCs w:val="21"/>
              </w:rPr>
              <w:t>；防洪与雨水导排工程设置排水沟600 m、景观绿化工程生态护坡15000 m</w:t>
            </w:r>
            <w:r>
              <w:rPr>
                <w:rFonts w:ascii="Times New Roman" w:hAnsi="Times New Roman" w:eastAsia="宋体"/>
                <w:kern w:val="0"/>
                <w:szCs w:val="21"/>
                <w:vertAlign w:val="superscript"/>
              </w:rPr>
              <w:t>2</w:t>
            </w:r>
            <w:r>
              <w:rPr>
                <w:rFonts w:ascii="Times New Roman" w:hAnsi="Times New Roman" w:eastAsia="宋体"/>
                <w:kern w:val="0"/>
                <w:szCs w:val="21"/>
              </w:rPr>
              <w:t>、同时对周长约500 m的场地进行防渗墙、导气井设置，建设跟踪监测设施等。</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1600</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1200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400</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有效改善项目区周边环境空气质量与水环境质量</w:t>
            </w:r>
            <w:r>
              <w:rPr>
                <w:rFonts w:hint="eastAsia" w:ascii="Times New Roman" w:hAnsi="Times New Roman" w:eastAsia="宋体"/>
                <w:kern w:val="0"/>
                <w:szCs w:val="21"/>
              </w:rPr>
              <w:t>。</w:t>
            </w:r>
          </w:p>
        </w:tc>
        <w:tc>
          <w:tcPr>
            <w:tcW w:w="2976" w:type="dxa"/>
            <w:tcBorders>
              <w:top w:val="single" w:color="auto" w:sz="4" w:space="0"/>
              <w:left w:val="single" w:color="auto" w:sz="4" w:space="0"/>
              <w:bottom w:val="single" w:color="auto" w:sz="4" w:space="0"/>
              <w:right w:val="single" w:color="auto" w:sz="4" w:space="0"/>
            </w:tcBorders>
          </w:tcPr>
          <w:p>
            <w:pPr>
              <w:textAlignment w:val="center"/>
              <w:rPr>
                <w:rFonts w:ascii="Times New Roman" w:hAnsi="Times New Roman" w:eastAsia="宋体" w:cs="Times New Roman"/>
                <w:kern w:val="0"/>
                <w:szCs w:val="21"/>
              </w:rPr>
            </w:pPr>
            <w:r>
              <w:rPr>
                <w:rFonts w:ascii="Times New Roman" w:hAnsi="Times New Roman" w:eastAsia="宋体"/>
                <w:kern w:val="0"/>
                <w:szCs w:val="21"/>
              </w:rPr>
              <w:t>在垃圾填埋场的周边设置绿化带，填埋场封顶后场顶种植植被绿化</w:t>
            </w:r>
            <w:r>
              <w:rPr>
                <w:rFonts w:hint="eastAsia" w:ascii="Times New Roman" w:hAnsi="Times New Roman" w:eastAsia="宋体"/>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三元</w:t>
            </w:r>
            <w:r>
              <w:rPr>
                <w:rFonts w:hint="eastAsia" w:ascii="Times New Roman" w:hAnsi="Times New Roman" w:eastAsia="宋体" w:cs="Times New Roman"/>
                <w:kern w:val="0"/>
                <w:szCs w:val="21"/>
              </w:rPr>
              <w:t>区</w:t>
            </w:r>
          </w:p>
        </w:tc>
        <w:tc>
          <w:tcPr>
            <w:tcW w:w="1276" w:type="dxa"/>
            <w:tcBorders>
              <w:top w:val="single" w:color="auto" w:sz="4" w:space="0"/>
              <w:left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沙溪流域生态保护修复项目</w:t>
            </w:r>
          </w:p>
        </w:tc>
        <w:tc>
          <w:tcPr>
            <w:tcW w:w="1276" w:type="dxa"/>
            <w:tcBorders>
              <w:top w:val="single" w:color="auto" w:sz="4" w:space="0"/>
              <w:left w:val="single" w:color="auto" w:sz="4" w:space="0"/>
              <w:right w:val="single" w:color="auto" w:sz="4" w:space="0"/>
            </w:tcBorders>
            <w:vAlign w:val="center"/>
          </w:tcPr>
          <w:p>
            <w:pPr>
              <w:keepNext/>
              <w:keepLines/>
              <w:spacing w:before="280" w:after="290"/>
              <w:textAlignment w:val="center"/>
              <w:outlineLvl w:val="3"/>
              <w:rPr>
                <w:rFonts w:ascii="Times New Roman" w:hAnsi="Times New Roman" w:eastAsia="宋体" w:cs="Times New Roman"/>
                <w:kern w:val="0"/>
                <w:szCs w:val="21"/>
              </w:rPr>
            </w:pPr>
            <w:r>
              <w:rPr>
                <w:rFonts w:hint="eastAsia" w:ascii="Times New Roman" w:hAnsi="Times New Roman" w:eastAsia="宋体"/>
                <w:kern w:val="0"/>
                <w:szCs w:val="21"/>
              </w:rPr>
              <w:t>三元区东牙溪流域饮用水源保护区综合治理与生态修复工程</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三明市生态环境局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三明市三元区生态环境局</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中村乡</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1、东牙溪水库生物多样性保护及生态系统质量提升工程；2、在东牙溪主支流筠竹溪重点段实施生态护岸3 km；3、水源地安全达标建设；4、在中村、前村等村拆除旱厕200座，新建或改造水冲式公厕16座；5、在牛岭一村、牛岭二村新建一个污水处理系统；6、对松阳、白水、埔头城、蕉坑、大焙坑等五个村进行污水处理设施改造及附属设施建设；7、张坑村养鳗场整体拆除修复；8、对中村乡15个村笋作坊进行笋水收集转运；9、水源地规范化建设；10、东牙溪水源地综合管理中心建设；11、吉峰等四个村农村环境综合整治；12、居阳等八个村农村</w:t>
            </w:r>
            <w:r>
              <w:rPr>
                <w:rFonts w:hint="eastAsia" w:ascii="Times New Roman" w:hAnsi="Times New Roman" w:eastAsia="宋体"/>
                <w:kern w:val="0"/>
                <w:szCs w:val="21"/>
              </w:rPr>
              <w:t>污水处理系统提标改造。</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6355</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2550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1860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1945</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污水处理系统提标改造、牛岭村污水治理项目、笋水</w:t>
            </w:r>
            <w:r>
              <w:rPr>
                <w:rFonts w:hint="eastAsia" w:ascii="Times New Roman" w:hAnsi="Times New Roman" w:eastAsia="宋体"/>
                <w:kern w:val="0"/>
                <w:szCs w:val="21"/>
              </w:rPr>
              <w:t>收集</w:t>
            </w:r>
            <w:r>
              <w:rPr>
                <w:rFonts w:ascii="Times New Roman" w:hAnsi="Times New Roman" w:eastAsia="宋体"/>
                <w:kern w:val="0"/>
                <w:szCs w:val="21"/>
              </w:rPr>
              <w:t>处置等项目投入运行后，将削减COD40 t/a，氨氮1.3 t/a，总磷0.2 t/a，能有效提升水库水质；其他工程的实施也将有效削减水库的内源污染，降低水库的环境风险，提升水库水质</w:t>
            </w:r>
            <w:r>
              <w:rPr>
                <w:rFonts w:hint="eastAsia" w:ascii="Times New Roman" w:hAnsi="Times New Roman" w:eastAsia="宋体"/>
                <w:kern w:val="0"/>
                <w:szCs w:val="21"/>
              </w:rPr>
              <w:t>。</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建议进一步论证水体生态修复工程对水质改善的作用，加强断面水质监测，防控水污染风险；污水管道的设计施工尽可能与村庄整体景观提升相结合</w:t>
            </w:r>
            <w:r>
              <w:rPr>
                <w:rFonts w:hint="eastAsia" w:ascii="Times New Roman" w:hAnsi="Times New Roman" w:eastAsia="宋体"/>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left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三元</w:t>
            </w:r>
            <w:r>
              <w:rPr>
                <w:rFonts w:hint="eastAsia" w:ascii="Times New Roman" w:hAnsi="Times New Roman" w:eastAsia="宋体" w:cs="Times New Roman"/>
                <w:kern w:val="0"/>
                <w:szCs w:val="21"/>
              </w:rPr>
              <w:t>区</w:t>
            </w:r>
          </w:p>
        </w:tc>
        <w:tc>
          <w:tcPr>
            <w:tcW w:w="1276" w:type="dxa"/>
            <w:tcBorders>
              <w:left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left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沙溪流域生态保护修复项目</w:t>
            </w:r>
          </w:p>
        </w:tc>
        <w:tc>
          <w:tcPr>
            <w:tcW w:w="1276" w:type="dxa"/>
            <w:tcBorders>
              <w:left w:val="single" w:color="auto" w:sz="4" w:space="0"/>
              <w:right w:val="single" w:color="auto" w:sz="4" w:space="0"/>
            </w:tcBorders>
            <w:vAlign w:val="center"/>
          </w:tcPr>
          <w:p>
            <w:pPr>
              <w:keepNext/>
              <w:keepLines/>
              <w:spacing w:before="280" w:after="290"/>
              <w:textAlignment w:val="center"/>
              <w:outlineLvl w:val="3"/>
              <w:rPr>
                <w:rFonts w:ascii="Times New Roman" w:hAnsi="Times New Roman" w:eastAsia="宋体" w:cs="Times New Roman"/>
                <w:kern w:val="0"/>
                <w:szCs w:val="21"/>
              </w:rPr>
            </w:pPr>
            <w:r>
              <w:rPr>
                <w:rFonts w:ascii="Times New Roman" w:hAnsi="Times New Roman" w:eastAsia="宋体"/>
                <w:kern w:val="0"/>
                <w:szCs w:val="21"/>
              </w:rPr>
              <w:t>万里安全生态水系建设</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三明市水利局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三明市闽江上游防洪工程建设有限公司</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起点为东牙溪干流的米洋村，终点为牛岭村，及张坑溪支流的张坑村20号桥至张坑村16号桥下游400 m，及焙坑溪支流上游兰花基地至汇合口</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以东牙溪为轴，通过对其12.98 km的河道进行生态保护、修复、涵养、提升、美化。建设生态游憩区段：滩地植被修复面积685 m</w:t>
            </w:r>
            <w:r>
              <w:rPr>
                <w:rFonts w:ascii="Times New Roman" w:hAnsi="Times New Roman" w:eastAsia="宋体"/>
                <w:kern w:val="0"/>
                <w:szCs w:val="21"/>
                <w:vertAlign w:val="superscript"/>
              </w:rPr>
              <w:t>2</w:t>
            </w:r>
            <w:r>
              <w:rPr>
                <w:rFonts w:ascii="Times New Roman" w:hAnsi="Times New Roman" w:eastAsia="宋体"/>
                <w:kern w:val="0"/>
                <w:szCs w:val="21"/>
              </w:rPr>
              <w:t>，生态巡查步道长550 m、生态节点面积4720 m</w:t>
            </w:r>
            <w:r>
              <w:rPr>
                <w:rFonts w:ascii="Times New Roman" w:hAnsi="Times New Roman" w:eastAsia="宋体"/>
                <w:kern w:val="0"/>
                <w:szCs w:val="21"/>
                <w:vertAlign w:val="superscript"/>
              </w:rPr>
              <w:t>2</w:t>
            </w:r>
            <w:r>
              <w:rPr>
                <w:rFonts w:ascii="Times New Roman" w:hAnsi="Times New Roman" w:eastAsia="宋体"/>
                <w:kern w:val="0"/>
                <w:szCs w:val="21"/>
              </w:rPr>
              <w:t>、生态护岸长720 m。建设生态修复区段：滩地植被修复面积11090 m</w:t>
            </w:r>
            <w:r>
              <w:rPr>
                <w:rFonts w:ascii="Times New Roman" w:hAnsi="Times New Roman" w:eastAsia="宋体"/>
                <w:kern w:val="0"/>
                <w:szCs w:val="21"/>
                <w:vertAlign w:val="superscript"/>
              </w:rPr>
              <w:t>2</w:t>
            </w:r>
            <w:r>
              <w:rPr>
                <w:rFonts w:ascii="Times New Roman" w:hAnsi="Times New Roman" w:eastAsia="宋体"/>
                <w:kern w:val="0"/>
                <w:szCs w:val="21"/>
              </w:rPr>
              <w:t>，生态巡查步道长1170 m、生态护岸长1610 m、堤顶步道布设花池面积4720 m</w:t>
            </w:r>
            <w:r>
              <w:rPr>
                <w:rFonts w:ascii="Times New Roman" w:hAnsi="Times New Roman" w:eastAsia="宋体"/>
                <w:kern w:val="0"/>
                <w:szCs w:val="21"/>
                <w:vertAlign w:val="superscript"/>
              </w:rPr>
              <w:t>2</w:t>
            </w:r>
            <w:r>
              <w:rPr>
                <w:rFonts w:ascii="Times New Roman" w:hAnsi="Times New Roman" w:eastAsia="宋体"/>
                <w:kern w:val="0"/>
                <w:szCs w:val="21"/>
              </w:rPr>
              <w:t>。建设生态保护区段：局部区域进行河道清障</w:t>
            </w:r>
            <w:r>
              <w:rPr>
                <w:rFonts w:hint="eastAsia" w:ascii="Times New Roman" w:hAnsi="Times New Roman" w:eastAsia="宋体"/>
                <w:kern w:val="0"/>
                <w:szCs w:val="21"/>
              </w:rPr>
              <w:t>。</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1252</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1252</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0</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清理河道内源污染，强化水体生态修复功能，提升水体水环境容量</w:t>
            </w:r>
            <w:r>
              <w:rPr>
                <w:rFonts w:hint="eastAsia" w:ascii="Times New Roman" w:hAnsi="Times New Roman" w:eastAsia="宋体"/>
                <w:kern w:val="0"/>
                <w:szCs w:val="21"/>
              </w:rPr>
              <w:t>。</w:t>
            </w:r>
          </w:p>
        </w:tc>
        <w:tc>
          <w:tcPr>
            <w:tcW w:w="2976" w:type="dxa"/>
            <w:tcBorders>
              <w:top w:val="single" w:color="auto" w:sz="4" w:space="0"/>
              <w:left w:val="single" w:color="auto" w:sz="4" w:space="0"/>
              <w:bottom w:val="single" w:color="auto" w:sz="4" w:space="0"/>
              <w:right w:val="single" w:color="auto" w:sz="4" w:space="0"/>
            </w:tcBorders>
          </w:tcPr>
          <w:p>
            <w:pPr>
              <w:textAlignment w:val="center"/>
              <w:rPr>
                <w:rFonts w:ascii="Times New Roman" w:hAnsi="Times New Roman" w:eastAsia="宋体" w:cs="Times New Roman"/>
                <w:kern w:val="0"/>
                <w:szCs w:val="21"/>
              </w:rPr>
            </w:pPr>
            <w:r>
              <w:rPr>
                <w:rFonts w:ascii="Times New Roman" w:hAnsi="Times New Roman" w:eastAsia="宋体"/>
                <w:kern w:val="0"/>
                <w:szCs w:val="21"/>
              </w:rPr>
              <w:t>两岸完善截污管网建设，逐步实现雨污分流，污水纳管，提高截污率，减少污水流入河道，改善东牙溪水质；亲水节点、景观工程等与山水林田湖草相关度较低的子工程</w:t>
            </w:r>
            <w:r>
              <w:rPr>
                <w:rFonts w:hint="eastAsia" w:ascii="Times New Roman" w:hAnsi="Times New Roman" w:eastAsia="宋体"/>
                <w:kern w:val="0"/>
                <w:szCs w:val="21"/>
              </w:rPr>
              <w:t>建议不纳入</w:t>
            </w:r>
            <w:r>
              <w:rPr>
                <w:rFonts w:ascii="Times New Roman" w:hAnsi="Times New Roman" w:eastAsia="宋体"/>
                <w:kern w:val="0"/>
                <w:szCs w:val="21"/>
              </w:rPr>
              <w:t>中央山水林田湖草奖补资金支持范围</w:t>
            </w:r>
            <w:r>
              <w:rPr>
                <w:rFonts w:hint="eastAsia" w:ascii="Times New Roman" w:hAnsi="Times New Roman" w:eastAsia="宋体"/>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三元</w:t>
            </w:r>
            <w:r>
              <w:rPr>
                <w:rFonts w:hint="eastAsia" w:ascii="Times New Roman" w:hAnsi="Times New Roman" w:eastAsia="宋体" w:cs="Times New Roman"/>
                <w:kern w:val="0"/>
                <w:szCs w:val="21"/>
              </w:rPr>
              <w:t>区</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废弃矿山综合整治与地质灾害防治项目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废弃矿山环境恢复及地质灾害治理项目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三元区地质灾害防治项目</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三明市国土资源局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三元区国土资源局</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三元区</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涉及地质灾害治理项目11个，采用截排水沟、削坡、锚杆、挡墙、框架梁、仰斜排水孔、坡脚排水沟、土工格植草等工程措施对地灾点进行降险处理或综合治理</w:t>
            </w:r>
            <w:r>
              <w:rPr>
                <w:rFonts w:hint="eastAsia" w:ascii="Times New Roman" w:hAnsi="Times New Roman" w:eastAsia="宋体"/>
                <w:kern w:val="0"/>
                <w:szCs w:val="21"/>
              </w:rPr>
              <w:t>。</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800</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400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400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0</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治理地质灾害点11处</w:t>
            </w:r>
            <w:r>
              <w:rPr>
                <w:rFonts w:hint="eastAsia" w:ascii="Times New Roman" w:hAnsi="Times New Roman" w:eastAsia="宋体"/>
                <w:kern w:val="0"/>
                <w:szCs w:val="21"/>
              </w:rPr>
              <w:t>。</w:t>
            </w:r>
          </w:p>
        </w:tc>
        <w:tc>
          <w:tcPr>
            <w:tcW w:w="2976" w:type="dxa"/>
            <w:tcBorders>
              <w:top w:val="single" w:color="auto" w:sz="4" w:space="0"/>
              <w:left w:val="single" w:color="auto" w:sz="4" w:space="0"/>
              <w:bottom w:val="single" w:color="auto" w:sz="4" w:space="0"/>
              <w:right w:val="single" w:color="auto" w:sz="4" w:space="0"/>
            </w:tcBorders>
          </w:tcPr>
          <w:p>
            <w:pPr>
              <w:textAlignment w:val="center"/>
              <w:rPr>
                <w:rFonts w:ascii="Times New Roman" w:hAnsi="Times New Roman" w:eastAsia="宋体" w:cs="Times New Roman"/>
                <w:kern w:val="0"/>
                <w:szCs w:val="21"/>
              </w:rPr>
            </w:pPr>
            <w:r>
              <w:rPr>
                <w:rFonts w:ascii="Times New Roman" w:hAnsi="Times New Roman" w:eastAsia="宋体"/>
                <w:kern w:val="0"/>
                <w:szCs w:val="21"/>
              </w:rPr>
              <w:t>在工程治理的同时，保护好坡表的绿化林带，严禁乱砍乱伐，做好滑坡体的水土保持，以确保滑坡稳定</w:t>
            </w:r>
            <w:r>
              <w:rPr>
                <w:rFonts w:hint="eastAsia" w:ascii="Times New Roman" w:hAnsi="Times New Roman" w:eastAsia="宋体"/>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三元</w:t>
            </w:r>
            <w:r>
              <w:rPr>
                <w:rFonts w:hint="eastAsia" w:ascii="Times New Roman" w:hAnsi="Times New Roman" w:eastAsia="宋体" w:cs="Times New Roman"/>
                <w:kern w:val="0"/>
                <w:szCs w:val="21"/>
              </w:rPr>
              <w:t>区</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沙溪流域生态保护修复项目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三元区溪源溪小流域综合整治项目</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三明市生态环境局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三元区岩前镇人民政府</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岩前镇星桥、增坊等村</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sz w:val="22"/>
              </w:rPr>
              <w:t>完善星桥等村污水处理设施，改造星桥、欧坑、白叶坑等村户用三格化粪池；清理溪源溪流域生猪散养户。</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450</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450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0</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减少污水流入河道，改善河流水质</w:t>
            </w:r>
            <w:r>
              <w:rPr>
                <w:rFonts w:hint="eastAsia" w:ascii="Times New Roman" w:hAnsi="Times New Roman" w:eastAsia="宋体"/>
                <w:szCs w:val="21"/>
              </w:rPr>
              <w:t>。</w:t>
            </w:r>
          </w:p>
        </w:tc>
        <w:tc>
          <w:tcPr>
            <w:tcW w:w="2976" w:type="dxa"/>
            <w:tcBorders>
              <w:top w:val="single" w:color="auto" w:sz="4" w:space="0"/>
              <w:left w:val="single" w:color="auto" w:sz="4" w:space="0"/>
              <w:bottom w:val="single" w:color="auto" w:sz="4" w:space="0"/>
              <w:right w:val="single" w:color="auto" w:sz="4" w:space="0"/>
            </w:tcBorders>
          </w:tcPr>
          <w:p>
            <w:pPr>
              <w:textAlignment w:val="center"/>
              <w:rPr>
                <w:rFonts w:ascii="Times New Roman" w:hAnsi="Times New Roman" w:eastAsia="宋体" w:cs="Times New Roman"/>
                <w:kern w:val="0"/>
                <w:szCs w:val="21"/>
              </w:rPr>
            </w:pPr>
            <w:r>
              <w:rPr>
                <w:rFonts w:ascii="Times New Roman" w:hAnsi="Times New Roman" w:eastAsia="宋体"/>
                <w:kern w:val="0"/>
                <w:szCs w:val="21"/>
              </w:rPr>
              <w:t>污水收集系统、污水处理系统的实施建议参考《福建省农村环境连片整治示范工程（农村生活污水处理工程篇）技术指南》</w:t>
            </w:r>
            <w:r>
              <w:rPr>
                <w:rFonts w:hint="eastAsia" w:ascii="Times New Roman" w:hAnsi="Times New Roman" w:eastAsia="宋体"/>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三元</w:t>
            </w:r>
            <w:r>
              <w:rPr>
                <w:rFonts w:hint="eastAsia" w:ascii="Times New Roman" w:hAnsi="Times New Roman" w:eastAsia="宋体" w:cs="Times New Roman"/>
                <w:kern w:val="0"/>
                <w:szCs w:val="21"/>
              </w:rPr>
              <w:t>区</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ascii="Times New Roman" w:hAnsi="Times New Roman" w:eastAsia="宋体"/>
                <w:kern w:val="0"/>
                <w:szCs w:val="21"/>
              </w:rPr>
              <w:t>水土流失综合治理与</w:t>
            </w:r>
            <w:r>
              <w:rPr>
                <w:rFonts w:hint="eastAsia" w:ascii="Times New Roman" w:hAnsi="Times New Roman" w:eastAsia="宋体"/>
                <w:kern w:val="0"/>
                <w:szCs w:val="21"/>
              </w:rPr>
              <w:t>农</w:t>
            </w:r>
            <w:r>
              <w:rPr>
                <w:rFonts w:ascii="Times New Roman" w:hAnsi="Times New Roman" w:eastAsia="宋体"/>
                <w:kern w:val="0"/>
                <w:szCs w:val="21"/>
              </w:rPr>
              <w:t>地生态功能提升</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沙溪流域生态保护修复项目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闽江上游沙溪流域三元段</w:t>
            </w:r>
            <w:r>
              <w:rPr>
                <w:rFonts w:hint="eastAsia" w:ascii="Times New Roman" w:hAnsi="Times New Roman" w:eastAsia="宋体"/>
                <w:kern w:val="0"/>
                <w:szCs w:val="21"/>
              </w:rPr>
              <w:t>水土流失综合治理项目</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三明市水利局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三元区各有关乡镇人民政府</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三元区各乡镇</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 w:val="22"/>
              </w:rPr>
              <w:t>1）实施2018年度三元区莘口镇省重点乡镇项目，综合治理水土流失面积2.5 km</w:t>
            </w:r>
            <w:r>
              <w:rPr>
                <w:rFonts w:ascii="Times New Roman" w:hAnsi="Times New Roman" w:eastAsia="宋体"/>
                <w:sz w:val="22"/>
                <w:vertAlign w:val="superscript"/>
              </w:rPr>
              <w:t>2</w:t>
            </w:r>
            <w:r>
              <w:rPr>
                <w:rFonts w:ascii="Times New Roman" w:hAnsi="Times New Roman" w:eastAsia="宋体"/>
                <w:sz w:val="22"/>
              </w:rPr>
              <w:t>；2）实施2020年三元区中村乡省重点乡镇项目，综合治理水土流失面积1.5 km</w:t>
            </w:r>
            <w:r>
              <w:rPr>
                <w:rFonts w:ascii="Times New Roman" w:hAnsi="Times New Roman" w:eastAsia="宋体"/>
                <w:sz w:val="22"/>
                <w:vertAlign w:val="superscript"/>
              </w:rPr>
              <w:t>2</w:t>
            </w:r>
            <w:r>
              <w:rPr>
                <w:rFonts w:ascii="Times New Roman" w:hAnsi="Times New Roman" w:eastAsia="宋体"/>
                <w:sz w:val="22"/>
              </w:rPr>
              <w:t>。闽江上游沙溪流域三元段综合治理水土流失面积共计4 km</w:t>
            </w:r>
            <w:r>
              <w:rPr>
                <w:rFonts w:ascii="Times New Roman" w:hAnsi="Times New Roman" w:eastAsia="宋体"/>
                <w:sz w:val="22"/>
                <w:vertAlign w:val="superscript"/>
              </w:rPr>
              <w:t>2</w:t>
            </w:r>
            <w:r>
              <w:rPr>
                <w:rFonts w:ascii="Times New Roman" w:hAnsi="Times New Roman" w:eastAsia="宋体"/>
                <w:sz w:val="22"/>
              </w:rPr>
              <w:t>。</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300</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187.56</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112.44</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水土流失治理面积4 km</w:t>
            </w:r>
            <w:r>
              <w:rPr>
                <w:rFonts w:ascii="Times New Roman" w:hAnsi="Times New Roman" w:eastAsia="宋体"/>
                <w:szCs w:val="21"/>
                <w:vertAlign w:val="superscript"/>
              </w:rPr>
              <w:t>2</w:t>
            </w:r>
            <w:r>
              <w:rPr>
                <w:rFonts w:hint="eastAsia" w:ascii="Times New Roman" w:hAnsi="Times New Roman" w:eastAsia="宋体"/>
                <w:szCs w:val="21"/>
              </w:rPr>
              <w:t>。</w:t>
            </w:r>
          </w:p>
        </w:tc>
        <w:tc>
          <w:tcPr>
            <w:tcW w:w="2976" w:type="dxa"/>
            <w:tcBorders>
              <w:top w:val="single" w:color="auto" w:sz="4" w:space="0"/>
              <w:left w:val="single" w:color="auto" w:sz="4" w:space="0"/>
              <w:bottom w:val="single" w:color="auto" w:sz="4" w:space="0"/>
              <w:right w:val="single" w:color="auto" w:sz="4" w:space="0"/>
            </w:tcBorders>
          </w:tcPr>
          <w:p>
            <w:pPr>
              <w:textAlignment w:val="center"/>
              <w:rPr>
                <w:rFonts w:ascii="Times New Roman" w:hAnsi="Times New Roman" w:eastAsia="宋体" w:cs="Times New Roman"/>
                <w:kern w:val="0"/>
                <w:szCs w:val="21"/>
              </w:rPr>
            </w:pPr>
            <w:r>
              <w:rPr>
                <w:rFonts w:ascii="Times New Roman" w:hAnsi="Times New Roman" w:eastAsia="宋体"/>
                <w:kern w:val="0"/>
                <w:szCs w:val="21"/>
              </w:rPr>
              <w:t>根据项目区不同的土地利用方式和水土流失特点，从生态环境综合整治与资源合理开发利用的角度出发，兼顾治理效益，以能充分发挥治理措施的最佳效果为目的，以乡镇为单元，流失斑为对象，因地制宜，因害设防布设水土流失治理措施。建议对</w:t>
            </w:r>
            <w:r>
              <w:rPr>
                <w:rFonts w:hint="eastAsia" w:ascii="Times New Roman" w:hAnsi="Times New Roman" w:eastAsia="宋体"/>
                <w:kern w:val="0"/>
                <w:szCs w:val="21"/>
              </w:rPr>
              <w:t>水土流失率较高</w:t>
            </w:r>
            <w:r>
              <w:rPr>
                <w:rFonts w:ascii="Times New Roman" w:hAnsi="Times New Roman" w:eastAsia="宋体"/>
                <w:kern w:val="0"/>
                <w:szCs w:val="21"/>
              </w:rPr>
              <w:t>等级区域优先进行治理，对亲水节点、景观工程等与山水林田湖草相关度较低的子工程</w:t>
            </w:r>
            <w:r>
              <w:rPr>
                <w:rFonts w:hint="eastAsia" w:ascii="Times New Roman" w:hAnsi="Times New Roman" w:eastAsia="宋体"/>
                <w:kern w:val="0"/>
                <w:szCs w:val="21"/>
              </w:rPr>
              <w:t>建议不纳入</w:t>
            </w:r>
            <w:r>
              <w:rPr>
                <w:rFonts w:ascii="Times New Roman" w:hAnsi="Times New Roman" w:eastAsia="宋体"/>
                <w:kern w:val="0"/>
                <w:szCs w:val="21"/>
              </w:rPr>
              <w:t>中央山水林田湖草项目奖补资金支持范围</w:t>
            </w:r>
            <w:r>
              <w:rPr>
                <w:rFonts w:hint="eastAsia" w:ascii="Times New Roman" w:hAnsi="Times New Roman" w:eastAsia="宋体"/>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梅列</w:t>
            </w:r>
            <w:r>
              <w:rPr>
                <w:rFonts w:hint="eastAsia" w:ascii="Times New Roman" w:hAnsi="Times New Roman" w:eastAsia="宋体" w:cs="Times New Roman"/>
                <w:kern w:val="0"/>
                <w:szCs w:val="21"/>
              </w:rPr>
              <w:t>区</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沙溪流域生态保护修复项目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梅列区羊口仔溪（及洋溪）安全生态水系项目</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三明市水利局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三明市闽江上游防洪工程建设有限公司</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洋溪镇</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对羊口仔溪(8.86km)及洋溪(2.32km)两河段埋设河岸岸线与保护蓝线界桩22.36km。河道清淤、清障，滩地植物群落修复3.6hm²，1座滚水坝修复，建设964m生态护岸、3km长生态巡查栈道及亲水景观平台3.10km²等。</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1792</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1792</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0</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清理河道内源污染，强化水体生态修复功能，提升水体水环境容量</w:t>
            </w:r>
            <w:r>
              <w:rPr>
                <w:rFonts w:hint="eastAsia" w:ascii="Times New Roman" w:hAnsi="Times New Roman" w:eastAsia="宋体"/>
                <w:kern w:val="0"/>
                <w:szCs w:val="21"/>
              </w:rPr>
              <w:t>。</w:t>
            </w:r>
          </w:p>
        </w:tc>
        <w:tc>
          <w:tcPr>
            <w:tcW w:w="2976" w:type="dxa"/>
            <w:tcBorders>
              <w:top w:val="single" w:color="auto" w:sz="4" w:space="0"/>
              <w:left w:val="single" w:color="auto" w:sz="4" w:space="0"/>
              <w:bottom w:val="single" w:color="auto" w:sz="4" w:space="0"/>
              <w:right w:val="single" w:color="auto" w:sz="4" w:space="0"/>
            </w:tcBorders>
          </w:tcPr>
          <w:p>
            <w:pPr>
              <w:textAlignment w:val="center"/>
              <w:rPr>
                <w:rFonts w:ascii="Times New Roman" w:hAnsi="Times New Roman" w:eastAsia="宋体" w:cs="Times New Roman"/>
                <w:kern w:val="0"/>
                <w:szCs w:val="21"/>
              </w:rPr>
            </w:pPr>
            <w:r>
              <w:rPr>
                <w:rFonts w:ascii="Times New Roman" w:hAnsi="Times New Roman" w:eastAsia="宋体"/>
                <w:kern w:val="0"/>
                <w:szCs w:val="21"/>
              </w:rPr>
              <w:t>建议严格按照《关于开展万里安全生态水系建设的实施意见》（闽政办〔2015〕99 号）的要求，坚持保护优先、自然修复为主，规范各类涉水建设活动，用生态方式改良河床、恢复河滩和修复河岸；亲水节点、景观工程等与山水林田湖草相关度较低的子工程</w:t>
            </w:r>
            <w:r>
              <w:rPr>
                <w:rFonts w:hint="eastAsia" w:ascii="Times New Roman" w:hAnsi="Times New Roman" w:eastAsia="宋体"/>
                <w:kern w:val="0"/>
                <w:szCs w:val="21"/>
              </w:rPr>
              <w:t>建议不纳入</w:t>
            </w:r>
            <w:r>
              <w:rPr>
                <w:rFonts w:ascii="Times New Roman" w:hAnsi="Times New Roman" w:eastAsia="宋体"/>
                <w:kern w:val="0"/>
                <w:szCs w:val="21"/>
              </w:rPr>
              <w:t>中央山水林田湖草奖补资金支持范围</w:t>
            </w:r>
            <w:r>
              <w:rPr>
                <w:rFonts w:hint="eastAsia" w:ascii="Times New Roman" w:hAnsi="Times New Roman" w:eastAsia="宋体"/>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梅列</w:t>
            </w:r>
            <w:r>
              <w:rPr>
                <w:rFonts w:hint="eastAsia" w:ascii="Times New Roman" w:hAnsi="Times New Roman" w:eastAsia="宋体" w:cs="Times New Roman"/>
                <w:kern w:val="0"/>
                <w:szCs w:val="21"/>
              </w:rPr>
              <w:t>区</w:t>
            </w:r>
          </w:p>
        </w:tc>
        <w:tc>
          <w:tcPr>
            <w:tcW w:w="1276" w:type="dxa"/>
            <w:tcBorders>
              <w:top w:val="single" w:color="auto" w:sz="4" w:space="0"/>
              <w:left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沙溪流域生态保护修复项目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梅列区碧溪万里安全生态水系建设项目</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三明市水利局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三明市闽江上游防洪工程建设有限公司</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陈大镇</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设计河段总长约10.53km。其中，生态涵养区河道长约7.07km，主要建设内容包括生态巡查步道4275m，生态节点7156m²，滩地植被修复12825m²，清淤855m³，生态护岸长1810.5m；生态保护区河道长度约3.46km。</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1277</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1277</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0</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清理河道内源污染，强化水体生态修复功能，提升水体水环境容量</w:t>
            </w:r>
            <w:r>
              <w:rPr>
                <w:rFonts w:hint="eastAsia" w:ascii="Times New Roman" w:hAnsi="Times New Roman" w:eastAsia="宋体"/>
                <w:kern w:val="0"/>
                <w:szCs w:val="21"/>
              </w:rPr>
              <w:t>。</w:t>
            </w:r>
          </w:p>
        </w:tc>
        <w:tc>
          <w:tcPr>
            <w:tcW w:w="2976" w:type="dxa"/>
            <w:tcBorders>
              <w:top w:val="single" w:color="auto" w:sz="4" w:space="0"/>
              <w:left w:val="single" w:color="auto" w:sz="4" w:space="0"/>
              <w:bottom w:val="single" w:color="auto" w:sz="4" w:space="0"/>
              <w:right w:val="single" w:color="auto" w:sz="4" w:space="0"/>
            </w:tcBorders>
          </w:tcPr>
          <w:p>
            <w:pPr>
              <w:textAlignment w:val="center"/>
              <w:rPr>
                <w:rFonts w:ascii="Times New Roman" w:hAnsi="Times New Roman" w:eastAsia="宋体" w:cs="Times New Roman"/>
                <w:kern w:val="0"/>
                <w:szCs w:val="21"/>
              </w:rPr>
            </w:pPr>
            <w:r>
              <w:rPr>
                <w:rFonts w:ascii="Times New Roman" w:hAnsi="Times New Roman" w:eastAsia="宋体"/>
                <w:kern w:val="0"/>
                <w:szCs w:val="21"/>
              </w:rPr>
              <w:t>建议严格按照《关于开展万里安全生态水系建设的实施意见》（闽政办〔2015〕99 号）的要求，坚持保护优先、自然修复为主，规范各类涉水建设活动，用生态方式改良河床、恢复河滩和修复河岸；亲水节点、景观工程等与山水林田湖草相关度较低的子工程</w:t>
            </w:r>
            <w:r>
              <w:rPr>
                <w:rFonts w:hint="eastAsia" w:ascii="Times New Roman" w:hAnsi="Times New Roman" w:eastAsia="宋体"/>
                <w:kern w:val="0"/>
                <w:szCs w:val="21"/>
              </w:rPr>
              <w:t>建议不纳入</w:t>
            </w:r>
            <w:r>
              <w:rPr>
                <w:rFonts w:ascii="Times New Roman" w:hAnsi="Times New Roman" w:eastAsia="宋体"/>
                <w:kern w:val="0"/>
                <w:szCs w:val="21"/>
              </w:rPr>
              <w:t>中央山水林田湖草奖补资金支持范围</w:t>
            </w:r>
            <w:r>
              <w:rPr>
                <w:rFonts w:hint="eastAsia" w:ascii="Times New Roman" w:hAnsi="Times New Roman" w:eastAsia="宋体"/>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梅列</w:t>
            </w:r>
            <w:r>
              <w:rPr>
                <w:rFonts w:hint="eastAsia" w:ascii="Times New Roman" w:hAnsi="Times New Roman" w:eastAsia="宋体" w:cs="Times New Roman"/>
                <w:kern w:val="0"/>
                <w:szCs w:val="21"/>
              </w:rPr>
              <w:t>区</w:t>
            </w:r>
          </w:p>
        </w:tc>
        <w:tc>
          <w:tcPr>
            <w:tcW w:w="1276" w:type="dxa"/>
            <w:tcBorders>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沙溪流域生态保护修复项目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梅列区碧溪水系综合整治工程</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三明市水利局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三明市闽江上游防洪工程建设有限公司</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梅列区陈大镇碧溪、渔溪、大源溪、碧口入河口</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综合治理碧溪及其支流渔溪和大源溪河长34.1km，其中碧溪干流河段21.9km，渔溪支流7.6km，大源溪支流4km，碧口沙溪段0.7km。新建生态护坡711.0m，生态护岸7.74km，河床改良5.38km，河道清淤11.7km，新建生态湿地13812m²，生态休闲步道10.9km，排水涵管12处。</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13139</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7200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5939</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0</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清理河道内源污染，强化水体生态修复功能，提升水体水环境容量</w:t>
            </w:r>
            <w:r>
              <w:rPr>
                <w:rFonts w:hint="eastAsia" w:ascii="Times New Roman" w:hAnsi="Times New Roman" w:eastAsia="宋体"/>
                <w:kern w:val="0"/>
                <w:szCs w:val="21"/>
              </w:rPr>
              <w:t>。</w:t>
            </w:r>
          </w:p>
        </w:tc>
        <w:tc>
          <w:tcPr>
            <w:tcW w:w="2976" w:type="dxa"/>
            <w:tcBorders>
              <w:top w:val="single" w:color="auto" w:sz="4" w:space="0"/>
              <w:left w:val="single" w:color="auto" w:sz="4" w:space="0"/>
              <w:bottom w:val="single" w:color="auto" w:sz="4" w:space="0"/>
              <w:right w:val="single" w:color="auto" w:sz="4" w:space="0"/>
            </w:tcBorders>
          </w:tcPr>
          <w:p>
            <w:pPr>
              <w:textAlignment w:val="center"/>
              <w:rPr>
                <w:rFonts w:ascii="Times New Roman" w:hAnsi="Times New Roman" w:eastAsia="宋体" w:cs="Times New Roman"/>
                <w:kern w:val="0"/>
                <w:szCs w:val="21"/>
              </w:rPr>
            </w:pPr>
            <w:r>
              <w:rPr>
                <w:rFonts w:ascii="Times New Roman" w:hAnsi="Times New Roman" w:eastAsia="宋体"/>
                <w:kern w:val="0"/>
                <w:szCs w:val="21"/>
              </w:rPr>
              <w:t>两岸完善截污管网建设，逐步实现雨污分流，污水纳管，提高截污率，减少污水流入河道，改善河流水质；亲水节点、景观工程等与山水林田湖草相关度较低的子工程</w:t>
            </w:r>
            <w:r>
              <w:rPr>
                <w:rFonts w:hint="eastAsia" w:ascii="Times New Roman" w:hAnsi="Times New Roman" w:eastAsia="宋体"/>
                <w:kern w:val="0"/>
                <w:szCs w:val="21"/>
              </w:rPr>
              <w:t>建议不纳入</w:t>
            </w:r>
            <w:r>
              <w:rPr>
                <w:rFonts w:ascii="Times New Roman" w:hAnsi="Times New Roman" w:eastAsia="宋体"/>
                <w:kern w:val="0"/>
                <w:szCs w:val="21"/>
              </w:rPr>
              <w:t>中央山水林田湖草奖补资金支持范围</w:t>
            </w:r>
            <w:r>
              <w:rPr>
                <w:rFonts w:hint="eastAsia" w:ascii="Times New Roman" w:hAnsi="Times New Roman" w:eastAsia="宋体"/>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梅列</w:t>
            </w:r>
            <w:r>
              <w:rPr>
                <w:rFonts w:hint="eastAsia" w:ascii="Times New Roman" w:hAnsi="Times New Roman" w:eastAsia="宋体" w:cs="Times New Roman"/>
                <w:kern w:val="0"/>
                <w:szCs w:val="21"/>
              </w:rPr>
              <w:t>区</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沙溪流域生态保护修复项目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列东污水处理厂搬迁及扩建项目</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w:t>
            </w:r>
            <w:r>
              <w:rPr>
                <w:rFonts w:hint="eastAsia" w:ascii="Times New Roman" w:hAnsi="Times New Roman" w:eastAsia="宋体"/>
                <w:kern w:val="0"/>
                <w:szCs w:val="21"/>
              </w:rPr>
              <w:t>城市管理</w:t>
            </w:r>
            <w:r>
              <w:rPr>
                <w:rFonts w:ascii="Times New Roman" w:hAnsi="Times New Roman" w:eastAsia="宋体"/>
                <w:kern w:val="0"/>
                <w:szCs w:val="21"/>
              </w:rPr>
              <w:t>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三明市污水处理有限公司</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梅列区碧湖</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设计总规模为日处理污水5万吨，一期日处理污水3万吨，采用AAO（厌氧-缺氧-好氧）污水处理工艺，出水全部执行《城镇污水处理厂污染物排放标准》一级A标准，污泥经脱水含水率达到60%后外运处置</w:t>
            </w:r>
            <w:r>
              <w:rPr>
                <w:rFonts w:hint="eastAsia" w:ascii="Times New Roman" w:hAnsi="Times New Roman" w:eastAsia="宋体"/>
                <w:kern w:val="0"/>
                <w:szCs w:val="21"/>
              </w:rPr>
              <w:t>。</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28640</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23000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4940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700</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项目一期工程建成并投入使用后，可削减COD 1204.5吨/年，氨氮65.7吨/年，总磷16.43吨/年，将有效提升河流水质</w:t>
            </w:r>
            <w:r>
              <w:rPr>
                <w:rFonts w:hint="eastAsia" w:ascii="Times New Roman" w:hAnsi="Times New Roman" w:eastAsia="宋体"/>
                <w:kern w:val="0"/>
                <w:szCs w:val="21"/>
              </w:rPr>
              <w:t>。</w:t>
            </w:r>
          </w:p>
        </w:tc>
        <w:tc>
          <w:tcPr>
            <w:tcW w:w="2976" w:type="dxa"/>
            <w:tcBorders>
              <w:top w:val="single" w:color="auto" w:sz="4" w:space="0"/>
              <w:left w:val="single" w:color="auto" w:sz="4" w:space="0"/>
              <w:bottom w:val="single" w:color="auto" w:sz="4" w:space="0"/>
              <w:right w:val="single" w:color="auto" w:sz="4" w:space="0"/>
            </w:tcBorders>
          </w:tcPr>
          <w:p>
            <w:pPr>
              <w:textAlignment w:val="center"/>
              <w:rPr>
                <w:rFonts w:ascii="Times New Roman" w:hAnsi="Times New Roman" w:eastAsia="宋体" w:cs="Times New Roman"/>
                <w:kern w:val="0"/>
                <w:szCs w:val="21"/>
              </w:rPr>
            </w:pPr>
            <w:r>
              <w:rPr>
                <w:rFonts w:ascii="Times New Roman" w:hAnsi="Times New Roman" w:eastAsia="宋体"/>
                <w:kern w:val="0"/>
                <w:szCs w:val="21"/>
              </w:rPr>
              <w:t>根据城区雨污分流改造情况进一步核实水量和水质标准，分析生活污水、工业废水比例。设置道路缓和段与衔接，避免坡度过大；并注意205国道方向立面效果设计，优化城市景观效果</w:t>
            </w:r>
            <w:r>
              <w:rPr>
                <w:rFonts w:hint="eastAsia" w:ascii="Times New Roman" w:hAnsi="Times New Roman" w:eastAsia="宋体"/>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梅列</w:t>
            </w:r>
            <w:r>
              <w:rPr>
                <w:rFonts w:hint="eastAsia" w:ascii="Times New Roman" w:hAnsi="Times New Roman" w:eastAsia="宋体" w:cs="Times New Roman"/>
                <w:kern w:val="0"/>
                <w:szCs w:val="21"/>
              </w:rPr>
              <w:t>区</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废弃矿山综合整治与地质灾害防治项目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废弃矿山环境恢复及地质灾害治理项目</w:t>
            </w:r>
          </w:p>
        </w:tc>
        <w:tc>
          <w:tcPr>
            <w:tcW w:w="1276" w:type="dxa"/>
            <w:tcBorders>
              <w:top w:val="single" w:color="auto" w:sz="4" w:space="0"/>
              <w:left w:val="single" w:color="auto" w:sz="4" w:space="0"/>
              <w:bottom w:val="single" w:color="auto" w:sz="4" w:space="0"/>
              <w:right w:val="single" w:color="auto" w:sz="4" w:space="0"/>
            </w:tcBorders>
            <w:vAlign w:val="center"/>
          </w:tcPr>
          <w:p>
            <w:pPr>
              <w:keepNext/>
              <w:keepLines/>
              <w:spacing w:before="280" w:after="290"/>
              <w:textAlignment w:val="center"/>
              <w:outlineLvl w:val="3"/>
              <w:rPr>
                <w:rFonts w:ascii="Times New Roman" w:hAnsi="Times New Roman" w:eastAsia="宋体" w:cs="Times New Roman"/>
                <w:kern w:val="0"/>
                <w:szCs w:val="21"/>
              </w:rPr>
            </w:pPr>
            <w:r>
              <w:rPr>
                <w:rFonts w:ascii="Times New Roman" w:hAnsi="Times New Roman" w:eastAsia="宋体"/>
                <w:kern w:val="0"/>
                <w:szCs w:val="21"/>
              </w:rPr>
              <w:t>梅列区地质灾害防治项目</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三明市自然资源局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三明市城市建设投资集团有限公司、陈大镇政府、徐碧街道办事处、列东街道办事处、列西街道办事处</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梅列区自然资源局</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涉及地质灾害治理项目11个，采取工程治理、简易降险处理、群测群防、地灾搬迁和房屋拆除等方式减少地质灾害带来的威胁</w:t>
            </w:r>
            <w:r>
              <w:rPr>
                <w:rFonts w:hint="eastAsia" w:ascii="Times New Roman" w:hAnsi="Times New Roman" w:eastAsia="宋体"/>
                <w:kern w:val="0"/>
                <w:szCs w:val="21"/>
              </w:rPr>
              <w:t>。</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1700</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1700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0</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治理地质灾害点11处</w:t>
            </w:r>
            <w:r>
              <w:rPr>
                <w:rFonts w:hint="eastAsia" w:ascii="Times New Roman" w:hAnsi="Times New Roman" w:eastAsia="宋体"/>
                <w:kern w:val="0"/>
                <w:szCs w:val="21"/>
              </w:rPr>
              <w:t>。</w:t>
            </w:r>
          </w:p>
        </w:tc>
        <w:tc>
          <w:tcPr>
            <w:tcW w:w="2976" w:type="dxa"/>
            <w:tcBorders>
              <w:top w:val="single" w:color="auto" w:sz="4" w:space="0"/>
              <w:left w:val="single" w:color="auto" w:sz="4" w:space="0"/>
              <w:bottom w:val="single" w:color="auto" w:sz="4" w:space="0"/>
              <w:right w:val="single" w:color="auto" w:sz="4" w:space="0"/>
            </w:tcBorders>
          </w:tcPr>
          <w:p>
            <w:pPr>
              <w:textAlignment w:val="center"/>
              <w:rPr>
                <w:rFonts w:ascii="Times New Roman" w:hAnsi="Times New Roman" w:eastAsia="宋体" w:cs="Times New Roman"/>
                <w:kern w:val="0"/>
                <w:szCs w:val="21"/>
              </w:rPr>
            </w:pPr>
            <w:r>
              <w:rPr>
                <w:rFonts w:ascii="Times New Roman" w:hAnsi="Times New Roman" w:eastAsia="宋体"/>
                <w:kern w:val="0"/>
                <w:szCs w:val="21"/>
              </w:rPr>
              <w:t>在工程治理的同时，保护好坡表的绿化林带，严禁乱砍乱伐，做好滑坡体的水土保持，以确保滑坡稳定</w:t>
            </w:r>
            <w:r>
              <w:rPr>
                <w:rFonts w:hint="eastAsia" w:ascii="Times New Roman" w:hAnsi="Times New Roman" w:eastAsia="宋体"/>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梅列</w:t>
            </w:r>
            <w:r>
              <w:rPr>
                <w:rFonts w:hint="eastAsia" w:ascii="Times New Roman" w:hAnsi="Times New Roman" w:eastAsia="宋体" w:cs="Times New Roman"/>
                <w:kern w:val="0"/>
                <w:szCs w:val="21"/>
              </w:rPr>
              <w:t>区</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沙溪流域生态保护修复项目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keepNext/>
              <w:keepLines/>
              <w:spacing w:before="280" w:after="290"/>
              <w:textAlignment w:val="center"/>
              <w:outlineLvl w:val="3"/>
              <w:rPr>
                <w:rFonts w:ascii="Times New Roman" w:hAnsi="Times New Roman" w:eastAsia="宋体" w:cs="Times New Roman"/>
                <w:kern w:val="0"/>
                <w:szCs w:val="21"/>
              </w:rPr>
            </w:pPr>
            <w:r>
              <w:rPr>
                <w:rFonts w:hint="eastAsia" w:ascii="Times New Roman" w:hAnsi="Times New Roman" w:eastAsia="宋体"/>
              </w:rPr>
              <w:t>三明市区污水管网建设工程</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rPr>
              <w:t>三明市城市管理局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rPr>
              <w:t>梅列区城市管理局</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rPr>
              <w:t>梅列区</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rPr>
              <w:t>1.G205沿线（碧口桥至新建污水处理厂段）3.6公里污水管网及泵站建设；2.江滨路（徐碧铁路桥至碧口桥段）污水管网及泵站建设；3.实施河西路等约3.5公里污水管网改造；4.实施东安路周边及列东街（四路至五路）雨污分流改造工程；5. 实施列东片区及东安路雨污分流改造工程。</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rPr>
              <w:t>15224</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2768</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8304</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4152</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rPr>
              <w:t>新建4座污水提升泵站，建设地下一体式预制泵站1座，铺设污水管道总长10528米、雨水管814米，改造污水管总长2890米、雨水管总长638米。</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建议将投资聚焦于与山水林田湖草生态保护修复项目绩效相关的污水处理设施、雨水管网和污水管网等工程；因道路施工导致的生态破坏修复不建议使用中央山水林田湖草奖补资金。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梅列</w:t>
            </w:r>
            <w:r>
              <w:rPr>
                <w:rFonts w:hint="eastAsia" w:ascii="Times New Roman" w:hAnsi="Times New Roman" w:eastAsia="宋体" w:cs="Times New Roman"/>
                <w:kern w:val="0"/>
                <w:szCs w:val="21"/>
              </w:rPr>
              <w:t>区</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沙溪流域生态保护修复项目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keepNext/>
              <w:keepLines/>
              <w:spacing w:before="280" w:after="290"/>
              <w:textAlignment w:val="center"/>
              <w:outlineLvl w:val="3"/>
              <w:rPr>
                <w:rFonts w:ascii="Times New Roman" w:hAnsi="Times New Roman" w:eastAsia="宋体" w:cs="Times New Roman"/>
                <w:kern w:val="0"/>
                <w:szCs w:val="21"/>
              </w:rPr>
            </w:pPr>
            <w:r>
              <w:rPr>
                <w:rFonts w:hint="eastAsia" w:ascii="Times New Roman" w:hAnsi="Times New Roman" w:eastAsia="宋体"/>
              </w:rPr>
              <w:t>蕉溪龙泉溪流域综合整治工程</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市直综合</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rPr>
              <w:t>梅列区水利局</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rPr>
              <w:t>梅列区蕉溪龙泉溪流域</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rPr>
              <w:t>蕉溪流域污水管网工程、小蕉污水处理厂提升改造、蕉溪及龙泉溪畜禽整治、龙泉溪205国道及高铁沿线植被恢复、龙泉溪河道整治（护岸及清淤）、后山渣场整治（淋溶水处理及挡土坝）。</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rPr>
              <w:t>15084</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2150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6484</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6450</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rPr>
              <w:t>小流域优于III类水质比例达到90%以上。</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梅列</w:t>
            </w:r>
            <w:r>
              <w:rPr>
                <w:rFonts w:hint="eastAsia" w:ascii="Times New Roman" w:hAnsi="Times New Roman" w:eastAsia="宋体" w:cs="Times New Roman"/>
                <w:kern w:val="0"/>
                <w:szCs w:val="21"/>
              </w:rPr>
              <w:t>区</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沙溪流域生态保护修复项目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keepNext/>
              <w:keepLines/>
              <w:spacing w:before="280" w:after="290"/>
              <w:textAlignment w:val="center"/>
              <w:outlineLvl w:val="3"/>
              <w:rPr>
                <w:rFonts w:ascii="Times New Roman" w:hAnsi="Times New Roman" w:eastAsia="宋体" w:cs="Times New Roman"/>
                <w:kern w:val="0"/>
                <w:szCs w:val="21"/>
              </w:rPr>
            </w:pPr>
            <w:r>
              <w:rPr>
                <w:rFonts w:hint="eastAsia" w:ascii="Times New Roman" w:hAnsi="Times New Roman" w:eastAsia="宋体"/>
              </w:rPr>
              <w:t>餐厨垃圾处置项目</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rPr>
              <w:t>三明市城市管理局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rPr>
              <w:t>三明市城市管理局</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rPr>
              <w:t>梅列区</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rPr>
              <w:t>建设餐厨垃圾处理中心，建设规模为处理餐厨垃圾80 t/d，生产线处理能力为12-15 t/h，运行时间为8 h/d。</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rPr>
              <w:t>6161</w:t>
            </w:r>
          </w:p>
        </w:tc>
        <w:tc>
          <w:tcPr>
            <w:tcW w:w="993"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hint="eastAsia" w:ascii="Times New Roman" w:hAnsi="Times New Roman" w:eastAsia="宋体"/>
                <w:kern w:val="0"/>
                <w:szCs w:val="21"/>
                <w:lang w:bidi="ar"/>
              </w:rPr>
              <w:t>0</w:t>
            </w:r>
          </w:p>
        </w:tc>
        <w:tc>
          <w:tcPr>
            <w:tcW w:w="992"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hint="eastAsia" w:ascii="Times New Roman" w:hAnsi="Times New Roman" w:eastAsia="宋体"/>
                <w:kern w:val="0"/>
                <w:szCs w:val="21"/>
                <w:lang w:bidi="ar"/>
              </w:rPr>
              <w:t>4500</w:t>
            </w:r>
          </w:p>
        </w:tc>
        <w:tc>
          <w:tcPr>
            <w:tcW w:w="992"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hint="eastAsia" w:ascii="Times New Roman" w:hAnsi="Times New Roman" w:eastAsia="宋体"/>
                <w:kern w:val="0"/>
                <w:szCs w:val="21"/>
                <w:lang w:bidi="ar"/>
              </w:rPr>
              <w:t>1661</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改善城市环境治理。</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沙县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生物</w:t>
            </w:r>
            <w:r>
              <w:rPr>
                <w:rFonts w:ascii="Times New Roman" w:hAnsi="Times New Roman" w:eastAsia="宋体"/>
                <w:kern w:val="0"/>
                <w:szCs w:val="21"/>
              </w:rPr>
              <w:t>多样性</w:t>
            </w:r>
            <w:r>
              <w:rPr>
                <w:rFonts w:hint="eastAsia" w:ascii="Times New Roman" w:hAnsi="Times New Roman" w:eastAsia="宋体"/>
                <w:kern w:val="0"/>
                <w:szCs w:val="21"/>
              </w:rPr>
              <w:t>保护</w:t>
            </w:r>
            <w:r>
              <w:rPr>
                <w:rFonts w:ascii="Times New Roman" w:hAnsi="Times New Roman" w:eastAsia="宋体"/>
                <w:kern w:val="0"/>
                <w:szCs w:val="21"/>
              </w:rPr>
              <w:t>工程</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沙溪流域生态保护修复项目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闽江上游天然林和重点生态区位商品林林分改造项目</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三明市林业局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沙县林业局</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沙县重点生态区</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2018年实施建设重点生态区位商品林林分结构改造提升0.1万亩；2019年实施建设重点生态区位商品林林分结构改造提升0.14万亩</w:t>
            </w:r>
            <w:r>
              <w:rPr>
                <w:rFonts w:hint="eastAsia" w:ascii="Times New Roman" w:hAnsi="Times New Roman" w:eastAsia="宋体"/>
                <w:kern w:val="0"/>
                <w:szCs w:val="21"/>
              </w:rPr>
              <w:t>。</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432</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132</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300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0</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林分改造0.24万亩</w:t>
            </w:r>
          </w:p>
        </w:tc>
        <w:tc>
          <w:tcPr>
            <w:tcW w:w="2976" w:type="dxa"/>
            <w:tcBorders>
              <w:top w:val="single" w:color="auto" w:sz="4" w:space="0"/>
              <w:left w:val="single" w:color="auto" w:sz="4" w:space="0"/>
              <w:bottom w:val="single" w:color="auto" w:sz="4" w:space="0"/>
              <w:right w:val="single" w:color="auto" w:sz="4" w:space="0"/>
            </w:tcBorders>
          </w:tcPr>
          <w:p>
            <w:pPr>
              <w:textAlignment w:val="center"/>
              <w:rPr>
                <w:rFonts w:ascii="Times New Roman" w:hAnsi="Times New Roman" w:eastAsia="宋体" w:cs="Times New Roman"/>
                <w:kern w:val="0"/>
                <w:szCs w:val="21"/>
              </w:rPr>
            </w:pPr>
            <w:r>
              <w:rPr>
                <w:rFonts w:ascii="Times New Roman" w:hAnsi="Times New Roman" w:eastAsia="宋体"/>
                <w:kern w:val="0"/>
                <w:szCs w:val="21"/>
              </w:rPr>
              <w:t>建议林分改造过程中，补植树种考虑乡土树种，适地适树，树种多样化选择，尽量提高物种多样性与林分结构稳定性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沙县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生物</w:t>
            </w:r>
            <w:r>
              <w:rPr>
                <w:rFonts w:ascii="Times New Roman" w:hAnsi="Times New Roman" w:eastAsia="宋体"/>
                <w:kern w:val="0"/>
                <w:szCs w:val="21"/>
              </w:rPr>
              <w:t>多样性</w:t>
            </w:r>
            <w:r>
              <w:rPr>
                <w:rFonts w:hint="eastAsia" w:ascii="Times New Roman" w:hAnsi="Times New Roman" w:eastAsia="宋体"/>
                <w:kern w:val="0"/>
                <w:szCs w:val="21"/>
              </w:rPr>
              <w:t>保护</w:t>
            </w:r>
            <w:r>
              <w:rPr>
                <w:rFonts w:ascii="Times New Roman" w:hAnsi="Times New Roman" w:eastAsia="宋体"/>
                <w:kern w:val="0"/>
                <w:szCs w:val="21"/>
              </w:rPr>
              <w:t>工程</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沙溪流域生态保护修复项目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闽江上游天然林和重点生态区位商品林赎买项目</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三明市林业局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沙县林业局</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南霞乡、郑湖乡、夏茂镇、高桥镇、高砂镇、青州镇、富口镇、凤岗街道、虬江街道</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天然林和重点生态区位商品林赎买或租用0.2万亩，其中2019年完成0.1万亩，2020年完成0.1万亩</w:t>
            </w:r>
            <w:r>
              <w:rPr>
                <w:rFonts w:hint="eastAsia" w:ascii="Times New Roman" w:hAnsi="Times New Roman" w:eastAsia="宋体"/>
                <w:kern w:val="0"/>
                <w:szCs w:val="21"/>
              </w:rPr>
              <w:t>。</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1000</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500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500</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商品林赎买或租用0.2万亩</w:t>
            </w:r>
          </w:p>
        </w:tc>
        <w:tc>
          <w:tcPr>
            <w:tcW w:w="2976" w:type="dxa"/>
            <w:tcBorders>
              <w:top w:val="single" w:color="auto" w:sz="4" w:space="0"/>
              <w:left w:val="single" w:color="auto" w:sz="4" w:space="0"/>
              <w:bottom w:val="single" w:color="auto" w:sz="4" w:space="0"/>
              <w:right w:val="single" w:color="auto" w:sz="4" w:space="0"/>
            </w:tcBorders>
          </w:tcPr>
          <w:p>
            <w:pPr>
              <w:textAlignment w:val="center"/>
              <w:rPr>
                <w:rFonts w:ascii="Times New Roman" w:hAnsi="Times New Roman" w:eastAsia="宋体" w:cs="Times New Roman"/>
                <w:kern w:val="0"/>
                <w:szCs w:val="21"/>
              </w:rPr>
            </w:pPr>
            <w:r>
              <w:rPr>
                <w:rFonts w:ascii="Times New Roman" w:hAnsi="Times New Roman" w:eastAsia="宋体"/>
                <w:kern w:val="0"/>
                <w:szCs w:val="21"/>
              </w:rPr>
              <w:t>建议赎买区域进一步以生态保护为导向，进一步集中于饮用水源保护区、自然保护区、森林公园等重点生态功能区范围内</w:t>
            </w:r>
            <w:r>
              <w:rPr>
                <w:rFonts w:hint="eastAsia" w:ascii="Times New Roman" w:hAnsi="Times New Roman" w:eastAsia="宋体"/>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沙县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废弃矿山综合整治与地质灾害防治项目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废弃矿山环境恢复及地质灾害治理项目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沙县地质灾害防治项目</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三明市国土资源局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沙县国土资源局</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高桥镇高桥村、沙县夏茂镇月邦村黄沙桥自然村</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涉及地质灾害治理项目2个，采用重力挡墙、锚杆支付、截排水沟、植被绿化等工程措施对地灾点进行综合治理</w:t>
            </w:r>
            <w:r>
              <w:rPr>
                <w:rFonts w:hint="eastAsia" w:ascii="Times New Roman" w:hAnsi="Times New Roman" w:eastAsia="宋体"/>
                <w:kern w:val="0"/>
                <w:szCs w:val="21"/>
              </w:rPr>
              <w:t>。</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893</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359</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534</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0</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地质灾害治理2处</w:t>
            </w:r>
          </w:p>
        </w:tc>
        <w:tc>
          <w:tcPr>
            <w:tcW w:w="2976" w:type="dxa"/>
            <w:tcBorders>
              <w:top w:val="single" w:color="auto" w:sz="4" w:space="0"/>
              <w:left w:val="single" w:color="auto" w:sz="4" w:space="0"/>
              <w:bottom w:val="single" w:color="auto" w:sz="4" w:space="0"/>
              <w:right w:val="single" w:color="auto" w:sz="4" w:space="0"/>
            </w:tcBorders>
          </w:tcPr>
          <w:p>
            <w:pPr>
              <w:textAlignment w:val="center"/>
              <w:rPr>
                <w:rFonts w:ascii="Times New Roman" w:hAnsi="Times New Roman" w:eastAsia="宋体" w:cs="Times New Roman"/>
                <w:kern w:val="0"/>
                <w:szCs w:val="21"/>
              </w:rPr>
            </w:pPr>
            <w:r>
              <w:rPr>
                <w:rFonts w:ascii="Times New Roman" w:hAnsi="Times New Roman" w:eastAsia="宋体"/>
                <w:kern w:val="0"/>
                <w:szCs w:val="21"/>
              </w:rPr>
              <w:t>在工程治理的同时，保护好坡表的绿化林带，严禁乱砍乱伐，做好滑坡体的水土保持，确保滑坡稳定</w:t>
            </w:r>
            <w:r>
              <w:rPr>
                <w:rFonts w:hint="eastAsia" w:ascii="Times New Roman" w:hAnsi="Times New Roman" w:eastAsia="宋体"/>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沙县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沙溪流域生态保护修复项目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沙县畜禽污染整治项目</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三明市农业农村局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沙县人民政府</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虬江街道金泉村王绍炜猪场、湖源乡城前村陈桂垂养猪场</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拆除关闭猪场2家，拆除猪舍及附属房面积3100平方米</w:t>
            </w:r>
            <w:r>
              <w:rPr>
                <w:rFonts w:hint="eastAsia" w:ascii="Times New Roman" w:hAnsi="Times New Roman" w:eastAsia="宋体"/>
                <w:kern w:val="0"/>
                <w:szCs w:val="21"/>
              </w:rPr>
              <w:t>。</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313</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13</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300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0</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削减COD28.90 t/a，氨氮3.07 t/a，总磷1.79 t/a，能降低入河污染负荷，有效提升河流水质</w:t>
            </w:r>
          </w:p>
        </w:tc>
        <w:tc>
          <w:tcPr>
            <w:tcW w:w="2976" w:type="dxa"/>
            <w:tcBorders>
              <w:top w:val="single" w:color="auto" w:sz="4" w:space="0"/>
              <w:left w:val="single" w:color="auto" w:sz="4" w:space="0"/>
              <w:bottom w:val="single" w:color="auto" w:sz="4" w:space="0"/>
              <w:right w:val="single" w:color="auto" w:sz="4" w:space="0"/>
            </w:tcBorders>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沙县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沙溪流域生态保护修复项目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沙县南溪安全生态水系项目</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三明市水利局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沙县禹德水利投资开发有限公司</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起点为大华山水库，终点为沙溪入河口</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建设项目总长度为22.9 km，起点为大华山水库，终点为沙溪入河口。其中，南溪现代农业科技示范园至沙溪入河口段、罗岩庙河段为核心治理段，长度约2.4 km。主要建设内容为生态护岸、生态巡查步道、生态亲水节点等，共布置了15段护岸、15 km巡查步道、8个亲水节点</w:t>
            </w:r>
            <w:r>
              <w:rPr>
                <w:rFonts w:hint="eastAsia" w:ascii="Times New Roman" w:hAnsi="Times New Roman" w:eastAsia="宋体"/>
                <w:kern w:val="0"/>
                <w:szCs w:val="21"/>
              </w:rPr>
              <w:t>。</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4000</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400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1200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2400</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清理河道内源污染，强化水体生态修复功能，提升水体水环境容量</w:t>
            </w:r>
          </w:p>
        </w:tc>
        <w:tc>
          <w:tcPr>
            <w:tcW w:w="2976" w:type="dxa"/>
            <w:tcBorders>
              <w:top w:val="single" w:color="auto" w:sz="4" w:space="0"/>
              <w:left w:val="single" w:color="auto" w:sz="4" w:space="0"/>
              <w:bottom w:val="single" w:color="auto" w:sz="4" w:space="0"/>
              <w:right w:val="single" w:color="auto" w:sz="4" w:space="0"/>
            </w:tcBorders>
          </w:tcPr>
          <w:p>
            <w:pPr>
              <w:textAlignment w:val="center"/>
              <w:rPr>
                <w:rFonts w:ascii="Times New Roman" w:hAnsi="Times New Roman" w:eastAsia="宋体" w:cs="Times New Roman"/>
                <w:kern w:val="0"/>
                <w:szCs w:val="21"/>
              </w:rPr>
            </w:pPr>
            <w:r>
              <w:rPr>
                <w:rFonts w:ascii="Times New Roman" w:hAnsi="Times New Roman" w:eastAsia="宋体"/>
                <w:kern w:val="0"/>
                <w:szCs w:val="21"/>
              </w:rPr>
              <w:t>建议严格按照《关于开展万里安全生态水系建设的实施意见》（闽政办〔2015〕99 号）的要求，坚持保护优先、自然修复为主，规范各类涉水建设活动，用生态方式改良河床、恢复河滩和修复河岸；亲水节点、景观工程等与山水林田湖草相关度较低的子工程</w:t>
            </w:r>
            <w:r>
              <w:rPr>
                <w:rFonts w:hint="eastAsia" w:ascii="Times New Roman" w:hAnsi="Times New Roman" w:eastAsia="宋体"/>
                <w:kern w:val="0"/>
                <w:szCs w:val="21"/>
              </w:rPr>
              <w:t>建议不纳入</w:t>
            </w:r>
            <w:r>
              <w:rPr>
                <w:rFonts w:ascii="Times New Roman" w:hAnsi="Times New Roman" w:eastAsia="宋体"/>
                <w:kern w:val="0"/>
                <w:szCs w:val="21"/>
              </w:rPr>
              <w:t>中央山水林田湖草奖补资金支持范围</w:t>
            </w:r>
            <w:r>
              <w:rPr>
                <w:rFonts w:hint="eastAsia" w:ascii="Times New Roman" w:hAnsi="Times New Roman" w:eastAsia="宋体"/>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沙县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ascii="Times New Roman" w:hAnsi="Times New Roman" w:eastAsia="宋体"/>
                <w:kern w:val="0"/>
                <w:szCs w:val="21"/>
              </w:rPr>
              <w:t>水土流失综合治理与</w:t>
            </w:r>
            <w:r>
              <w:rPr>
                <w:rFonts w:hint="eastAsia" w:ascii="Times New Roman" w:hAnsi="Times New Roman" w:eastAsia="宋体"/>
                <w:kern w:val="0"/>
                <w:szCs w:val="21"/>
              </w:rPr>
              <w:t>农</w:t>
            </w:r>
            <w:r>
              <w:rPr>
                <w:rFonts w:ascii="Times New Roman" w:hAnsi="Times New Roman" w:eastAsia="宋体"/>
                <w:kern w:val="0"/>
                <w:szCs w:val="21"/>
              </w:rPr>
              <w:t>地生态功能提升</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沙溪流域生态保护修复项目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闽江上游沙溪流域沙县段</w:t>
            </w:r>
            <w:r>
              <w:rPr>
                <w:rFonts w:hint="eastAsia" w:ascii="Times New Roman" w:hAnsi="Times New Roman" w:eastAsia="宋体"/>
                <w:kern w:val="0"/>
                <w:szCs w:val="21"/>
              </w:rPr>
              <w:t>水土流失综合治理项目</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三明市水利局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沙县各有关乡镇人民政府</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沙县各乡镇</w:t>
            </w:r>
          </w:p>
        </w:tc>
        <w:tc>
          <w:tcPr>
            <w:tcW w:w="3373"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eastAsia="宋体" w:cs="Times New Roman"/>
                <w:kern w:val="0"/>
                <w:szCs w:val="21"/>
              </w:rPr>
            </w:pPr>
            <w:r>
              <w:rPr>
                <w:rFonts w:ascii="Times New Roman" w:hAnsi="Times New Roman" w:eastAsia="宋体"/>
                <w:sz w:val="22"/>
              </w:rPr>
              <w:t>1）实施2018年度沙县郑湖乡省重点乡镇项目、2018年度沙县凤岗街道省重点乡镇项目，综合治理水土流失面积4 km</w:t>
            </w:r>
            <w:r>
              <w:rPr>
                <w:rFonts w:ascii="Times New Roman" w:hAnsi="Times New Roman" w:eastAsia="宋体"/>
                <w:sz w:val="22"/>
                <w:vertAlign w:val="superscript"/>
              </w:rPr>
              <w:t>2</w:t>
            </w:r>
            <w:r>
              <w:rPr>
                <w:rFonts w:ascii="Times New Roman" w:hAnsi="Times New Roman" w:eastAsia="宋体"/>
                <w:sz w:val="22"/>
              </w:rPr>
              <w:t>；2）实施2019年度沙县青州镇省重点乡镇项目、2019年度沙县大洛镇省重点乡镇项目，综合治理水土流失面积4 km</w:t>
            </w:r>
            <w:r>
              <w:rPr>
                <w:rFonts w:ascii="Times New Roman" w:hAnsi="Times New Roman" w:eastAsia="宋体"/>
                <w:sz w:val="22"/>
                <w:vertAlign w:val="superscript"/>
              </w:rPr>
              <w:t>2</w:t>
            </w:r>
            <w:r>
              <w:rPr>
                <w:rFonts w:ascii="Times New Roman" w:hAnsi="Times New Roman" w:eastAsia="宋体"/>
                <w:sz w:val="22"/>
              </w:rPr>
              <w:t>；3）实施2020年度沙县高砂镇省重点乡镇项目、2020年度沙县虬江街道省重点乡镇项目，综合治理水土流失面积4 km</w:t>
            </w:r>
            <w:r>
              <w:rPr>
                <w:rFonts w:ascii="Times New Roman" w:hAnsi="Times New Roman" w:eastAsia="宋体"/>
                <w:sz w:val="22"/>
                <w:vertAlign w:val="superscript"/>
              </w:rPr>
              <w:t>2</w:t>
            </w:r>
            <w:r>
              <w:rPr>
                <w:rFonts w:ascii="Times New Roman" w:hAnsi="Times New Roman" w:eastAsia="宋体"/>
                <w:sz w:val="22"/>
              </w:rPr>
              <w:t>。闽江上游沙溪流域沙县段综合治理水土流失面积12 km</w:t>
            </w:r>
            <w:r>
              <w:rPr>
                <w:rFonts w:ascii="Times New Roman" w:hAnsi="Times New Roman" w:eastAsia="宋体"/>
                <w:sz w:val="22"/>
                <w:vertAlign w:val="superscript"/>
              </w:rPr>
              <w:t>2</w:t>
            </w:r>
            <w:r>
              <w:rPr>
                <w:rFonts w:ascii="Times New Roman" w:hAnsi="Times New Roman" w:eastAsia="宋体"/>
                <w:sz w:val="22"/>
              </w:rPr>
              <w:t>。</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900</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300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300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300</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水土流失治理面积12 km</w:t>
            </w:r>
            <w:r>
              <w:rPr>
                <w:rFonts w:ascii="Times New Roman" w:hAnsi="Times New Roman" w:eastAsia="宋体"/>
                <w:szCs w:val="21"/>
                <w:vertAlign w:val="superscript"/>
              </w:rPr>
              <w:t>2</w:t>
            </w:r>
          </w:p>
        </w:tc>
        <w:tc>
          <w:tcPr>
            <w:tcW w:w="2976" w:type="dxa"/>
            <w:tcBorders>
              <w:top w:val="single" w:color="auto" w:sz="4" w:space="0"/>
              <w:left w:val="single" w:color="auto" w:sz="4" w:space="0"/>
              <w:bottom w:val="single" w:color="auto" w:sz="4" w:space="0"/>
              <w:right w:val="single" w:color="auto" w:sz="4" w:space="0"/>
            </w:tcBorders>
          </w:tcPr>
          <w:p>
            <w:pPr>
              <w:textAlignment w:val="center"/>
              <w:rPr>
                <w:rFonts w:ascii="Times New Roman" w:hAnsi="Times New Roman" w:eastAsia="宋体" w:cs="Times New Roman"/>
                <w:kern w:val="0"/>
                <w:szCs w:val="21"/>
              </w:rPr>
            </w:pPr>
            <w:r>
              <w:rPr>
                <w:rFonts w:ascii="Times New Roman" w:hAnsi="Times New Roman" w:eastAsia="宋体"/>
                <w:kern w:val="0"/>
                <w:szCs w:val="21"/>
              </w:rPr>
              <w:t>根据项目区不同的土地利用方式和水土流失特点，从生态环境综合整治与资源合理开发利用的角度出发，兼顾治理效益，以能充分发挥治理措施的最佳效果为目的，以乡镇为单元，流失斑为对象，因地制宜，因害设防布设水土流失治理措施。建议对</w:t>
            </w:r>
            <w:r>
              <w:rPr>
                <w:rFonts w:hint="eastAsia" w:ascii="Times New Roman" w:hAnsi="Times New Roman" w:eastAsia="宋体"/>
                <w:kern w:val="0"/>
                <w:szCs w:val="21"/>
              </w:rPr>
              <w:t>水土流失率较高</w:t>
            </w:r>
            <w:r>
              <w:rPr>
                <w:rFonts w:ascii="Times New Roman" w:hAnsi="Times New Roman" w:eastAsia="宋体"/>
                <w:kern w:val="0"/>
                <w:szCs w:val="21"/>
              </w:rPr>
              <w:t>等级区域优先进行治理，对亲水节点、景观工程等与山水林田湖草相关度较低的子工程</w:t>
            </w:r>
            <w:r>
              <w:rPr>
                <w:rFonts w:hint="eastAsia" w:ascii="Times New Roman" w:hAnsi="Times New Roman" w:eastAsia="宋体"/>
                <w:kern w:val="0"/>
                <w:szCs w:val="21"/>
              </w:rPr>
              <w:t>建议不纳入</w:t>
            </w:r>
            <w:r>
              <w:rPr>
                <w:rFonts w:ascii="Times New Roman" w:hAnsi="Times New Roman" w:eastAsia="宋体"/>
                <w:kern w:val="0"/>
                <w:szCs w:val="21"/>
              </w:rPr>
              <w:t>中央山水林田湖草项目奖补资金支持范围</w:t>
            </w:r>
            <w:r>
              <w:rPr>
                <w:rFonts w:hint="eastAsia" w:ascii="Times New Roman" w:hAnsi="Times New Roman" w:eastAsia="宋体"/>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沙县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沙溪流域生态保护修复项目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沙县豆士溪小流域水环境综合整治工程</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三明市生态环境局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三明市沙县生态环境局</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沙县豆士溪</w:t>
            </w:r>
          </w:p>
        </w:tc>
        <w:tc>
          <w:tcPr>
            <w:tcW w:w="3373"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eastAsia="宋体" w:cs="Times New Roman"/>
                <w:kern w:val="0"/>
                <w:szCs w:val="21"/>
              </w:rPr>
            </w:pPr>
            <w:r>
              <w:rPr>
                <w:rFonts w:ascii="Times New Roman" w:hAnsi="Times New Roman" w:eastAsia="宋体"/>
                <w:sz w:val="22"/>
              </w:rPr>
              <w:t>1）大洛段4公里河道防洪堤和清淤工程；2）大洛宝莲纸厂污水升级改造项目；3）完成南霞乡50个、湖源乡67个、大洛镇70个、虬江街道30个三格化粪池建设任务；4）建设虬江街道长红村污水处理项目；5）划定南霞双溪水库水源地保护区工作。</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2340</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2340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0</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小流域优于III类水质比例达到90%以上</w:t>
            </w:r>
          </w:p>
        </w:tc>
        <w:tc>
          <w:tcPr>
            <w:tcW w:w="2976" w:type="dxa"/>
            <w:tcBorders>
              <w:top w:val="single" w:color="auto" w:sz="4" w:space="0"/>
              <w:left w:val="single" w:color="auto" w:sz="4" w:space="0"/>
              <w:bottom w:val="single" w:color="auto" w:sz="4" w:space="0"/>
              <w:right w:val="single" w:color="auto" w:sz="4" w:space="0"/>
            </w:tcBorders>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明溪县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szCs w:val="21"/>
              </w:rPr>
            </w:pPr>
            <w:r>
              <w:rPr>
                <w:rFonts w:hint="eastAsia" w:ascii="Times New Roman" w:hAnsi="Times New Roman" w:eastAsia="宋体"/>
                <w:szCs w:val="21"/>
              </w:rPr>
              <w:t>生物</w:t>
            </w:r>
            <w:r>
              <w:rPr>
                <w:rFonts w:ascii="Times New Roman" w:hAnsi="Times New Roman" w:eastAsia="宋体"/>
                <w:szCs w:val="21"/>
              </w:rPr>
              <w:t>多样性保护</w:t>
            </w:r>
            <w:r>
              <w:rPr>
                <w:rFonts w:hint="eastAsia" w:ascii="Times New Roman" w:hAnsi="Times New Roman" w:eastAsia="宋体"/>
                <w:szCs w:val="21"/>
              </w:rPr>
              <w:t>工程</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szCs w:val="21"/>
              </w:rPr>
            </w:pPr>
            <w:r>
              <w:rPr>
                <w:rFonts w:hint="eastAsia" w:ascii="Times New Roman" w:hAnsi="Times New Roman" w:eastAsia="宋体"/>
                <w:szCs w:val="21"/>
              </w:rPr>
              <w:t>沙溪流域明溪段国际候鸟迁徙通道</w:t>
            </w:r>
          </w:p>
          <w:p>
            <w:pPr>
              <w:jc w:val="center"/>
              <w:textAlignment w:val="center"/>
              <w:rPr>
                <w:rFonts w:ascii="Times New Roman" w:hAnsi="Times New Roman" w:eastAsia="宋体"/>
                <w:szCs w:val="21"/>
              </w:rPr>
            </w:pPr>
            <w:r>
              <w:rPr>
                <w:rFonts w:hint="eastAsia" w:ascii="Times New Roman" w:hAnsi="Times New Roman" w:eastAsia="宋体"/>
                <w:szCs w:val="21"/>
              </w:rPr>
              <w:t>保护与修复工程项目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沙溪流域明溪段国际候鸟迁徙通道保护与修复工程</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三明市林业局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明溪县林业局，各乡镇人民政府</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明溪县全境</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szCs w:val="21"/>
              </w:rPr>
              <w:t>1.实施鸟类栖息地保护与修复工程。在全县候鸟栖息重要区域实施封山育林14.5万亩，林分改造1万亩，商品林赎买3000亩；实施湿地修复0.9万亩，农田面源污染生态治理8200亩，农田湿地化改造200亩，租用农田种植鸟类食物；清除水库网箱养殖2.2万平方米；拆除河流源头及沿岸生猪养殖场。2.实施鸟类监测体系建设。建设县级鸟类资源数据中心，在全县候鸟迁徙线重要区域完善移动网络基础设施，布设智能化鸟类监测系统，设立30个观鸟监测站、5座监测塔，配备30名护鸟监测员，建设鸟类科考步道40公里，组织开展鸟类资源本底调查。3.实施鸟类科普宣教体系建设。在候鸟通道沿线村庄、公路设置鸟类宣传牌、展板、标示牌等设施。完善鸟类资源保护与发展机制，在全县鸟资源重点村开展村庄环境综合整治，完善生态观鸟旅游设施；定期组织开展爱鸟护鸟宣传活动，开设观鸟导赏员培训班，推动鸟类保护与观鸟产业融合发展。4.实施鸟类救护体系建设。建设鸟类等野生动物收容救护站3个，配备救护设备、药品等物资。</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8844</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2948</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2948</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2948</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封禁林地14.5万亩，林分改造1万亩，商品林赎买0.</w:t>
            </w:r>
            <w:r>
              <w:rPr>
                <w:rFonts w:hint="eastAsia" w:ascii="Times New Roman" w:hAnsi="Times New Roman" w:eastAsia="宋体"/>
                <w:szCs w:val="21"/>
              </w:rPr>
              <w:t>3</w:t>
            </w:r>
            <w:r>
              <w:rPr>
                <w:rFonts w:ascii="Times New Roman" w:hAnsi="Times New Roman" w:eastAsia="宋体"/>
                <w:szCs w:val="21"/>
              </w:rPr>
              <w:t>万亩</w:t>
            </w:r>
            <w:r>
              <w:rPr>
                <w:rFonts w:hint="eastAsia" w:ascii="Times New Roman" w:hAnsi="Times New Roman" w:eastAsia="宋体"/>
                <w:szCs w:val="21"/>
              </w:rPr>
              <w:t>。</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优先考虑物种的保护需求，尽可能减少对自然生境的占用和破坏。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明溪县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ascii="Times New Roman" w:hAnsi="Times New Roman" w:eastAsia="宋体"/>
                <w:kern w:val="0"/>
                <w:szCs w:val="21"/>
              </w:rPr>
              <w:t>水土流失综合治理与</w:t>
            </w:r>
            <w:r>
              <w:rPr>
                <w:rFonts w:hint="eastAsia" w:ascii="Times New Roman" w:hAnsi="Times New Roman" w:eastAsia="宋体"/>
                <w:kern w:val="0"/>
                <w:szCs w:val="21"/>
              </w:rPr>
              <w:t>农</w:t>
            </w:r>
            <w:r>
              <w:rPr>
                <w:rFonts w:ascii="Times New Roman" w:hAnsi="Times New Roman" w:eastAsia="宋体"/>
                <w:kern w:val="0"/>
                <w:szCs w:val="21"/>
              </w:rPr>
              <w:t>地生态功能提升</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沙溪流域生态保护修复项目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闽江上游沙溪流域明溪段</w:t>
            </w:r>
            <w:r>
              <w:rPr>
                <w:rFonts w:hint="eastAsia" w:ascii="Times New Roman" w:hAnsi="Times New Roman" w:eastAsia="宋体"/>
                <w:szCs w:val="21"/>
              </w:rPr>
              <w:t>水土流失综合治理项目</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三明市水利局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明溪县水利局，</w:t>
            </w:r>
            <w:r>
              <w:rPr>
                <w:rFonts w:hint="eastAsia" w:ascii="Times New Roman" w:hAnsi="Times New Roman" w:eastAsia="宋体"/>
                <w:szCs w:val="21"/>
              </w:rPr>
              <w:t>明溪县各乡镇人民政府</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szCs w:val="21"/>
              </w:rPr>
              <w:t>明溪县各乡镇</w:t>
            </w:r>
          </w:p>
        </w:tc>
        <w:tc>
          <w:tcPr>
            <w:tcW w:w="3373"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eastAsia="宋体" w:cs="Times New Roman"/>
                <w:kern w:val="0"/>
                <w:szCs w:val="21"/>
              </w:rPr>
            </w:pPr>
            <w:r>
              <w:rPr>
                <w:rFonts w:hint="eastAsia" w:ascii="Times New Roman" w:hAnsi="Times New Roman" w:eastAsia="宋体"/>
                <w:szCs w:val="21"/>
              </w:rPr>
              <w:t>1.实施2018年度明溪县国家水土保持重点建设工程（瀚仙溪、小眉溪、坪埠溪小流域）、2018年度明溪县枫溪乡省重点乡镇项目、闽江上游沙溪流域明溪段水土流失综合治理项目（盖洋镇）、明溪县画桥溪安全生态水系建设项目，共计治理水土流失面积24.5 km</w:t>
            </w:r>
            <w:r>
              <w:rPr>
                <w:rFonts w:hint="eastAsia" w:ascii="Times New Roman" w:hAnsi="Times New Roman" w:eastAsia="宋体"/>
                <w:szCs w:val="21"/>
                <w:vertAlign w:val="superscript"/>
              </w:rPr>
              <w:t>2</w:t>
            </w:r>
            <w:r>
              <w:rPr>
                <w:rFonts w:hint="eastAsia" w:ascii="Times New Roman" w:hAnsi="Times New Roman" w:eastAsia="宋体"/>
                <w:szCs w:val="21"/>
              </w:rPr>
              <w:t>。2.实施2019年度明溪县国家水土保持重点建设工程（枫溪、夏坊、温庄、雷西溪小流域）、2019年度明溪县盖洋镇省重点乡镇项目、2019年度明溪县胡坊镇省重点乡镇项目、闽江上游沙溪流域明溪段水土流失综合治理项目（夏阳乡）、明溪县夏阳溪安全生态水系建设项目，共计治理水土流失面积27.5 km</w:t>
            </w:r>
            <w:r>
              <w:rPr>
                <w:rFonts w:hint="eastAsia" w:ascii="Times New Roman" w:hAnsi="Times New Roman" w:eastAsia="宋体"/>
                <w:szCs w:val="21"/>
                <w:vertAlign w:val="superscript"/>
              </w:rPr>
              <w:t>2</w:t>
            </w:r>
            <w:r>
              <w:rPr>
                <w:rFonts w:hint="eastAsia" w:ascii="Times New Roman" w:hAnsi="Times New Roman" w:eastAsia="宋体"/>
                <w:szCs w:val="21"/>
              </w:rPr>
              <w:t>。3.实施2020年度明溪县国家水土保持重点建设工程（盖洋溪、温庄溪、城岚溪小流域）、2020年度明溪县瀚仙镇省重点乡镇项目、2020年度明溪县夏阳乡省重点乡镇项目，共计治理水土流失面积13 km</w:t>
            </w:r>
            <w:r>
              <w:rPr>
                <w:rFonts w:hint="eastAsia" w:ascii="Times New Roman" w:hAnsi="Times New Roman" w:eastAsia="宋体"/>
                <w:szCs w:val="21"/>
                <w:vertAlign w:val="superscript"/>
              </w:rPr>
              <w:t>2</w:t>
            </w:r>
            <w:r>
              <w:rPr>
                <w:rFonts w:hint="eastAsia" w:ascii="Times New Roman" w:hAnsi="Times New Roman" w:eastAsia="宋体"/>
                <w:szCs w:val="21"/>
              </w:rPr>
              <w:t>。闽江上游沙溪流域明溪段综合治理水土流失面积共计65 km</w:t>
            </w:r>
            <w:r>
              <w:rPr>
                <w:rFonts w:hint="eastAsia" w:ascii="Times New Roman" w:hAnsi="Times New Roman" w:eastAsia="宋体"/>
                <w:szCs w:val="21"/>
                <w:vertAlign w:val="superscript"/>
              </w:rPr>
              <w:t>2</w:t>
            </w:r>
            <w:r>
              <w:rPr>
                <w:rFonts w:hint="eastAsia" w:ascii="Times New Roman" w:hAnsi="Times New Roman" w:eastAsia="宋体"/>
                <w:szCs w:val="21"/>
              </w:rPr>
              <w:t>。</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6407</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2960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2672</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775</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水土流失治理面积65 km²</w:t>
            </w:r>
            <w:r>
              <w:rPr>
                <w:rFonts w:hint="eastAsia" w:ascii="Times New Roman" w:hAnsi="Times New Roman" w:eastAsia="宋体"/>
                <w:szCs w:val="21"/>
              </w:rPr>
              <w:t>。</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建议对</w:t>
            </w:r>
            <w:r>
              <w:rPr>
                <w:rFonts w:hint="eastAsia" w:ascii="Times New Roman" w:hAnsi="Times New Roman" w:eastAsia="宋体"/>
                <w:szCs w:val="21"/>
              </w:rPr>
              <w:t>水土流失率较高</w:t>
            </w:r>
            <w:r>
              <w:rPr>
                <w:rFonts w:ascii="Times New Roman" w:hAnsi="Times New Roman" w:eastAsia="宋体"/>
                <w:szCs w:val="21"/>
              </w:rPr>
              <w:t>等级区域优先进行治理，对亲水节点、景观工程等与山水林田湖草相关度较低的子工程</w:t>
            </w:r>
            <w:r>
              <w:rPr>
                <w:rFonts w:hint="eastAsia" w:ascii="Times New Roman" w:hAnsi="Times New Roman" w:eastAsia="宋体"/>
                <w:szCs w:val="21"/>
              </w:rPr>
              <w:t>建议不纳入</w:t>
            </w:r>
            <w:r>
              <w:rPr>
                <w:rFonts w:ascii="Times New Roman" w:hAnsi="Times New Roman" w:eastAsia="宋体"/>
                <w:szCs w:val="21"/>
              </w:rPr>
              <w:t>中央山水林田湖草项目奖补资金支持范围。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明溪县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szCs w:val="21"/>
              </w:rPr>
            </w:pPr>
            <w:r>
              <w:rPr>
                <w:rFonts w:hint="eastAsia" w:ascii="Times New Roman" w:hAnsi="Times New Roman" w:eastAsia="宋体"/>
                <w:szCs w:val="21"/>
              </w:rPr>
              <w:t>生物</w:t>
            </w:r>
            <w:r>
              <w:rPr>
                <w:rFonts w:ascii="Times New Roman" w:hAnsi="Times New Roman" w:eastAsia="宋体"/>
                <w:szCs w:val="21"/>
              </w:rPr>
              <w:t>多样性保护</w:t>
            </w:r>
            <w:r>
              <w:rPr>
                <w:rFonts w:hint="eastAsia" w:ascii="Times New Roman" w:hAnsi="Times New Roman" w:eastAsia="宋体"/>
                <w:szCs w:val="21"/>
              </w:rPr>
              <w:t>工程</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沙溪流域生态保护修复项目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szCs w:val="21"/>
              </w:rPr>
              <w:t>明溪县重点生态区位商品林赎买</w:t>
            </w:r>
            <w:r>
              <w:rPr>
                <w:rFonts w:ascii="Times New Roman" w:hAnsi="Times New Roman" w:eastAsia="宋体"/>
                <w:szCs w:val="21"/>
              </w:rPr>
              <w:t>项目</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三明市林业局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明溪县林业总公司</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明溪县重点生态区</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szCs w:val="21"/>
              </w:rPr>
              <w:t>2017年4月至2018年实施重点生态区位商品林赎买等改革0.37万亩。2019年至2020年实施重点生态区位商品林赎买等改革0.25万亩。</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szCs w:val="21"/>
              </w:rPr>
              <w:t>1434</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717</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717</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0</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完成商品林赎买或租用0.</w:t>
            </w:r>
            <w:r>
              <w:rPr>
                <w:rFonts w:hint="eastAsia" w:ascii="Times New Roman" w:hAnsi="Times New Roman" w:eastAsia="宋体"/>
                <w:szCs w:val="21"/>
              </w:rPr>
              <w:t>62</w:t>
            </w:r>
            <w:r>
              <w:rPr>
                <w:rFonts w:ascii="Times New Roman" w:hAnsi="Times New Roman" w:eastAsia="宋体"/>
                <w:szCs w:val="21"/>
              </w:rPr>
              <w:t>万亩</w:t>
            </w:r>
            <w:r>
              <w:rPr>
                <w:rFonts w:hint="eastAsia" w:ascii="Times New Roman" w:hAnsi="Times New Roman" w:eastAsia="宋体"/>
                <w:szCs w:val="21"/>
              </w:rPr>
              <w:t>。</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建议加强重要物种活动区域的林权赎买，尽量以天然林为主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明溪县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沙溪流域生态保护修复项目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明溪县小流域综合治理项目</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三明市生态环境局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三明市明溪 生态环境局，沙溪乡、夏阳乡、盖洋镇人民政府</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明溪县渔塘溪、夏阳溪、胡贡溪等小流域沿线，盖洋镇、夏阳乡、沙溪乡</w:t>
            </w:r>
          </w:p>
        </w:tc>
        <w:tc>
          <w:tcPr>
            <w:tcW w:w="3373"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eastAsia="宋体" w:cs="Times New Roman"/>
                <w:kern w:val="0"/>
                <w:szCs w:val="21"/>
              </w:rPr>
            </w:pPr>
            <w:r>
              <w:rPr>
                <w:rFonts w:ascii="Times New Roman" w:hAnsi="Times New Roman" w:eastAsia="宋体"/>
                <w:szCs w:val="21"/>
              </w:rPr>
              <w:t>明溪县：共建设全县11个小流域水质自动监测站及视频监控平台（一期建设六个，二期建设五个）；沙溪乡瑶奢村、沙溪乡梓口坊村、夏阳乡杏村村、盖洋温庄村小流域水环境综合整治。</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1956</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1230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726</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0</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小流域达到或优于</w:t>
            </w:r>
            <w:r>
              <w:rPr>
                <w:rFonts w:hint="eastAsia" w:ascii="Times New Roman" w:hAnsi="Times New Roman" w:eastAsia="宋体" w:cs="微软雅黑"/>
                <w:szCs w:val="21"/>
              </w:rPr>
              <w:t>Ⅲ</w:t>
            </w:r>
            <w:r>
              <w:rPr>
                <w:rFonts w:ascii="Times New Roman" w:hAnsi="Times New Roman" w:eastAsia="宋体"/>
                <w:szCs w:val="21"/>
              </w:rPr>
              <w:t>类水质比例达到90%以上</w:t>
            </w:r>
            <w:r>
              <w:rPr>
                <w:rFonts w:hint="eastAsia" w:ascii="Times New Roman" w:hAnsi="Times New Roman" w:eastAsia="宋体"/>
                <w:szCs w:val="21"/>
              </w:rPr>
              <w:t>。</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无</w:t>
            </w:r>
            <w:r>
              <w:rPr>
                <w:rFonts w:hint="eastAsia" w:ascii="Times New Roman" w:hAnsi="Times New Roman" w:eastAsia="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明溪县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沙溪流域生态保护修复项目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明溪县饮用水水源地综合整治项目</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三明市生态环境局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三明市明溪县生态环境局，城关乡、胡坊镇、沙溪乡、夏阳乡、盖洋镇、夏坊乡、枫溪乡人民政府</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城关乡、胡坊镇、沙溪乡、夏阳乡、盖洋镇、夏坊乡、枫溪乡</w:t>
            </w:r>
          </w:p>
        </w:tc>
        <w:tc>
          <w:tcPr>
            <w:tcW w:w="3373"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eastAsia="宋体" w:cs="Times New Roman"/>
                <w:kern w:val="0"/>
                <w:szCs w:val="21"/>
              </w:rPr>
            </w:pPr>
            <w:r>
              <w:rPr>
                <w:rFonts w:ascii="Times New Roman" w:hAnsi="Times New Roman" w:eastAsia="宋体"/>
                <w:szCs w:val="21"/>
              </w:rPr>
              <w:t>新建改造盖洋镇、夏阳乡、沙溪乡、枫溪乡、夏坊乡、胡坊镇、罗翠水库饮用水水源地围网、清水池、沉淀池、消能池和水源地的综合整治等。</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277</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65</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212</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0</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水源地水质</w:t>
            </w:r>
            <w:r>
              <w:rPr>
                <w:rFonts w:hint="eastAsia" w:ascii="Times New Roman" w:hAnsi="Times New Roman" w:eastAsia="宋体" w:cs="微软雅黑"/>
                <w:szCs w:val="21"/>
              </w:rPr>
              <w:t>Ⅱ</w:t>
            </w:r>
            <w:r>
              <w:rPr>
                <w:rFonts w:ascii="Times New Roman" w:hAnsi="Times New Roman" w:eastAsia="宋体"/>
                <w:szCs w:val="21"/>
              </w:rPr>
              <w:t>类标准比例达到绩效目标要求。</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无</w:t>
            </w:r>
            <w:r>
              <w:rPr>
                <w:rFonts w:hint="eastAsia" w:ascii="Times New Roman" w:hAnsi="Times New Roman" w:eastAsia="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明溪县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沙溪流域生态保护修复项目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福建君子峰国家级自然保护区内电站退出及生态修复项目</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三明市</w:t>
            </w:r>
            <w:r>
              <w:rPr>
                <w:rFonts w:hint="eastAsia" w:ascii="Times New Roman" w:hAnsi="Times New Roman" w:eastAsia="宋体"/>
                <w:szCs w:val="21"/>
              </w:rPr>
              <w:t>水利</w:t>
            </w:r>
            <w:r>
              <w:rPr>
                <w:rFonts w:ascii="Times New Roman" w:hAnsi="Times New Roman" w:eastAsia="宋体"/>
                <w:szCs w:val="21"/>
              </w:rPr>
              <w:t>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明溪县人民政府</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夏阳乡、盖洋镇、夏坊乡</w:t>
            </w:r>
          </w:p>
        </w:tc>
        <w:tc>
          <w:tcPr>
            <w:tcW w:w="3373"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eastAsia="宋体" w:cs="Times New Roman"/>
                <w:kern w:val="0"/>
                <w:szCs w:val="21"/>
              </w:rPr>
            </w:pPr>
            <w:r>
              <w:rPr>
                <w:rFonts w:ascii="Times New Roman" w:hAnsi="Times New Roman" w:eastAsia="宋体"/>
                <w:szCs w:val="21"/>
              </w:rPr>
              <w:t>退出君子峰自然保护区核心区、缓冲区范围内的紫云、岩下、岩坑三座小水电，并进行生态修复。</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1164</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800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364</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0</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拆除保护区内水电站3座</w:t>
            </w:r>
            <w:r>
              <w:rPr>
                <w:rFonts w:hint="eastAsia" w:ascii="Times New Roman" w:hAnsi="Times New Roman" w:eastAsia="宋体"/>
                <w:szCs w:val="21"/>
              </w:rPr>
              <w:t>。</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szCs w:val="21"/>
              </w:rPr>
              <w:t>建议拦河坝、引水设施拆除等水电站退出行为应尽量减少对周边森林的扰动，尽可能降低对周边生态环境的影响。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明溪县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沙溪流域生态保护修复项目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eastAsia="宋体" w:cs="Times New Roman"/>
                <w:kern w:val="0"/>
                <w:szCs w:val="21"/>
              </w:rPr>
            </w:pPr>
            <w:r>
              <w:rPr>
                <w:rFonts w:ascii="Times New Roman" w:hAnsi="Times New Roman" w:eastAsia="宋体"/>
                <w:szCs w:val="21"/>
              </w:rPr>
              <w:t>明溪县渔塘溪城区上游段安全生态水系建设项目</w:t>
            </w:r>
          </w:p>
        </w:tc>
        <w:tc>
          <w:tcPr>
            <w:tcW w:w="1134"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eastAsia="宋体" w:cs="Times New Roman"/>
                <w:kern w:val="0"/>
                <w:szCs w:val="21"/>
              </w:rPr>
            </w:pPr>
            <w:r>
              <w:rPr>
                <w:rFonts w:ascii="Times New Roman" w:hAnsi="Times New Roman" w:eastAsia="宋体"/>
                <w:szCs w:val="21"/>
              </w:rPr>
              <w:t>三明市水利局</w:t>
            </w:r>
          </w:p>
        </w:tc>
        <w:tc>
          <w:tcPr>
            <w:tcW w:w="1267"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eastAsia="宋体" w:cs="Times New Roman"/>
                <w:kern w:val="0"/>
                <w:szCs w:val="21"/>
              </w:rPr>
            </w:pPr>
            <w:r>
              <w:rPr>
                <w:rFonts w:ascii="Times New Roman" w:hAnsi="Times New Roman" w:eastAsia="宋体"/>
                <w:szCs w:val="21"/>
              </w:rPr>
              <w:t>明溪县人民政府</w:t>
            </w:r>
          </w:p>
        </w:tc>
        <w:tc>
          <w:tcPr>
            <w:tcW w:w="1909"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eastAsia="宋体" w:cs="Times New Roman"/>
                <w:kern w:val="0"/>
                <w:szCs w:val="21"/>
              </w:rPr>
            </w:pPr>
            <w:r>
              <w:rPr>
                <w:rFonts w:ascii="Times New Roman" w:hAnsi="Times New Roman" w:eastAsia="宋体"/>
                <w:szCs w:val="21"/>
              </w:rPr>
              <w:t>雪峰镇、城关乡</w:t>
            </w:r>
          </w:p>
        </w:tc>
        <w:tc>
          <w:tcPr>
            <w:tcW w:w="3373"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eastAsia="宋体" w:cs="Times New Roman"/>
                <w:kern w:val="0"/>
                <w:szCs w:val="21"/>
              </w:rPr>
            </w:pPr>
            <w:r>
              <w:rPr>
                <w:rFonts w:ascii="Times New Roman" w:hAnsi="Times New Roman" w:eastAsia="宋体"/>
                <w:szCs w:val="20"/>
              </w:rPr>
              <w:t>按照“六大目标、八个有”的要求，综合治理河道长度10.2km。</w:t>
            </w:r>
          </w:p>
        </w:tc>
        <w:tc>
          <w:tcPr>
            <w:tcW w:w="850"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eastAsia="宋体" w:cs="Times New Roman"/>
                <w:kern w:val="0"/>
                <w:szCs w:val="21"/>
              </w:rPr>
            </w:pPr>
            <w:r>
              <w:rPr>
                <w:rFonts w:ascii="Times New Roman" w:hAnsi="Times New Roman" w:eastAsia="宋体"/>
                <w:szCs w:val="21"/>
              </w:rPr>
              <w:t>1237</w:t>
            </w:r>
          </w:p>
        </w:tc>
        <w:tc>
          <w:tcPr>
            <w:tcW w:w="993"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eastAsia="宋体" w:cs="Times New Roman"/>
                <w:kern w:val="0"/>
                <w:szCs w:val="21"/>
              </w:rPr>
            </w:pPr>
            <w:r>
              <w:rPr>
                <w:rFonts w:ascii="Times New Roman" w:hAnsi="Times New Roman" w:eastAsia="宋体"/>
                <w:szCs w:val="21"/>
              </w:rPr>
              <w:t>1237</w:t>
            </w:r>
          </w:p>
        </w:tc>
        <w:tc>
          <w:tcPr>
            <w:tcW w:w="992"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eastAsia="宋体" w:cs="Times New Roman"/>
                <w:kern w:val="0"/>
                <w:szCs w:val="21"/>
              </w:rPr>
            </w:pPr>
          </w:p>
        </w:tc>
        <w:tc>
          <w:tcPr>
            <w:tcW w:w="992"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eastAsia="宋体" w:cs="Times New Roman"/>
                <w:kern w:val="0"/>
                <w:szCs w:val="21"/>
              </w:rPr>
            </w:pPr>
          </w:p>
        </w:tc>
        <w:tc>
          <w:tcPr>
            <w:tcW w:w="1701"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eastAsia="宋体" w:cs="Times New Roman"/>
                <w:kern w:val="0"/>
                <w:szCs w:val="21"/>
              </w:rPr>
            </w:pPr>
            <w:r>
              <w:rPr>
                <w:rFonts w:ascii="Times New Roman" w:hAnsi="Times New Roman" w:eastAsia="宋体"/>
                <w:szCs w:val="21"/>
              </w:rPr>
              <w:t>综合治理河道长度10.2km</w:t>
            </w:r>
            <w:r>
              <w:rPr>
                <w:rFonts w:hint="eastAsia" w:ascii="Times New Roman" w:hAnsi="Times New Roman" w:eastAsia="宋体"/>
                <w:szCs w:val="21"/>
              </w:rPr>
              <w:t>。</w:t>
            </w:r>
          </w:p>
        </w:tc>
        <w:tc>
          <w:tcPr>
            <w:tcW w:w="2976"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eastAsia="宋体" w:cs="Times New Roman"/>
                <w:kern w:val="0"/>
                <w:szCs w:val="21"/>
              </w:rPr>
            </w:pPr>
            <w:r>
              <w:rPr>
                <w:rFonts w:ascii="Times New Roman" w:hAnsi="Times New Roman" w:eastAsia="宋体"/>
                <w:szCs w:val="21"/>
              </w:rPr>
              <w:t>无</w:t>
            </w:r>
            <w:r>
              <w:rPr>
                <w:rFonts w:hint="eastAsia" w:ascii="Times New Roman" w:hAnsi="Times New Roman" w:eastAsia="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宁化县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ascii="Times New Roman" w:hAnsi="Times New Roman" w:eastAsia="宋体"/>
                <w:kern w:val="0"/>
                <w:szCs w:val="21"/>
              </w:rPr>
              <w:t>水土流失综合治理与</w:t>
            </w:r>
            <w:r>
              <w:rPr>
                <w:rFonts w:hint="eastAsia" w:ascii="Times New Roman" w:hAnsi="Times New Roman" w:eastAsia="宋体"/>
                <w:kern w:val="0"/>
                <w:szCs w:val="21"/>
              </w:rPr>
              <w:t>农</w:t>
            </w:r>
            <w:r>
              <w:rPr>
                <w:rFonts w:ascii="Times New Roman" w:hAnsi="Times New Roman" w:eastAsia="宋体"/>
                <w:kern w:val="0"/>
                <w:szCs w:val="21"/>
              </w:rPr>
              <w:t>地生态功能提升</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沙溪流域生态保护修复项目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kern w:val="0"/>
                <w:szCs w:val="18"/>
              </w:rPr>
              <w:t>闽江上游沙溪流域宁化段</w:t>
            </w:r>
            <w:r>
              <w:rPr>
                <w:rFonts w:hint="eastAsia" w:ascii="Times New Roman" w:hAnsi="Times New Roman" w:eastAsia="宋体"/>
                <w:kern w:val="0"/>
                <w:szCs w:val="18"/>
              </w:rPr>
              <w:t>水土流失综合治理项目</w:t>
            </w:r>
          </w:p>
        </w:tc>
        <w:tc>
          <w:tcPr>
            <w:tcW w:w="1134"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kern w:val="0"/>
                <w:szCs w:val="18"/>
              </w:rPr>
              <w:t>三明市水利局</w:t>
            </w:r>
          </w:p>
        </w:tc>
        <w:tc>
          <w:tcPr>
            <w:tcW w:w="1267"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rPr>
                <w:rFonts w:ascii="Times New Roman" w:hAnsi="Times New Roman" w:eastAsia="宋体"/>
                <w:kern w:val="0"/>
                <w:szCs w:val="18"/>
              </w:rPr>
            </w:pPr>
            <w:r>
              <w:rPr>
                <w:rFonts w:ascii="Times New Roman" w:hAnsi="Times New Roman" w:eastAsia="宋体"/>
                <w:kern w:val="0"/>
                <w:szCs w:val="18"/>
              </w:rPr>
              <w:t>（1）宁化县省级重点县项目：宁化县省级重点县水土流失综合治理项目部、</w:t>
            </w:r>
          </w:p>
          <w:p>
            <w:pPr>
              <w:adjustRightInd w:val="0"/>
              <w:snapToGrid w:val="0"/>
              <w:rPr>
                <w:rFonts w:ascii="Times New Roman" w:hAnsi="Times New Roman" w:eastAsia="宋体"/>
                <w:kern w:val="0"/>
                <w:szCs w:val="18"/>
              </w:rPr>
            </w:pPr>
            <w:r>
              <w:rPr>
                <w:rFonts w:ascii="Times New Roman" w:hAnsi="Times New Roman" w:eastAsia="宋体"/>
                <w:kern w:val="0"/>
                <w:szCs w:val="18"/>
              </w:rPr>
              <w:t>（2）国家水土保持重点项目：宁化县国家水土保持重点建设工程项目部、</w:t>
            </w:r>
          </w:p>
          <w:p>
            <w:pPr>
              <w:adjustRightInd w:val="0"/>
              <w:snapToGrid w:val="0"/>
              <w:rPr>
                <w:rFonts w:ascii="Times New Roman" w:hAnsi="Times New Roman" w:eastAsia="宋体"/>
                <w:kern w:val="0"/>
                <w:szCs w:val="18"/>
              </w:rPr>
            </w:pPr>
            <w:r>
              <w:rPr>
                <w:rFonts w:ascii="Times New Roman" w:hAnsi="Times New Roman" w:eastAsia="宋体"/>
                <w:kern w:val="0"/>
                <w:szCs w:val="18"/>
              </w:rPr>
              <w:t>（3）省重点乡镇项目：各项目实施乡镇人民政府。</w:t>
            </w:r>
          </w:p>
          <w:p>
            <w:pPr>
              <w:adjustRightInd w:val="0"/>
              <w:snapToGrid w:val="0"/>
              <w:rPr>
                <w:rFonts w:ascii="Times New Roman" w:hAnsi="Times New Roman" w:eastAsia="宋体"/>
                <w:kern w:val="0"/>
                <w:szCs w:val="18"/>
              </w:rPr>
            </w:pPr>
            <w:r>
              <w:rPr>
                <w:rFonts w:ascii="Times New Roman" w:hAnsi="Times New Roman" w:eastAsia="宋体"/>
                <w:kern w:val="0"/>
                <w:szCs w:val="18"/>
              </w:rPr>
              <w:t>（4）闽江上游沙溪流域宁化段</w:t>
            </w:r>
            <w:r>
              <w:rPr>
                <w:rFonts w:hint="eastAsia" w:ascii="Times New Roman" w:hAnsi="Times New Roman" w:eastAsia="宋体"/>
                <w:kern w:val="0"/>
                <w:szCs w:val="18"/>
              </w:rPr>
              <w:t>水土流失综合治理项目</w:t>
            </w:r>
            <w:r>
              <w:rPr>
                <w:rFonts w:ascii="Times New Roman" w:hAnsi="Times New Roman" w:eastAsia="宋体"/>
                <w:kern w:val="0"/>
                <w:szCs w:val="18"/>
              </w:rPr>
              <w:t>：各项目实施乡镇人民政府。</w:t>
            </w:r>
          </w:p>
          <w:p>
            <w:pPr>
              <w:adjustRightInd w:val="0"/>
              <w:snapToGrid w:val="0"/>
              <w:rPr>
                <w:rFonts w:ascii="Times New Roman" w:hAnsi="Times New Roman" w:eastAsia="宋体" w:cs="Times New Roman"/>
                <w:kern w:val="0"/>
                <w:szCs w:val="21"/>
              </w:rPr>
            </w:pPr>
          </w:p>
        </w:tc>
        <w:tc>
          <w:tcPr>
            <w:tcW w:w="1909"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kern w:val="0"/>
                <w:szCs w:val="18"/>
              </w:rPr>
              <w:t>宁化县各乡镇</w:t>
            </w:r>
          </w:p>
        </w:tc>
        <w:tc>
          <w:tcPr>
            <w:tcW w:w="3373"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kern w:val="0"/>
                <w:szCs w:val="18"/>
              </w:rPr>
              <w:t>综合治理水土流失面积95km</w:t>
            </w:r>
            <w:r>
              <w:rPr>
                <w:rFonts w:ascii="Times New Roman" w:hAnsi="Times New Roman" w:eastAsia="宋体"/>
                <w:kern w:val="0"/>
                <w:szCs w:val="18"/>
                <w:vertAlign w:val="superscript"/>
              </w:rPr>
              <w:t>2</w:t>
            </w:r>
            <w:r>
              <w:rPr>
                <w:rFonts w:hint="eastAsia" w:ascii="Times New Roman" w:hAnsi="Times New Roman" w:eastAsia="宋体"/>
                <w:kern w:val="0"/>
                <w:szCs w:val="18"/>
              </w:rPr>
              <w:t>。</w:t>
            </w:r>
            <w:r>
              <w:rPr>
                <w:rFonts w:hint="eastAsia" w:ascii="Times New Roman" w:hAnsi="Times New Roman" w:eastAsia="宋体"/>
                <w:bCs/>
                <w:kern w:val="0"/>
                <w:szCs w:val="18"/>
              </w:rPr>
              <w:t>1）2017年度宁化县省级重点县项目(陂塘下、刘坑、南埔小流域)、2017年度宁化县济村乡重点乡镇项目、2017年度宁化县河龙乡重点乡镇项目、2017年度宁化县水茜镇重点乡镇项目、2018年度宁化县省级重点县项目(社园登、洋坊小流域)、2018年度宁化县曹坊镇重点乡镇项目、2018年度宁化县方田乡重点乡镇项目、2018年度闽江上游沙溪流域宁化段水土流失综合治理项目(水茜镇、济村乡)，2018年国家水土保持重点建工程(黄坊、曹溪、圣禾坪等小流域)，综合治理水土流失面积63.1km²；2）2019年度宁化县省级重点县项目(碗窑上小流域)、2019年度宁化县治平乡重点乡镇项目、2019年度宁化县石壁镇重点乡镇项目、2019年度宁化县泉上镇重点乡镇项目、2019年度闽江上游沙溪流域宁化段水土流失综合治理项目(石壁镇、淮土镇、方田乡)，2019年国家水土保持重点建工程(洋坊、藤坊罗江下等小流域)，综合治理水土流失面积18.81km²；3）2020年度宁化县省级重点县项目(凤山溪小流域)、2020年度宁化县湖村镇重点乡镇项目、2020年度宁化县中沙乡重点乡镇项目、2020年度宁化县淮土镇重点乡镇项目、2020年度闽江上游沙溪流域宁化段水土流失综合治理项目(中沙乡、安远镇、曹坊镇)，综合治理水土流失面积13.09km²。</w:t>
            </w:r>
          </w:p>
        </w:tc>
        <w:tc>
          <w:tcPr>
            <w:tcW w:w="850"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kern w:val="0"/>
                <w:szCs w:val="18"/>
              </w:rPr>
              <w:t>10000</w:t>
            </w:r>
          </w:p>
        </w:tc>
        <w:tc>
          <w:tcPr>
            <w:tcW w:w="993"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kern w:val="0"/>
                <w:szCs w:val="18"/>
              </w:rPr>
              <w:t>6640</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kern w:val="0"/>
                <w:szCs w:val="18"/>
              </w:rPr>
              <w:t>1975</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kern w:val="0"/>
                <w:szCs w:val="18"/>
              </w:rPr>
              <w:t>1385</w:t>
            </w:r>
          </w:p>
        </w:tc>
        <w:tc>
          <w:tcPr>
            <w:tcW w:w="1701"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kern w:val="0"/>
                <w:szCs w:val="18"/>
              </w:rPr>
              <w:t>水土流失治理面积95km</w:t>
            </w:r>
            <w:r>
              <w:rPr>
                <w:rFonts w:ascii="Times New Roman" w:hAnsi="Times New Roman" w:eastAsia="宋体"/>
                <w:kern w:val="0"/>
                <w:szCs w:val="18"/>
                <w:vertAlign w:val="superscript"/>
              </w:rPr>
              <w:t>2</w:t>
            </w:r>
            <w:r>
              <w:rPr>
                <w:rFonts w:hint="eastAsia" w:ascii="Times New Roman" w:hAnsi="Times New Roman" w:eastAsia="宋体"/>
                <w:kern w:val="0"/>
                <w:szCs w:val="18"/>
              </w:rPr>
              <w:t>。</w:t>
            </w:r>
          </w:p>
        </w:tc>
        <w:tc>
          <w:tcPr>
            <w:tcW w:w="2976"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hint="eastAsia" w:ascii="Times New Roman" w:hAnsi="Times New Roman" w:eastAsia="宋体"/>
                <w:kern w:val="0"/>
                <w:szCs w:val="18"/>
              </w:rPr>
              <w:t>建议重点治理水土流失率较高区域；</w:t>
            </w:r>
            <w:r>
              <w:rPr>
                <w:rFonts w:ascii="Times New Roman" w:hAnsi="Times New Roman" w:eastAsia="宋体"/>
                <w:kern w:val="0"/>
                <w:szCs w:val="18"/>
              </w:rPr>
              <w:t>亲水节点、景观工程等与山水林田湖草相关度较低的子工程</w:t>
            </w:r>
            <w:r>
              <w:rPr>
                <w:rFonts w:hint="eastAsia" w:ascii="Times New Roman" w:hAnsi="Times New Roman" w:eastAsia="宋体"/>
                <w:kern w:val="0"/>
                <w:szCs w:val="18"/>
              </w:rPr>
              <w:t>建议不纳入</w:t>
            </w:r>
            <w:r>
              <w:rPr>
                <w:rFonts w:ascii="Times New Roman" w:hAnsi="Times New Roman" w:eastAsia="宋体"/>
                <w:kern w:val="0"/>
                <w:szCs w:val="18"/>
              </w:rPr>
              <w:t>中央山水林田湖草奖补资金支持范围。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宁化县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废弃矿山综合整治与地质灾害防治项目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废弃矿山环境恢复及地质灾害治理项目</w:t>
            </w:r>
          </w:p>
        </w:tc>
        <w:tc>
          <w:tcPr>
            <w:tcW w:w="1276"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宁化县地质灾害防治项目</w:t>
            </w:r>
          </w:p>
        </w:tc>
        <w:tc>
          <w:tcPr>
            <w:tcW w:w="1134"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三明市自然资源局</w:t>
            </w:r>
          </w:p>
        </w:tc>
        <w:tc>
          <w:tcPr>
            <w:tcW w:w="1267" w:type="dxa"/>
            <w:tcBorders>
              <w:top w:val="single" w:color="auto" w:sz="4" w:space="0"/>
              <w:left w:val="single" w:color="auto" w:sz="4" w:space="0"/>
              <w:bottom w:val="single" w:color="auto" w:sz="4" w:space="0"/>
              <w:right w:val="single" w:color="auto" w:sz="4" w:space="0"/>
            </w:tcBorders>
            <w:shd w:val="clear" w:color="auto" w:fill="auto"/>
            <w:vAlign w:val="center"/>
          </w:tcPr>
          <w:p>
            <w:pPr>
              <w:adjustRightInd w:val="0"/>
              <w:snapToGrid w:val="0"/>
              <w:rPr>
                <w:rFonts w:ascii="Times New Roman" w:hAnsi="Times New Roman" w:eastAsia="宋体" w:cs="Times New Roman"/>
                <w:kern w:val="0"/>
                <w:szCs w:val="21"/>
              </w:rPr>
            </w:pPr>
            <w:r>
              <w:rPr>
                <w:rFonts w:hint="eastAsia" w:ascii="Times New Roman" w:hAnsi="Times New Roman" w:eastAsia="宋体"/>
                <w:szCs w:val="21"/>
              </w:rPr>
              <w:t>宁化县各乡镇人民政府</w:t>
            </w:r>
          </w:p>
        </w:tc>
        <w:tc>
          <w:tcPr>
            <w:tcW w:w="1909"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宁化县</w:t>
            </w:r>
          </w:p>
        </w:tc>
        <w:tc>
          <w:tcPr>
            <w:tcW w:w="3373"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涉及地质灾害治理项目7个，采用重力挡墙、锚杆支付、截排水沟、植被绿化等工程措施对地灾点进行综合治理。</w:t>
            </w:r>
          </w:p>
        </w:tc>
        <w:tc>
          <w:tcPr>
            <w:tcW w:w="850"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1987</w:t>
            </w:r>
          </w:p>
        </w:tc>
        <w:tc>
          <w:tcPr>
            <w:tcW w:w="993"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p>
        </w:tc>
        <w:tc>
          <w:tcPr>
            <w:tcW w:w="1701"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地质灾害治理项目7个</w:t>
            </w:r>
            <w:r>
              <w:rPr>
                <w:rFonts w:hint="eastAsia" w:ascii="Times New Roman" w:hAnsi="Times New Roman" w:eastAsia="宋体"/>
                <w:szCs w:val="21"/>
              </w:rPr>
              <w:t>。</w:t>
            </w:r>
          </w:p>
        </w:tc>
        <w:tc>
          <w:tcPr>
            <w:tcW w:w="2976"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宁化县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沙溪流域生态保护修复项目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eastAsia="宋体" w:cs="Times New Roman"/>
                <w:kern w:val="0"/>
                <w:szCs w:val="21"/>
              </w:rPr>
            </w:pPr>
            <w:r>
              <w:rPr>
                <w:rFonts w:ascii="Times New Roman" w:hAnsi="Times New Roman" w:eastAsia="宋体"/>
                <w:szCs w:val="21"/>
              </w:rPr>
              <w:t>宁化西溪小流域水环境综合整治</w:t>
            </w:r>
            <w:r>
              <w:rPr>
                <w:rFonts w:hint="eastAsia" w:ascii="Times New Roman" w:hAnsi="Times New Roman" w:eastAsia="宋体"/>
                <w:szCs w:val="21"/>
              </w:rPr>
              <w:t>工程</w:t>
            </w:r>
          </w:p>
        </w:tc>
        <w:tc>
          <w:tcPr>
            <w:tcW w:w="1134"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三明市生态环境局</w:t>
            </w:r>
          </w:p>
        </w:tc>
        <w:tc>
          <w:tcPr>
            <w:tcW w:w="1267"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宁化县各乡镇人民政府</w:t>
            </w:r>
          </w:p>
        </w:tc>
        <w:tc>
          <w:tcPr>
            <w:tcW w:w="1909"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济村乡、淮土镇、方田乡、翠江镇、石壁镇、城郊镇</w:t>
            </w:r>
          </w:p>
        </w:tc>
        <w:tc>
          <w:tcPr>
            <w:tcW w:w="3373"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hint="eastAsia" w:ascii="Times New Roman" w:hAnsi="Times New Roman" w:eastAsia="宋体"/>
                <w:szCs w:val="21"/>
              </w:rPr>
              <w:t>1.新建西溪流域辖区内济村乡济村溪油撩桥段生态护岸800米，河道清淤600米；西溪淮土镇罗坑段、青平段生态护岸和河道清淤295米；西溪方田段生态护岸修复600米。2.西溪橡皮坝至龙门桥段河道清淤工程；3.完成方田、淮土、济村、石壁、城郊等乡镇三格化粪池新改建任务3808户</w:t>
            </w:r>
            <w:r>
              <w:rPr>
                <w:rFonts w:ascii="Times New Roman" w:hAnsi="Times New Roman" w:eastAsia="宋体"/>
                <w:szCs w:val="21"/>
              </w:rPr>
              <w:t>。</w:t>
            </w:r>
          </w:p>
        </w:tc>
        <w:tc>
          <w:tcPr>
            <w:tcW w:w="850"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890</w:t>
            </w:r>
          </w:p>
        </w:tc>
        <w:tc>
          <w:tcPr>
            <w:tcW w:w="993"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890</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0</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0</w:t>
            </w:r>
          </w:p>
        </w:tc>
        <w:tc>
          <w:tcPr>
            <w:tcW w:w="1701"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kern w:val="0"/>
                <w:szCs w:val="21"/>
              </w:rPr>
              <w:t>清理河道内源污染，强化水体生态修复功能，提升水体水环境容量。</w:t>
            </w:r>
          </w:p>
        </w:tc>
        <w:tc>
          <w:tcPr>
            <w:tcW w:w="2976"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宁化县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沙溪流域生态保护修复项目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eastAsia="宋体" w:cs="Times New Roman"/>
                <w:kern w:val="0"/>
                <w:szCs w:val="21"/>
              </w:rPr>
            </w:pPr>
            <w:r>
              <w:rPr>
                <w:rFonts w:ascii="Times New Roman" w:hAnsi="Times New Roman" w:eastAsia="宋体"/>
                <w:szCs w:val="21"/>
              </w:rPr>
              <w:t>宁化宁溪小流域水环境综合整治</w:t>
            </w:r>
            <w:r>
              <w:rPr>
                <w:rFonts w:hint="eastAsia" w:ascii="Times New Roman" w:hAnsi="Times New Roman" w:eastAsia="宋体"/>
                <w:szCs w:val="21"/>
              </w:rPr>
              <w:t>工程</w:t>
            </w:r>
          </w:p>
        </w:tc>
        <w:tc>
          <w:tcPr>
            <w:tcW w:w="1134"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三明市生态环境局</w:t>
            </w:r>
          </w:p>
        </w:tc>
        <w:tc>
          <w:tcPr>
            <w:tcW w:w="1267"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宁化县安远镇人民政府</w:t>
            </w:r>
          </w:p>
        </w:tc>
        <w:tc>
          <w:tcPr>
            <w:tcW w:w="1909"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安远镇</w:t>
            </w:r>
          </w:p>
        </w:tc>
        <w:tc>
          <w:tcPr>
            <w:tcW w:w="3373"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hint="eastAsia" w:ascii="Times New Roman" w:hAnsi="Times New Roman" w:eastAsia="宋体"/>
                <w:szCs w:val="21"/>
              </w:rPr>
              <w:t>1.完成三格化粪池新建任务190户；2.完成安远镇永跃、东桥村水土流失封禁治理面积369公倾；3.购置集镇和沿河村庄垃圾处理设施。</w:t>
            </w:r>
          </w:p>
        </w:tc>
        <w:tc>
          <w:tcPr>
            <w:tcW w:w="850"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92</w:t>
            </w:r>
          </w:p>
        </w:tc>
        <w:tc>
          <w:tcPr>
            <w:tcW w:w="993"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92</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0</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0</w:t>
            </w:r>
          </w:p>
        </w:tc>
        <w:tc>
          <w:tcPr>
            <w:tcW w:w="1701"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kern w:val="0"/>
                <w:szCs w:val="21"/>
              </w:rPr>
              <w:t>清理河道内源污染，强化水体生态修复功能，提升水体水环境容量。</w:t>
            </w:r>
          </w:p>
        </w:tc>
        <w:tc>
          <w:tcPr>
            <w:tcW w:w="2976"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宁化县</w:t>
            </w:r>
          </w:p>
        </w:tc>
        <w:tc>
          <w:tcPr>
            <w:tcW w:w="1276" w:type="dxa"/>
            <w:tcBorders>
              <w:top w:val="nil"/>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nil"/>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沙溪流域生态保护修复项目</w:t>
            </w:r>
          </w:p>
        </w:tc>
        <w:tc>
          <w:tcPr>
            <w:tcW w:w="1276" w:type="dxa"/>
            <w:tcBorders>
              <w:top w:val="nil"/>
              <w:left w:val="single" w:color="auto" w:sz="4" w:space="0"/>
              <w:bottom w:val="single" w:color="auto" w:sz="4" w:space="0"/>
              <w:right w:val="single" w:color="auto" w:sz="4" w:space="0"/>
            </w:tcBorders>
            <w:vAlign w:val="center"/>
          </w:tcPr>
          <w:p>
            <w:pPr>
              <w:rPr>
                <w:rFonts w:ascii="Times New Roman" w:hAnsi="Times New Roman" w:eastAsia="宋体" w:cs="Times New Roman"/>
                <w:kern w:val="0"/>
                <w:szCs w:val="21"/>
              </w:rPr>
            </w:pPr>
            <w:r>
              <w:rPr>
                <w:rFonts w:ascii="Times New Roman" w:hAnsi="Times New Roman" w:eastAsia="宋体"/>
                <w:szCs w:val="21"/>
              </w:rPr>
              <w:t>宁化县水茜镇张坊村兴坑组饮用水水源地整治</w:t>
            </w:r>
            <w:r>
              <w:rPr>
                <w:rFonts w:hint="eastAsia" w:ascii="Times New Roman" w:hAnsi="Times New Roman" w:eastAsia="宋体"/>
                <w:szCs w:val="21"/>
              </w:rPr>
              <w:t>工程</w:t>
            </w:r>
          </w:p>
        </w:tc>
        <w:tc>
          <w:tcPr>
            <w:tcW w:w="1134"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三明市生态环境局</w:t>
            </w:r>
          </w:p>
        </w:tc>
        <w:tc>
          <w:tcPr>
            <w:tcW w:w="1267"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宁化县水茜镇人民政府</w:t>
            </w:r>
          </w:p>
        </w:tc>
        <w:tc>
          <w:tcPr>
            <w:tcW w:w="1909"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宁化县水茜镇张坊村兴坑组</w:t>
            </w:r>
          </w:p>
        </w:tc>
        <w:tc>
          <w:tcPr>
            <w:tcW w:w="3373"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hint="eastAsia" w:ascii="Times New Roman" w:hAnsi="Times New Roman" w:eastAsia="宋体"/>
                <w:szCs w:val="21"/>
              </w:rPr>
              <w:t>新建集镇水源地上游村庄污水收集处理设施和铺设污水管网，开展水源地清淤工程，建设饮用水源地警示标识牌和围网500米、饮用水源地监控设施。</w:t>
            </w:r>
          </w:p>
        </w:tc>
        <w:tc>
          <w:tcPr>
            <w:tcW w:w="850"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100</w:t>
            </w:r>
          </w:p>
        </w:tc>
        <w:tc>
          <w:tcPr>
            <w:tcW w:w="993"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0</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50</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50</w:t>
            </w:r>
          </w:p>
        </w:tc>
        <w:tc>
          <w:tcPr>
            <w:tcW w:w="1701"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新建污水处理站1座</w:t>
            </w:r>
            <w:r>
              <w:rPr>
                <w:rFonts w:hint="eastAsia" w:ascii="Times New Roman" w:hAnsi="Times New Roman" w:eastAsia="宋体"/>
                <w:szCs w:val="21"/>
              </w:rPr>
              <w:t>。</w:t>
            </w:r>
          </w:p>
        </w:tc>
        <w:tc>
          <w:tcPr>
            <w:tcW w:w="2976"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宁化县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沙溪流域生态保护修复项目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eastAsia="宋体" w:cs="Times New Roman"/>
                <w:kern w:val="0"/>
                <w:szCs w:val="21"/>
              </w:rPr>
            </w:pPr>
            <w:r>
              <w:rPr>
                <w:rFonts w:ascii="Times New Roman" w:hAnsi="Times New Roman" w:eastAsia="宋体"/>
                <w:szCs w:val="21"/>
              </w:rPr>
              <w:t>宁化县淮土镇石壁溪淮土段安全水系建设项目</w:t>
            </w:r>
          </w:p>
        </w:tc>
        <w:tc>
          <w:tcPr>
            <w:tcW w:w="1134"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三明市水利局</w:t>
            </w:r>
          </w:p>
        </w:tc>
        <w:tc>
          <w:tcPr>
            <w:tcW w:w="1267"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宁化县淮土镇人民政府</w:t>
            </w:r>
          </w:p>
        </w:tc>
        <w:tc>
          <w:tcPr>
            <w:tcW w:w="1909"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淮土镇</w:t>
            </w:r>
          </w:p>
        </w:tc>
        <w:tc>
          <w:tcPr>
            <w:tcW w:w="3373"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按照“六大目标、八个有”的要求，综合治理河道长度10.069km。</w:t>
            </w:r>
          </w:p>
        </w:tc>
        <w:tc>
          <w:tcPr>
            <w:tcW w:w="850"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1450</w:t>
            </w:r>
          </w:p>
        </w:tc>
        <w:tc>
          <w:tcPr>
            <w:tcW w:w="993"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0</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600</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850</w:t>
            </w:r>
          </w:p>
        </w:tc>
        <w:tc>
          <w:tcPr>
            <w:tcW w:w="1701"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综合治理河道长度10.069km。</w:t>
            </w:r>
          </w:p>
        </w:tc>
        <w:tc>
          <w:tcPr>
            <w:tcW w:w="2976"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宁化县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沙溪流域生态保护修复项目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eastAsia="宋体" w:cs="Times New Roman"/>
                <w:kern w:val="0"/>
                <w:szCs w:val="21"/>
              </w:rPr>
            </w:pPr>
            <w:r>
              <w:rPr>
                <w:rFonts w:ascii="Times New Roman" w:hAnsi="Times New Roman" w:eastAsia="宋体"/>
                <w:szCs w:val="21"/>
              </w:rPr>
              <w:t>宁化县中沙乡中沙溪安全生态水系</w:t>
            </w:r>
          </w:p>
        </w:tc>
        <w:tc>
          <w:tcPr>
            <w:tcW w:w="1134"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三明市水利局</w:t>
            </w:r>
          </w:p>
        </w:tc>
        <w:tc>
          <w:tcPr>
            <w:tcW w:w="1267"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宁化县中沙乡人民政府</w:t>
            </w:r>
          </w:p>
        </w:tc>
        <w:tc>
          <w:tcPr>
            <w:tcW w:w="1909"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中沙乡</w:t>
            </w:r>
          </w:p>
        </w:tc>
        <w:tc>
          <w:tcPr>
            <w:tcW w:w="3373"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按照“六大目标、八个有”的要求，综合治理河道长度10km。</w:t>
            </w:r>
          </w:p>
        </w:tc>
        <w:tc>
          <w:tcPr>
            <w:tcW w:w="850"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1450</w:t>
            </w:r>
          </w:p>
        </w:tc>
        <w:tc>
          <w:tcPr>
            <w:tcW w:w="993"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0</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p>
        </w:tc>
        <w:tc>
          <w:tcPr>
            <w:tcW w:w="1701"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综合治理河道长度10 km。</w:t>
            </w:r>
          </w:p>
        </w:tc>
        <w:tc>
          <w:tcPr>
            <w:tcW w:w="2976"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宁化县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szCs w:val="21"/>
              </w:rPr>
            </w:pPr>
            <w:r>
              <w:rPr>
                <w:rFonts w:hint="eastAsia" w:ascii="Times New Roman" w:hAnsi="Times New Roman" w:eastAsia="宋体"/>
                <w:szCs w:val="21"/>
              </w:rPr>
              <w:t>生物</w:t>
            </w:r>
            <w:r>
              <w:rPr>
                <w:rFonts w:ascii="Times New Roman" w:hAnsi="Times New Roman" w:eastAsia="宋体"/>
                <w:szCs w:val="21"/>
              </w:rPr>
              <w:t>多样性保护</w:t>
            </w:r>
            <w:r>
              <w:rPr>
                <w:rFonts w:hint="eastAsia" w:ascii="Times New Roman" w:hAnsi="Times New Roman" w:eastAsia="宋体"/>
                <w:szCs w:val="21"/>
              </w:rPr>
              <w:t>工程</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沙溪流域生态保护修复项目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eastAsia="宋体" w:cs="Times New Roman"/>
                <w:kern w:val="0"/>
                <w:szCs w:val="21"/>
              </w:rPr>
            </w:pPr>
            <w:r>
              <w:rPr>
                <w:rFonts w:hint="eastAsia" w:ascii="Times New Roman" w:hAnsi="Times New Roman" w:eastAsia="宋体" w:cs="宋体"/>
                <w:szCs w:val="21"/>
              </w:rPr>
              <w:t>宁化县重点生态区位商品林赎买等改革</w:t>
            </w:r>
          </w:p>
        </w:tc>
        <w:tc>
          <w:tcPr>
            <w:tcW w:w="1134"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hint="eastAsia" w:ascii="Times New Roman" w:hAnsi="Times New Roman" w:eastAsia="宋体"/>
                <w:szCs w:val="21"/>
              </w:rPr>
              <w:t>三明市林业局</w:t>
            </w:r>
          </w:p>
        </w:tc>
        <w:tc>
          <w:tcPr>
            <w:tcW w:w="1267"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宁化县</w:t>
            </w:r>
            <w:r>
              <w:rPr>
                <w:rFonts w:hint="eastAsia" w:ascii="Times New Roman" w:hAnsi="Times New Roman" w:eastAsia="宋体"/>
                <w:szCs w:val="21"/>
              </w:rPr>
              <w:t>林业局</w:t>
            </w:r>
          </w:p>
        </w:tc>
        <w:tc>
          <w:tcPr>
            <w:tcW w:w="1909"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rPr>
              <w:t>宁化县</w:t>
            </w:r>
          </w:p>
        </w:tc>
        <w:tc>
          <w:tcPr>
            <w:tcW w:w="3373"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2018</w:t>
            </w:r>
            <w:r>
              <w:rPr>
                <w:rFonts w:hint="eastAsia" w:ascii="Times New Roman" w:hAnsi="Times New Roman" w:eastAsia="宋体" w:cs="宋体"/>
                <w:szCs w:val="21"/>
              </w:rPr>
              <w:t>年实施重点生态区位商品林赎买等改革</w:t>
            </w:r>
            <w:r>
              <w:rPr>
                <w:rFonts w:ascii="Times New Roman" w:hAnsi="Times New Roman" w:eastAsia="宋体"/>
                <w:szCs w:val="21"/>
              </w:rPr>
              <w:t>0.38</w:t>
            </w:r>
            <w:r>
              <w:rPr>
                <w:rFonts w:hint="eastAsia" w:ascii="Times New Roman" w:hAnsi="Times New Roman" w:eastAsia="宋体" w:cs="宋体"/>
                <w:szCs w:val="21"/>
              </w:rPr>
              <w:t>万亩，</w:t>
            </w:r>
            <w:r>
              <w:rPr>
                <w:rFonts w:ascii="Times New Roman" w:hAnsi="Times New Roman" w:eastAsia="宋体"/>
                <w:szCs w:val="21"/>
              </w:rPr>
              <w:t>2019</w:t>
            </w:r>
            <w:r>
              <w:rPr>
                <w:rFonts w:hint="eastAsia" w:ascii="Times New Roman" w:hAnsi="Times New Roman" w:eastAsia="宋体" w:cs="宋体"/>
                <w:szCs w:val="21"/>
              </w:rPr>
              <w:t>年实施重点生态区位商品林赎买等改革</w:t>
            </w:r>
            <w:r>
              <w:rPr>
                <w:rFonts w:ascii="Times New Roman" w:hAnsi="Times New Roman" w:eastAsia="宋体"/>
                <w:szCs w:val="21"/>
              </w:rPr>
              <w:t>0.54</w:t>
            </w:r>
            <w:r>
              <w:rPr>
                <w:rFonts w:hint="eastAsia" w:ascii="Times New Roman" w:hAnsi="Times New Roman" w:eastAsia="宋体" w:cs="宋体"/>
                <w:szCs w:val="21"/>
              </w:rPr>
              <w:t>万亩。</w:t>
            </w:r>
          </w:p>
        </w:tc>
        <w:tc>
          <w:tcPr>
            <w:tcW w:w="850"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hint="eastAsia" w:ascii="Times New Roman" w:hAnsi="Times New Roman" w:eastAsia="宋体"/>
                <w:szCs w:val="21"/>
              </w:rPr>
              <w:t>1</w:t>
            </w:r>
            <w:r>
              <w:rPr>
                <w:rFonts w:ascii="Times New Roman" w:hAnsi="Times New Roman" w:eastAsia="宋体"/>
                <w:szCs w:val="21"/>
              </w:rPr>
              <w:t>180</w:t>
            </w:r>
          </w:p>
        </w:tc>
        <w:tc>
          <w:tcPr>
            <w:tcW w:w="993"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p>
        </w:tc>
        <w:tc>
          <w:tcPr>
            <w:tcW w:w="1701"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rPr>
              <w:t>商品林赎买0.92万亩</w:t>
            </w:r>
          </w:p>
        </w:tc>
        <w:tc>
          <w:tcPr>
            <w:tcW w:w="2976" w:type="dxa"/>
            <w:tcBorders>
              <w:top w:val="single" w:color="auto" w:sz="4" w:space="0"/>
              <w:left w:val="single" w:color="auto" w:sz="4" w:space="0"/>
              <w:bottom w:val="single" w:color="auto" w:sz="4" w:space="0"/>
              <w:right w:val="single" w:color="auto" w:sz="4" w:space="0"/>
            </w:tcBorders>
            <w:vAlign w:val="center"/>
          </w:tcPr>
          <w:p>
            <w:pPr>
              <w:adjustRightInd w:val="0"/>
              <w:snapToGrid w:val="0"/>
              <w:rPr>
                <w:rFonts w:ascii="Times New Roman" w:hAnsi="Times New Roman" w:eastAsia="宋体" w:cs="Times New Roman"/>
                <w:kern w:val="0"/>
                <w:szCs w:val="21"/>
              </w:rPr>
            </w:pPr>
            <w:r>
              <w:rPr>
                <w:rFonts w:ascii="Times New Roman" w:hAnsi="Times New Roman" w:eastAsia="宋体"/>
                <w:szCs w:val="21"/>
              </w:rPr>
              <w:t>建议</w:t>
            </w:r>
            <w:r>
              <w:rPr>
                <w:rFonts w:hint="eastAsia" w:ascii="Times New Roman" w:hAnsi="Times New Roman" w:eastAsia="宋体"/>
                <w:szCs w:val="21"/>
              </w:rPr>
              <w:t>商品林</w:t>
            </w:r>
            <w:r>
              <w:rPr>
                <w:rFonts w:ascii="Times New Roman" w:hAnsi="Times New Roman" w:eastAsia="宋体"/>
                <w:szCs w:val="21"/>
              </w:rPr>
              <w:t>赎买的区域进一步以生态保护为导向，进一步集中于饮用水源保护区、自然保护区、森林公园等重点生态功能区范围内。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永安市</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沙溪流域生态保护修复项目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color w:val="000000"/>
                <w:kern w:val="0"/>
                <w:szCs w:val="21"/>
              </w:rPr>
              <w:t>永安龙头国家湿地公园水环境综合整治项目</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color w:val="000000"/>
                <w:kern w:val="0"/>
                <w:szCs w:val="21"/>
              </w:rPr>
              <w:t>三明市农业农村局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szCs w:val="21"/>
              </w:rPr>
              <w:t>永安龙头国家湿地公园管理中心、永安市交通局</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color w:val="000000"/>
                <w:kern w:val="0"/>
                <w:szCs w:val="21"/>
              </w:rPr>
              <w:t>永安市安砂镇</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color w:val="000000"/>
                <w:kern w:val="0"/>
                <w:szCs w:val="21"/>
              </w:rPr>
              <w:t>1、开展水华治理，进行生态修复，采用对湿地公园水域范围进行增殖放流，以净化和改善水质。2、投饵养殖网箱整治等水环境整治工程面积7500平方米。3、组织实施2.7公里边坡的“青山挂白”治理工作。</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color w:val="000000"/>
                <w:kern w:val="0"/>
                <w:szCs w:val="21"/>
              </w:rPr>
              <w:t>770</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color w:val="000000"/>
                <w:kern w:val="0"/>
                <w:szCs w:val="21"/>
              </w:rPr>
              <w:t>570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color w:val="000000"/>
                <w:kern w:val="0"/>
                <w:szCs w:val="21"/>
              </w:rPr>
              <w:t>150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color w:val="000000"/>
                <w:kern w:val="0"/>
                <w:szCs w:val="21"/>
              </w:rPr>
              <w:t>50</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color w:val="000000"/>
                <w:kern w:val="0"/>
                <w:szCs w:val="21"/>
              </w:rPr>
              <w:t>开展水华治理，进行生态修复，采用对湿地公园水域范围进行增殖放流，以净化和改善水质。</w:t>
            </w:r>
            <w:r>
              <w:rPr>
                <w:rFonts w:ascii="Times New Roman" w:hAnsi="Times New Roman" w:eastAsia="宋体"/>
                <w:color w:val="000000"/>
                <w:kern w:val="0"/>
                <w:szCs w:val="21"/>
              </w:rPr>
              <w:t>、2.7公里岸坡整治、</w:t>
            </w:r>
            <w:r>
              <w:rPr>
                <w:rFonts w:hint="eastAsia" w:ascii="Times New Roman" w:hAnsi="Times New Roman" w:eastAsia="宋体"/>
                <w:color w:val="000000"/>
                <w:kern w:val="0"/>
                <w:szCs w:val="21"/>
              </w:rPr>
              <w:t>养殖网箱整治等水环境整治工程面积7500平方米。</w:t>
            </w:r>
          </w:p>
        </w:tc>
        <w:tc>
          <w:tcPr>
            <w:tcW w:w="2976" w:type="dxa"/>
            <w:tcBorders>
              <w:top w:val="single" w:color="auto" w:sz="4" w:space="0"/>
              <w:left w:val="single" w:color="auto" w:sz="4" w:space="0"/>
              <w:bottom w:val="single" w:color="auto" w:sz="4" w:space="0"/>
              <w:right w:val="single" w:color="auto" w:sz="4" w:space="0"/>
            </w:tcBorders>
          </w:tcPr>
          <w:p>
            <w:pPr>
              <w:textAlignment w:val="center"/>
              <w:rPr>
                <w:rFonts w:ascii="Times New Roman" w:hAnsi="Times New Roman" w:eastAsia="宋体" w:cs="Times New Roman"/>
                <w:kern w:val="0"/>
                <w:szCs w:val="21"/>
              </w:rPr>
            </w:pPr>
            <w:r>
              <w:rPr>
                <w:rFonts w:ascii="Times New Roman" w:hAnsi="Times New Roman" w:eastAsia="宋体"/>
                <w:kern w:val="0"/>
                <w:szCs w:val="21"/>
              </w:rPr>
              <w:t>无</w:t>
            </w:r>
            <w:r>
              <w:rPr>
                <w:rFonts w:hint="eastAsia" w:ascii="Times New Roman" w:hAnsi="Times New Roman" w:eastAsia="宋体"/>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永安市</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沙溪流域生态保护修复项目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永安市畜禽养殖污染整治</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三明市农业农村局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永安市农业农村局</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永安市15个乡镇、街道畜禽养殖区域。</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实施永安市巴溪、后溪、胡贡溪、文川溪整治，对</w:t>
            </w:r>
            <w:r>
              <w:rPr>
                <w:rFonts w:ascii="Times New Roman" w:hAnsi="Times New Roman" w:eastAsia="宋体"/>
                <w:kern w:val="0"/>
                <w:szCs w:val="21"/>
              </w:rPr>
              <w:t>2017</w:t>
            </w:r>
            <w:r>
              <w:rPr>
                <w:rFonts w:hint="eastAsia" w:ascii="Times New Roman" w:hAnsi="Times New Roman" w:eastAsia="宋体"/>
                <w:kern w:val="0"/>
                <w:szCs w:val="21"/>
              </w:rPr>
              <w:t>年拆除养殖场进行补偿，</w:t>
            </w:r>
            <w:r>
              <w:rPr>
                <w:rFonts w:ascii="Times New Roman" w:hAnsi="Times New Roman" w:eastAsia="宋体"/>
                <w:kern w:val="0"/>
                <w:szCs w:val="21"/>
              </w:rPr>
              <w:t>2018</w:t>
            </w:r>
            <w:r>
              <w:rPr>
                <w:rFonts w:hint="eastAsia" w:ascii="Times New Roman" w:hAnsi="Times New Roman" w:eastAsia="宋体"/>
                <w:kern w:val="0"/>
                <w:szCs w:val="21"/>
              </w:rPr>
              <w:t>年拆除未达标养殖场，拆除大型畜禽养殖场</w:t>
            </w:r>
            <w:r>
              <w:rPr>
                <w:rFonts w:ascii="Times New Roman" w:hAnsi="Times New Roman" w:eastAsia="宋体"/>
                <w:kern w:val="0"/>
                <w:szCs w:val="21"/>
              </w:rPr>
              <w:t>8</w:t>
            </w:r>
            <w:r>
              <w:rPr>
                <w:rFonts w:hint="eastAsia" w:ascii="Times New Roman" w:hAnsi="Times New Roman" w:eastAsia="宋体"/>
                <w:kern w:val="0"/>
                <w:szCs w:val="21"/>
              </w:rPr>
              <w:t>家。</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5800</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2387</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3413</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0</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本项目实施后能削减COD1078.40吨/年，氨氮103.18吨/年，总磷65.12吨/年。</w:t>
            </w:r>
          </w:p>
        </w:tc>
        <w:tc>
          <w:tcPr>
            <w:tcW w:w="2976" w:type="dxa"/>
            <w:tcBorders>
              <w:top w:val="single" w:color="auto" w:sz="4" w:space="0"/>
              <w:left w:val="single" w:color="auto" w:sz="4" w:space="0"/>
              <w:bottom w:val="single" w:color="auto" w:sz="4" w:space="0"/>
              <w:right w:val="single" w:color="auto" w:sz="4" w:space="0"/>
            </w:tcBorders>
          </w:tcPr>
          <w:p>
            <w:pPr>
              <w:textAlignment w:val="center"/>
              <w:rPr>
                <w:rFonts w:ascii="Times New Roman" w:hAnsi="Times New Roman" w:eastAsia="宋体" w:cs="Times New Roman"/>
                <w:kern w:val="0"/>
                <w:szCs w:val="21"/>
              </w:rPr>
            </w:pPr>
            <w:r>
              <w:rPr>
                <w:rFonts w:hint="eastAsia" w:ascii="Times New Roman" w:hAnsi="Times New Roman" w:eastAsia="宋体"/>
                <w:color w:val="000000"/>
                <w:kern w:val="0"/>
                <w:szCs w:val="21"/>
              </w:rPr>
              <w:t>建议对项目工程内容进行细化，明确经费使用科目。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永安市</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ascii="Times New Roman" w:hAnsi="Times New Roman" w:eastAsia="宋体"/>
                <w:kern w:val="0"/>
                <w:szCs w:val="21"/>
              </w:rPr>
              <w:t>水土流失综合治理与</w:t>
            </w:r>
            <w:r>
              <w:rPr>
                <w:rFonts w:hint="eastAsia" w:ascii="Times New Roman" w:hAnsi="Times New Roman" w:eastAsia="宋体"/>
                <w:kern w:val="0"/>
                <w:szCs w:val="21"/>
              </w:rPr>
              <w:t>农</w:t>
            </w:r>
            <w:r>
              <w:rPr>
                <w:rFonts w:ascii="Times New Roman" w:hAnsi="Times New Roman" w:eastAsia="宋体"/>
                <w:kern w:val="0"/>
                <w:szCs w:val="21"/>
              </w:rPr>
              <w:t>地生态功能提升</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沙溪流域生态保护修复项目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闽江上游沙溪流域永安段水土流失综合治理项目</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三明市水利局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永安市</w:t>
            </w:r>
            <w:r>
              <w:rPr>
                <w:rFonts w:hint="eastAsia" w:ascii="Times New Roman" w:hAnsi="Times New Roman" w:eastAsia="宋体"/>
                <w:kern w:val="0"/>
                <w:szCs w:val="21"/>
              </w:rPr>
              <w:t>各乡镇政府</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永安市各乡镇</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sz w:val="22"/>
                <w:szCs w:val="20"/>
              </w:rPr>
              <w:t>1）实施2018年槐南镇省重点治理项目治理水土流失面积2km²，2）实施2019年燕东街道办省重点水土流失治理项目治理水土流失面积2km²，3）实施2020年度永安市小陶镇省重点乡镇项目治理水土流失面积2km²。闽江上游永安段综合治理水土流失面积共6km²</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450</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150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150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150</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水土流失治理面积6km²</w:t>
            </w:r>
            <w:r>
              <w:rPr>
                <w:rFonts w:hint="eastAsia" w:ascii="Times New Roman" w:hAnsi="Times New Roman" w:eastAsia="宋体"/>
                <w:kern w:val="0"/>
                <w:szCs w:val="21"/>
              </w:rPr>
              <w:t>。</w:t>
            </w:r>
          </w:p>
        </w:tc>
        <w:tc>
          <w:tcPr>
            <w:tcW w:w="2976" w:type="dxa"/>
            <w:tcBorders>
              <w:top w:val="single" w:color="auto" w:sz="4" w:space="0"/>
              <w:left w:val="single" w:color="auto" w:sz="4" w:space="0"/>
              <w:bottom w:val="single" w:color="auto" w:sz="4" w:space="0"/>
              <w:right w:val="single" w:color="auto" w:sz="4" w:space="0"/>
            </w:tcBorders>
          </w:tcPr>
          <w:p>
            <w:pPr>
              <w:textAlignment w:val="center"/>
              <w:rPr>
                <w:rFonts w:ascii="Times New Roman" w:hAnsi="Times New Roman" w:eastAsia="宋体" w:cs="Times New Roman"/>
                <w:kern w:val="0"/>
                <w:szCs w:val="21"/>
              </w:rPr>
            </w:pPr>
            <w:r>
              <w:rPr>
                <w:rFonts w:ascii="Times New Roman" w:hAnsi="Times New Roman" w:eastAsia="宋体"/>
                <w:kern w:val="0"/>
                <w:szCs w:val="21"/>
              </w:rPr>
              <w:t>建议对</w:t>
            </w:r>
            <w:r>
              <w:rPr>
                <w:rFonts w:hint="eastAsia" w:ascii="Times New Roman" w:hAnsi="Times New Roman" w:eastAsia="宋体"/>
                <w:kern w:val="0"/>
                <w:szCs w:val="21"/>
              </w:rPr>
              <w:t>水土流失率较高</w:t>
            </w:r>
            <w:r>
              <w:rPr>
                <w:rFonts w:ascii="Times New Roman" w:hAnsi="Times New Roman" w:eastAsia="宋体"/>
                <w:kern w:val="0"/>
                <w:szCs w:val="21"/>
              </w:rPr>
              <w:t>等级区域优先进行治理，对亲水节点、景观工程等与山水林田湖草相关度较低的子工程</w:t>
            </w:r>
            <w:r>
              <w:rPr>
                <w:rFonts w:hint="eastAsia" w:ascii="Times New Roman" w:hAnsi="Times New Roman" w:eastAsia="宋体"/>
                <w:kern w:val="0"/>
                <w:szCs w:val="21"/>
              </w:rPr>
              <w:t>建议不纳入</w:t>
            </w:r>
            <w:r>
              <w:rPr>
                <w:rFonts w:ascii="Times New Roman" w:hAnsi="Times New Roman" w:eastAsia="宋体"/>
                <w:kern w:val="0"/>
                <w:szCs w:val="21"/>
              </w:rPr>
              <w:t>中央山水林田湖草项目奖补资金支持范围。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永安市</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沙溪流域生态保护修复项目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永安市北部工业新城一期污水处理(10000m</w:t>
            </w:r>
            <w:r>
              <w:rPr>
                <w:rFonts w:ascii="Times New Roman" w:hAnsi="Times New Roman" w:eastAsia="宋体"/>
                <w:kern w:val="0"/>
                <w:szCs w:val="21"/>
                <w:vertAlign w:val="superscript"/>
              </w:rPr>
              <w:t>3</w:t>
            </w:r>
            <w:r>
              <w:rPr>
                <w:rFonts w:ascii="Times New Roman" w:hAnsi="Times New Roman" w:eastAsia="宋体"/>
                <w:kern w:val="0"/>
                <w:szCs w:val="21"/>
              </w:rPr>
              <w:t>/d)建设项目</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三明市生态环境局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永安市尼葛开发区管委会</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永安市尼葛区飞鹰塑胶地块北侧</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新建各类污水处理池（CASS生化池、过滤池、水解酸化池、调节池等）、配套附属用房（鼓风机房、柴油发电机房及配电室，污泥脱水间及堆棚等）、厂区内道路工程，北部工业新城污水管网。该工程为永安市北部工业新城污水处理（25000t/d）建设项目的一期项目，规划服务人口2.5万人，本项目规划面积6.16km</w:t>
            </w:r>
            <w:r>
              <w:rPr>
                <w:rFonts w:ascii="Times New Roman" w:hAnsi="Times New Roman" w:eastAsia="宋体"/>
                <w:kern w:val="0"/>
                <w:szCs w:val="21"/>
                <w:vertAlign w:val="superscript"/>
              </w:rPr>
              <w:t>2</w:t>
            </w:r>
            <w:r>
              <w:rPr>
                <w:rFonts w:ascii="Times New Roman" w:hAnsi="Times New Roman" w:eastAsia="宋体"/>
                <w:kern w:val="0"/>
                <w:szCs w:val="21"/>
              </w:rPr>
              <w:t>，尼葛开发区规划总用地9.2km</w:t>
            </w:r>
            <w:r>
              <w:rPr>
                <w:rFonts w:ascii="Times New Roman" w:hAnsi="Times New Roman" w:eastAsia="宋体"/>
                <w:kern w:val="0"/>
                <w:szCs w:val="21"/>
                <w:vertAlign w:val="superscript"/>
              </w:rPr>
              <w:t>2</w:t>
            </w:r>
            <w:r>
              <w:rPr>
                <w:rFonts w:ascii="Times New Roman" w:hAnsi="Times New Roman" w:eastAsia="宋体"/>
                <w:kern w:val="0"/>
                <w:szCs w:val="21"/>
              </w:rPr>
              <w:t>，工程服务面积15.36km</w:t>
            </w:r>
            <w:r>
              <w:rPr>
                <w:rFonts w:ascii="Times New Roman" w:hAnsi="Times New Roman" w:eastAsia="宋体"/>
                <w:kern w:val="0"/>
                <w:szCs w:val="21"/>
                <w:vertAlign w:val="superscript"/>
              </w:rPr>
              <w:t>2</w:t>
            </w:r>
            <w:r>
              <w:rPr>
                <w:rFonts w:ascii="Times New Roman" w:hAnsi="Times New Roman" w:eastAsia="宋体"/>
                <w:kern w:val="0"/>
                <w:szCs w:val="21"/>
              </w:rPr>
              <w:t>。</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5125</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2050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1538</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1537</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一期工程建成投入运行后，能削减COD2336.00吨/年，氨氮62.05吨/年，总磷9.13吨/年。</w:t>
            </w:r>
          </w:p>
        </w:tc>
        <w:tc>
          <w:tcPr>
            <w:tcW w:w="2976" w:type="dxa"/>
            <w:tcBorders>
              <w:top w:val="single" w:color="auto" w:sz="4" w:space="0"/>
              <w:left w:val="single" w:color="auto" w:sz="4" w:space="0"/>
              <w:bottom w:val="single" w:color="auto" w:sz="4" w:space="0"/>
              <w:right w:val="single" w:color="auto" w:sz="4" w:space="0"/>
            </w:tcBorders>
          </w:tcPr>
          <w:p>
            <w:pPr>
              <w:textAlignment w:val="center"/>
              <w:rPr>
                <w:rFonts w:ascii="Times New Roman" w:hAnsi="Times New Roman" w:eastAsia="宋体" w:cs="Times New Roman"/>
                <w:kern w:val="0"/>
                <w:szCs w:val="21"/>
              </w:rPr>
            </w:pPr>
            <w:r>
              <w:rPr>
                <w:rFonts w:ascii="Times New Roman" w:hAnsi="Times New Roman" w:eastAsia="宋体"/>
                <w:kern w:val="0"/>
                <w:szCs w:val="21"/>
              </w:rPr>
              <w:t>该污水处理厂解决生活污水占29%，工业污水占71%，中央资金支持不超过总投资的29%。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永安市</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永安市重点生态区位商品林赎买等改革</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三明市林业局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永安市林业局</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永安市各乡镇</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2017年4月至2020年计划实施重点生态区位商品林赎买等改革1万亩</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2</w:t>
            </w:r>
            <w:r>
              <w:rPr>
                <w:rFonts w:ascii="Times New Roman" w:hAnsi="Times New Roman" w:eastAsia="宋体"/>
                <w:kern w:val="0"/>
                <w:szCs w:val="21"/>
              </w:rPr>
              <w:t>000</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1000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400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600</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商品林赎买等改革1万亩</w:t>
            </w:r>
          </w:p>
        </w:tc>
        <w:tc>
          <w:tcPr>
            <w:tcW w:w="2976" w:type="dxa"/>
            <w:tcBorders>
              <w:top w:val="single" w:color="auto" w:sz="4" w:space="0"/>
              <w:left w:val="single" w:color="auto" w:sz="4" w:space="0"/>
              <w:bottom w:val="single" w:color="auto" w:sz="4" w:space="0"/>
              <w:right w:val="single" w:color="auto" w:sz="4" w:space="0"/>
            </w:tcBorders>
          </w:tcPr>
          <w:p>
            <w:pPr>
              <w:textAlignment w:val="center"/>
              <w:rPr>
                <w:rFonts w:ascii="Times New Roman" w:hAnsi="Times New Roman" w:eastAsia="宋体" w:cs="Times New Roman"/>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永安市</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沙溪流域生态保护修复项目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永安市龟山公园景观改造提升（生态修复工程）项目</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三明市城市管理局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永安市</w:t>
            </w:r>
            <w:r>
              <w:rPr>
                <w:rFonts w:hint="eastAsia" w:ascii="Times New Roman" w:hAnsi="Times New Roman" w:eastAsia="宋体"/>
                <w:kern w:val="0"/>
                <w:szCs w:val="21"/>
              </w:rPr>
              <w:t>人民</w:t>
            </w:r>
            <w:r>
              <w:rPr>
                <w:rFonts w:ascii="Times New Roman" w:hAnsi="Times New Roman" w:eastAsia="宋体"/>
                <w:kern w:val="0"/>
                <w:szCs w:val="21"/>
              </w:rPr>
              <w:t>政府</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永安市城北龟山公园</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项目总用地面积325150平方米（487.7亩）。项目分三期建设，主要建设内容如下：建设生态驳岸约3000米，生态岛4850平方米，清淤60000立方米，建设绿化工程约148605平方米，同时配套改造给排水、燕江引水线等市政基础设施。梳理项目周边居民区直排污水，并将直排污水接入污水管网。</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2086</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555</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356</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1175</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公园周边水质提升，水环境改善，丰富地区生物多样性，加强了生态系统稳定性。</w:t>
            </w:r>
          </w:p>
        </w:tc>
        <w:tc>
          <w:tcPr>
            <w:tcW w:w="2976" w:type="dxa"/>
            <w:tcBorders>
              <w:top w:val="single" w:color="auto" w:sz="4" w:space="0"/>
              <w:left w:val="single" w:color="auto" w:sz="4" w:space="0"/>
              <w:bottom w:val="single" w:color="auto" w:sz="4" w:space="0"/>
              <w:right w:val="single" w:color="auto" w:sz="4" w:space="0"/>
            </w:tcBorders>
          </w:tcPr>
          <w:p>
            <w:pPr>
              <w:rPr>
                <w:rFonts w:ascii="Times New Roman" w:hAnsi="Times New Roman" w:eastAsia="宋体" w:cs="Times New Roman"/>
                <w:kern w:val="0"/>
                <w:szCs w:val="21"/>
              </w:rPr>
            </w:pPr>
            <w:r>
              <w:rPr>
                <w:rFonts w:hint="eastAsia" w:ascii="Times New Roman" w:hAnsi="Times New Roman" w:eastAsia="宋体"/>
                <w:color w:val="000000"/>
                <w:kern w:val="0"/>
                <w:szCs w:val="21"/>
              </w:rPr>
              <w:t>建议对项目工程内容进行细化，明确经费使用科目。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永安市</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沙溪流域生态保护修复项目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永安市巴溪两岸景观改造提升（生态修复工程）项目（巴溪西岸一中桥至新安桥段）</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三明市城市管理局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永安市</w:t>
            </w:r>
            <w:r>
              <w:rPr>
                <w:rFonts w:hint="eastAsia" w:ascii="Times New Roman" w:hAnsi="Times New Roman" w:eastAsia="宋体"/>
                <w:kern w:val="0"/>
                <w:szCs w:val="21"/>
              </w:rPr>
              <w:t>人民</w:t>
            </w:r>
            <w:r>
              <w:rPr>
                <w:rFonts w:ascii="Times New Roman" w:hAnsi="Times New Roman" w:eastAsia="宋体"/>
                <w:kern w:val="0"/>
                <w:szCs w:val="21"/>
              </w:rPr>
              <w:t>政府</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永安市巴溪西岸(一中桥至新安桥段)</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项目长度约为2.9千米，用地面积约45874平方米。主要建设生态驳岸、绿化（树、水生植物等），梳理项目周边居民区直排污水，并将直排污水引入截污管。具体建设内容如下：（1）驳岸修复2900米。（2）修复驳岸绿植、水生植物17822平方米，种植土、营养土9000立方米。</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778</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60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718</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0</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（1）</w:t>
            </w:r>
            <w:r>
              <w:rPr>
                <w:rFonts w:ascii="Times New Roman" w:hAnsi="Times New Roman" w:eastAsia="宋体"/>
                <w:kern w:val="0"/>
                <w:szCs w:val="21"/>
              </w:rPr>
              <w:t>驳岸修复2900米。（2）修复驳岸绿植、水生植物17822平方米，种植土、营养土9000立方米。</w:t>
            </w:r>
          </w:p>
        </w:tc>
        <w:tc>
          <w:tcPr>
            <w:tcW w:w="2976" w:type="dxa"/>
            <w:tcBorders>
              <w:top w:val="single" w:color="auto" w:sz="4" w:space="0"/>
              <w:left w:val="single" w:color="auto" w:sz="4" w:space="0"/>
              <w:bottom w:val="single" w:color="auto" w:sz="4" w:space="0"/>
              <w:right w:val="single" w:color="auto" w:sz="4" w:space="0"/>
            </w:tcBorders>
          </w:tcPr>
          <w:p>
            <w:pPr>
              <w:rPr>
                <w:rFonts w:ascii="Times New Roman" w:hAnsi="Times New Roman" w:eastAsia="宋体" w:cs="Times New Roman"/>
                <w:kern w:val="0"/>
                <w:szCs w:val="21"/>
              </w:rPr>
            </w:pPr>
            <w:r>
              <w:rPr>
                <w:rFonts w:ascii="Times New Roman" w:hAnsi="Times New Roman" w:eastAsia="宋体"/>
                <w:kern w:val="0"/>
                <w:szCs w:val="21"/>
              </w:rPr>
              <w:t>亲水节点、景观工程、引水工程等与山水林田湖草相关度较低的子工程</w:t>
            </w:r>
            <w:r>
              <w:rPr>
                <w:rFonts w:hint="eastAsia" w:ascii="Times New Roman" w:hAnsi="Times New Roman" w:eastAsia="宋体"/>
                <w:kern w:val="0"/>
                <w:szCs w:val="21"/>
              </w:rPr>
              <w:t>建议不纳入</w:t>
            </w:r>
            <w:r>
              <w:rPr>
                <w:rFonts w:ascii="Times New Roman" w:hAnsi="Times New Roman" w:eastAsia="宋体"/>
                <w:kern w:val="0"/>
                <w:szCs w:val="21"/>
              </w:rPr>
              <w:t>中央山水林田湖草项目奖补资金支持范围。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永安市</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沙溪流域生态保护修复项目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永安天宝岩国家级自然保护区水电退出项目</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三明市水利局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永安市政府</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永安市西洋镇桂溪村</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西洋镇大溪电站拆除与生态修复。</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770</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586.74</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183.26</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0</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项目的实施将有利于永安市天宝岩自然保护区生态环境和生物多样性的保护，使保护区的生态功能更加有效发挥。</w:t>
            </w:r>
          </w:p>
        </w:tc>
        <w:tc>
          <w:tcPr>
            <w:tcW w:w="2976" w:type="dxa"/>
            <w:tcBorders>
              <w:top w:val="single" w:color="auto" w:sz="4" w:space="0"/>
              <w:left w:val="single" w:color="auto" w:sz="4" w:space="0"/>
              <w:bottom w:val="single" w:color="auto" w:sz="4" w:space="0"/>
              <w:right w:val="single" w:color="auto" w:sz="4" w:space="0"/>
            </w:tcBorders>
          </w:tcPr>
          <w:p>
            <w:pPr>
              <w:rPr>
                <w:rFonts w:ascii="Times New Roman" w:hAnsi="Times New Roman" w:eastAsia="宋体" w:cs="Times New Roman"/>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永安市</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废弃矿山综合整治与地质灾害防治项目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废弃矿山环境恢复及地质灾害治理项目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永安市地质灾害防治项目</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三明市自然资源局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洪田镇政府</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永安市洪田镇洪东新村</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工程以土方卸载和边坡支护及综合排水为主，涉及土石方16.7万立方、挡土墙6534立方、锚杆11452米、预应力锚索8946米、框架梁2250立方、截排水沟2402米760立方、喷草面积2.55万平方、搭设脚手架3.73万平方、支护模板9905平方、不锈钢栏杆1423米、盲沟471米、急流槽283米、开设临时通道8.6公里、村道修复6530平方，入口道路、台阶和步道等。</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2946</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2946</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0</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地质灾害点防治1处</w:t>
            </w:r>
            <w:r>
              <w:rPr>
                <w:rFonts w:hint="eastAsia" w:ascii="Times New Roman" w:hAnsi="Times New Roman" w:eastAsia="宋体"/>
                <w:kern w:val="0"/>
                <w:szCs w:val="21"/>
              </w:rPr>
              <w:t>。</w:t>
            </w:r>
          </w:p>
        </w:tc>
        <w:tc>
          <w:tcPr>
            <w:tcW w:w="2976" w:type="dxa"/>
            <w:tcBorders>
              <w:top w:val="single" w:color="auto" w:sz="4" w:space="0"/>
              <w:left w:val="single" w:color="auto" w:sz="4" w:space="0"/>
              <w:bottom w:val="single" w:color="auto" w:sz="4" w:space="0"/>
              <w:right w:val="single" w:color="auto" w:sz="4" w:space="0"/>
            </w:tcBorders>
          </w:tcPr>
          <w:p>
            <w:pPr>
              <w:rPr>
                <w:rFonts w:ascii="Times New Roman" w:hAnsi="Times New Roman" w:eastAsia="宋体" w:cs="Times New Roman"/>
                <w:kern w:val="0"/>
                <w:szCs w:val="21"/>
              </w:rPr>
            </w:pPr>
            <w:r>
              <w:rPr>
                <w:rFonts w:ascii="Times New Roman" w:hAnsi="Times New Roman" w:eastAsia="宋体"/>
                <w:kern w:val="0"/>
                <w:szCs w:val="21"/>
              </w:rPr>
              <w:t>亲水节点、景观工程、引水工程等与山水林田湖草相关度较低的子工程</w:t>
            </w:r>
            <w:r>
              <w:rPr>
                <w:rFonts w:hint="eastAsia" w:ascii="Times New Roman" w:hAnsi="Times New Roman" w:eastAsia="宋体"/>
                <w:kern w:val="0"/>
                <w:szCs w:val="21"/>
              </w:rPr>
              <w:t>建议不纳入</w:t>
            </w:r>
            <w:r>
              <w:rPr>
                <w:rFonts w:ascii="Times New Roman" w:hAnsi="Times New Roman" w:eastAsia="宋体"/>
                <w:kern w:val="0"/>
                <w:szCs w:val="21"/>
              </w:rPr>
              <w:t>中央山水林田湖草项目奖补资金支持范围。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清流县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沙溪流域生态保护修复项目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九龙湖</w:t>
            </w:r>
            <w:r>
              <w:rPr>
                <w:rFonts w:hint="eastAsia" w:ascii="Times New Roman" w:hAnsi="Times New Roman" w:eastAsia="宋体"/>
                <w:kern w:val="0"/>
                <w:szCs w:val="21"/>
              </w:rPr>
              <w:t>生态</w:t>
            </w:r>
            <w:r>
              <w:rPr>
                <w:rFonts w:ascii="Times New Roman" w:hAnsi="Times New Roman" w:eastAsia="宋体"/>
                <w:kern w:val="0"/>
                <w:szCs w:val="21"/>
              </w:rPr>
              <w:t>保护与修复项目</w:t>
            </w:r>
          </w:p>
        </w:tc>
        <w:tc>
          <w:tcPr>
            <w:tcW w:w="1134"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三明市农业农村局</w:t>
            </w:r>
          </w:p>
        </w:tc>
        <w:tc>
          <w:tcPr>
            <w:tcW w:w="1267"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清流县农业农村局</w:t>
            </w:r>
          </w:p>
        </w:tc>
        <w:tc>
          <w:tcPr>
            <w:tcW w:w="1909"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清流县安砂水库</w:t>
            </w:r>
          </w:p>
        </w:tc>
        <w:tc>
          <w:tcPr>
            <w:tcW w:w="3373"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1.</w:t>
            </w:r>
            <w:r>
              <w:rPr>
                <w:rFonts w:hint="eastAsia" w:ascii="Times New Roman" w:hAnsi="Times New Roman" w:eastAsia="宋体"/>
                <w:kern w:val="0"/>
                <w:szCs w:val="21"/>
              </w:rPr>
              <w:t>保护河湖生态系统：加强安砂水库水污染防治，清理库面垃圾</w:t>
            </w:r>
            <w:r>
              <w:rPr>
                <w:rFonts w:ascii="Times New Roman" w:hAnsi="Times New Roman" w:eastAsia="宋体"/>
                <w:kern w:val="0"/>
                <w:szCs w:val="21"/>
              </w:rPr>
              <w:t>1.5</w:t>
            </w:r>
            <w:r>
              <w:rPr>
                <w:rFonts w:hint="eastAsia" w:ascii="Times New Roman" w:hAnsi="Times New Roman" w:eastAsia="宋体"/>
                <w:kern w:val="0"/>
                <w:szCs w:val="21"/>
              </w:rPr>
              <w:t>万亩。</w:t>
            </w:r>
            <w:r>
              <w:rPr>
                <w:rFonts w:ascii="Times New Roman" w:hAnsi="Times New Roman" w:eastAsia="宋体"/>
                <w:kern w:val="0"/>
                <w:szCs w:val="21"/>
              </w:rPr>
              <w:t>2.</w:t>
            </w:r>
            <w:r>
              <w:rPr>
                <w:rFonts w:hint="eastAsia" w:ascii="Times New Roman" w:hAnsi="Times New Roman" w:eastAsia="宋体"/>
                <w:kern w:val="0"/>
                <w:szCs w:val="21"/>
              </w:rPr>
              <w:t>清理库区网箱养殖。</w:t>
            </w:r>
            <w:r>
              <w:rPr>
                <w:rFonts w:ascii="Times New Roman" w:hAnsi="Times New Roman" w:eastAsia="宋体"/>
                <w:kern w:val="0"/>
                <w:szCs w:val="21"/>
              </w:rPr>
              <w:t>3.</w:t>
            </w:r>
            <w:r>
              <w:rPr>
                <w:rFonts w:hint="eastAsia" w:ascii="Times New Roman" w:hAnsi="Times New Roman" w:eastAsia="宋体"/>
                <w:kern w:val="0"/>
                <w:szCs w:val="21"/>
              </w:rPr>
              <w:t>种质资源保护区资源调查与管理。</w:t>
            </w:r>
            <w:r>
              <w:rPr>
                <w:rFonts w:ascii="Times New Roman" w:hAnsi="Times New Roman" w:eastAsia="宋体"/>
                <w:kern w:val="0"/>
                <w:szCs w:val="21"/>
              </w:rPr>
              <w:t>4.</w:t>
            </w:r>
            <w:r>
              <w:rPr>
                <w:rFonts w:hint="eastAsia" w:ascii="Times New Roman" w:hAnsi="Times New Roman" w:eastAsia="宋体"/>
                <w:kern w:val="0"/>
                <w:szCs w:val="21"/>
              </w:rPr>
              <w:t>渔业增殖放流。</w:t>
            </w:r>
            <w:r>
              <w:rPr>
                <w:rFonts w:ascii="Times New Roman" w:hAnsi="Times New Roman" w:eastAsia="宋体"/>
                <w:kern w:val="0"/>
                <w:szCs w:val="21"/>
              </w:rPr>
              <w:t>5.</w:t>
            </w:r>
            <w:r>
              <w:rPr>
                <w:rFonts w:hint="eastAsia" w:ascii="Times New Roman" w:hAnsi="Times New Roman" w:eastAsia="宋体"/>
                <w:kern w:val="0"/>
                <w:szCs w:val="21"/>
              </w:rPr>
              <w:t>水域整治与修复。</w:t>
            </w:r>
            <w:r>
              <w:rPr>
                <w:rFonts w:ascii="Times New Roman" w:hAnsi="Times New Roman" w:eastAsia="宋体"/>
                <w:kern w:val="0"/>
                <w:szCs w:val="21"/>
              </w:rPr>
              <w:t>6.</w:t>
            </w:r>
            <w:r>
              <w:rPr>
                <w:rFonts w:hint="eastAsia" w:ascii="Times New Roman" w:hAnsi="Times New Roman" w:eastAsia="宋体"/>
                <w:kern w:val="0"/>
                <w:szCs w:val="21"/>
              </w:rPr>
              <w:t>生态护岸</w:t>
            </w:r>
            <w:r>
              <w:rPr>
                <w:rFonts w:ascii="Times New Roman" w:hAnsi="Times New Roman" w:eastAsia="宋体"/>
                <w:kern w:val="0"/>
                <w:szCs w:val="21"/>
              </w:rPr>
              <w:t>1.2</w:t>
            </w:r>
            <w:r>
              <w:rPr>
                <w:rFonts w:hint="eastAsia" w:ascii="Times New Roman" w:hAnsi="Times New Roman" w:eastAsia="宋体"/>
                <w:kern w:val="0"/>
                <w:szCs w:val="21"/>
              </w:rPr>
              <w:t>公里。</w:t>
            </w:r>
          </w:p>
        </w:tc>
        <w:tc>
          <w:tcPr>
            <w:tcW w:w="850"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3400</w:t>
            </w:r>
          </w:p>
        </w:tc>
        <w:tc>
          <w:tcPr>
            <w:tcW w:w="993"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138</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2262</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1000</w:t>
            </w:r>
          </w:p>
        </w:tc>
        <w:tc>
          <w:tcPr>
            <w:tcW w:w="1701"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清理1.5万亩库面垃圾；拆除库区养殖网箱定置网等网具5000个，增殖放流鱼苗37.5万斤</w:t>
            </w:r>
            <w:r>
              <w:rPr>
                <w:rFonts w:hint="eastAsia" w:ascii="Times New Roman" w:hAnsi="Times New Roman" w:eastAsia="宋体"/>
                <w:kern w:val="0"/>
                <w:szCs w:val="21"/>
              </w:rPr>
              <w:t>。</w:t>
            </w:r>
          </w:p>
        </w:tc>
        <w:tc>
          <w:tcPr>
            <w:tcW w:w="2976"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hint="eastAsia" w:ascii="Times New Roman" w:hAnsi="Times New Roman" w:eastAsia="宋体"/>
                <w:kern w:val="0"/>
                <w:szCs w:val="21"/>
              </w:rPr>
              <w:t>无</w:t>
            </w:r>
            <w:r>
              <w:rPr>
                <w:rFonts w:ascii="Times New Roman" w:hAnsi="Times New Roman" w:eastAsia="宋体"/>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清流县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ascii="Times New Roman" w:hAnsi="Times New Roman" w:eastAsia="宋体"/>
                <w:kern w:val="0"/>
                <w:szCs w:val="21"/>
              </w:rPr>
              <w:t>水土流失综合治理与</w:t>
            </w:r>
            <w:r>
              <w:rPr>
                <w:rFonts w:hint="eastAsia" w:ascii="Times New Roman" w:hAnsi="Times New Roman" w:eastAsia="宋体"/>
                <w:kern w:val="0"/>
                <w:szCs w:val="21"/>
              </w:rPr>
              <w:t>农</w:t>
            </w:r>
            <w:r>
              <w:rPr>
                <w:rFonts w:ascii="Times New Roman" w:hAnsi="Times New Roman" w:eastAsia="宋体"/>
                <w:kern w:val="0"/>
                <w:szCs w:val="21"/>
              </w:rPr>
              <w:t>地生态功能提升</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沙溪流域生态保护修复项目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hint="eastAsia" w:ascii="Times New Roman" w:hAnsi="Times New Roman" w:eastAsia="宋体"/>
                <w:kern w:val="0"/>
                <w:szCs w:val="21"/>
              </w:rPr>
              <w:t>闽江上游沙溪流域清流段水土流失综合治理项目</w:t>
            </w:r>
          </w:p>
        </w:tc>
        <w:tc>
          <w:tcPr>
            <w:tcW w:w="1134"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三明市水利局</w:t>
            </w:r>
          </w:p>
        </w:tc>
        <w:tc>
          <w:tcPr>
            <w:tcW w:w="1267"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清流县水利局</w:t>
            </w:r>
          </w:p>
        </w:tc>
        <w:tc>
          <w:tcPr>
            <w:tcW w:w="1909"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清流县各乡镇</w:t>
            </w:r>
          </w:p>
        </w:tc>
        <w:tc>
          <w:tcPr>
            <w:tcW w:w="3373"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kern w:val="0"/>
                <w:szCs w:val="21"/>
              </w:rPr>
            </w:pPr>
            <w:r>
              <w:rPr>
                <w:rFonts w:hint="eastAsia" w:ascii="Times New Roman" w:hAnsi="Times New Roman" w:eastAsia="宋体"/>
                <w:kern w:val="0"/>
                <w:szCs w:val="21"/>
              </w:rPr>
              <w:t>1）实施2018年度清流县省重点县项目（桐坑溪、半溪、村头溪小流域）、2018年度清流县余朋乡省重点乡镇项目（芹溪小流域）、2017年度清流县嵩口镇省重点乡镇项目（邱寨小流域）、闽江上游沙溪流域清流段水土流失综合治理项目（嵩口镇）、闽江上游沙溪流域清流段水土流失综合治理项目(余朋乡余朋村)、2018年万里安全生态水系建设工程（嵩溪溪小流域）、闽江上游沙溪流域清流段水土流失综合治理项目（里田乡三子甲）、2017年度清流县嵩溪镇省重点县项目（青山溪小流域），共计治理水土流失面积47.5km²。 2）实施2017年度清流县嵩溪镇省重点县续建工程（塘背溪小流域）、2019年度清流县里田乡省重点乡镇项目（李坊溪小流域）、2019年万里安全生态水系建设工程（罗口溪溪小流域）、2018年度清流县李家乡省重点乡镇建设工程（鲜水溪小流域）、2019年度清流县林畬镇省重点乡镇建设工程（舒曹村小流域），共计治理水土流失面积7.5km²。 3.实施闽江上游沙溪流域清流段2020年水土流失综合治理项目（赖坊镇官坊村）、闽江上游沙溪流域清流段2020年水土流失综合治理项目（沙芜乡白塔溪）、2020年度清流县龙津镇省重点乡镇项目，共计治理水土流失面积10km²。</w:t>
            </w:r>
          </w:p>
          <w:p>
            <w:pPr>
              <w:adjustRightInd w:val="0"/>
              <w:textAlignment w:val="center"/>
              <w:rPr>
                <w:rFonts w:ascii="Times New Roman" w:hAnsi="Times New Roman" w:eastAsia="宋体" w:cs="Times New Roman"/>
                <w:kern w:val="0"/>
                <w:szCs w:val="21"/>
              </w:rPr>
            </w:pPr>
            <w:r>
              <w:rPr>
                <w:rFonts w:hint="eastAsia" w:ascii="Times New Roman" w:hAnsi="Times New Roman" w:eastAsia="宋体"/>
                <w:kern w:val="0"/>
                <w:szCs w:val="21"/>
              </w:rPr>
              <w:t>闽江上游沙溪流域清流段综合治理水土流失面积共计65km²</w:t>
            </w:r>
          </w:p>
        </w:tc>
        <w:tc>
          <w:tcPr>
            <w:tcW w:w="850"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6407</w:t>
            </w:r>
          </w:p>
        </w:tc>
        <w:tc>
          <w:tcPr>
            <w:tcW w:w="993"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hint="eastAsia" w:ascii="Times New Roman" w:hAnsi="Times New Roman" w:eastAsia="宋体"/>
                <w:kern w:val="0"/>
                <w:szCs w:val="21"/>
              </w:rPr>
              <w:t>4106</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hint="eastAsia" w:ascii="Times New Roman" w:hAnsi="Times New Roman" w:eastAsia="宋体"/>
                <w:kern w:val="0"/>
                <w:szCs w:val="21"/>
              </w:rPr>
              <w:t>1783</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hint="eastAsia" w:ascii="Times New Roman" w:hAnsi="Times New Roman" w:eastAsia="宋体"/>
                <w:kern w:val="0"/>
                <w:szCs w:val="21"/>
              </w:rPr>
              <w:t>518</w:t>
            </w:r>
          </w:p>
        </w:tc>
        <w:tc>
          <w:tcPr>
            <w:tcW w:w="1701"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水土流失治理面积65km²</w:t>
            </w:r>
            <w:r>
              <w:rPr>
                <w:rFonts w:hint="eastAsia" w:ascii="Times New Roman" w:hAnsi="Times New Roman" w:eastAsia="宋体"/>
                <w:kern w:val="0"/>
                <w:szCs w:val="21"/>
              </w:rPr>
              <w:t>。</w:t>
            </w:r>
          </w:p>
        </w:tc>
        <w:tc>
          <w:tcPr>
            <w:tcW w:w="2976"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建议对</w:t>
            </w:r>
            <w:r>
              <w:rPr>
                <w:rFonts w:hint="eastAsia" w:ascii="Times New Roman" w:hAnsi="Times New Roman" w:eastAsia="宋体"/>
                <w:kern w:val="0"/>
                <w:szCs w:val="21"/>
              </w:rPr>
              <w:t>水土流失率较高</w:t>
            </w:r>
            <w:r>
              <w:rPr>
                <w:rFonts w:ascii="Times New Roman" w:hAnsi="Times New Roman" w:eastAsia="宋体"/>
                <w:kern w:val="0"/>
                <w:szCs w:val="21"/>
              </w:rPr>
              <w:t>等级区域优先进行治理，对亲水节点、景观工程等与山水林田湖草相关度较低的子工程</w:t>
            </w:r>
            <w:r>
              <w:rPr>
                <w:rFonts w:hint="eastAsia" w:ascii="Times New Roman" w:hAnsi="Times New Roman" w:eastAsia="宋体"/>
                <w:kern w:val="0"/>
                <w:szCs w:val="21"/>
              </w:rPr>
              <w:t>建议不纳入</w:t>
            </w:r>
            <w:r>
              <w:rPr>
                <w:rFonts w:ascii="Times New Roman" w:hAnsi="Times New Roman" w:eastAsia="宋体"/>
                <w:kern w:val="0"/>
                <w:szCs w:val="21"/>
              </w:rPr>
              <w:t>中央山水林田湖草项目奖补资金支持范围。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清流县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废弃矿山综合整治与地质灾害防治项目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废弃矿山环境恢复及地质灾害治理项目</w:t>
            </w:r>
          </w:p>
        </w:tc>
        <w:tc>
          <w:tcPr>
            <w:tcW w:w="1276"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清流县地质灾害防治项目</w:t>
            </w:r>
          </w:p>
        </w:tc>
        <w:tc>
          <w:tcPr>
            <w:tcW w:w="1134"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三明市自然资源局</w:t>
            </w:r>
          </w:p>
        </w:tc>
        <w:tc>
          <w:tcPr>
            <w:tcW w:w="1267"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清流县自然资源局</w:t>
            </w:r>
          </w:p>
        </w:tc>
        <w:tc>
          <w:tcPr>
            <w:tcW w:w="1909"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温郊乡、龙津镇、田源乡、长校镇</w:t>
            </w:r>
          </w:p>
        </w:tc>
        <w:tc>
          <w:tcPr>
            <w:tcW w:w="3373"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涉及地质灾害治理项目5个，采用重力挡墙、锚杆支付、截排水沟、植被绿化等工程措施对地灾点进行综合治理。</w:t>
            </w:r>
          </w:p>
        </w:tc>
        <w:tc>
          <w:tcPr>
            <w:tcW w:w="850"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3200</w:t>
            </w:r>
          </w:p>
        </w:tc>
        <w:tc>
          <w:tcPr>
            <w:tcW w:w="993"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2780</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420</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0</w:t>
            </w:r>
          </w:p>
        </w:tc>
        <w:tc>
          <w:tcPr>
            <w:tcW w:w="1701"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治理地质灾害点5处</w:t>
            </w:r>
            <w:r>
              <w:rPr>
                <w:rFonts w:hint="eastAsia" w:ascii="Times New Roman" w:hAnsi="Times New Roman" w:eastAsia="宋体"/>
                <w:kern w:val="0"/>
                <w:szCs w:val="21"/>
              </w:rPr>
              <w:t>。</w:t>
            </w:r>
          </w:p>
        </w:tc>
        <w:tc>
          <w:tcPr>
            <w:tcW w:w="2976"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hint="eastAsia" w:ascii="Times New Roman" w:hAnsi="Times New Roman" w:eastAsia="宋体"/>
                <w:kern w:val="0"/>
                <w:szCs w:val="21"/>
              </w:rPr>
              <w:t>在工程治理的同时，保护好坡表的绿化林带，严禁乱砍乱伐，做好滑坡体的水土保持，以确保滑坡稳定。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清流县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废弃矿山综合整治与地质灾害防治项目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废弃矿山环境恢复及地质灾害治理项目</w:t>
            </w:r>
          </w:p>
        </w:tc>
        <w:tc>
          <w:tcPr>
            <w:tcW w:w="1276"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清流县废弃关闭矿山生态恢复治理</w:t>
            </w:r>
          </w:p>
        </w:tc>
        <w:tc>
          <w:tcPr>
            <w:tcW w:w="1134"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三明市自然资源局</w:t>
            </w:r>
          </w:p>
        </w:tc>
        <w:tc>
          <w:tcPr>
            <w:tcW w:w="1267"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清流县自然资源局</w:t>
            </w:r>
          </w:p>
        </w:tc>
        <w:tc>
          <w:tcPr>
            <w:tcW w:w="1909"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田源乡、林畲镇、嵩溪镇、李家乡</w:t>
            </w:r>
          </w:p>
        </w:tc>
        <w:tc>
          <w:tcPr>
            <w:tcW w:w="3373"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hint="eastAsia" w:ascii="Times New Roman" w:hAnsi="Times New Roman" w:eastAsia="宋体"/>
                <w:kern w:val="0"/>
                <w:szCs w:val="21"/>
              </w:rPr>
              <w:t>涉及6个矿区13处矿山，治理面积45.5854公顷，采取工程措施和植物措施治理矿山。</w:t>
            </w:r>
          </w:p>
        </w:tc>
        <w:tc>
          <w:tcPr>
            <w:tcW w:w="850"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3400</w:t>
            </w:r>
          </w:p>
        </w:tc>
        <w:tc>
          <w:tcPr>
            <w:tcW w:w="993"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0</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1360</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2040</w:t>
            </w:r>
          </w:p>
        </w:tc>
        <w:tc>
          <w:tcPr>
            <w:tcW w:w="1701"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治理废弃矿山13处</w:t>
            </w:r>
            <w:r>
              <w:rPr>
                <w:rFonts w:hint="eastAsia" w:ascii="Times New Roman" w:hAnsi="Times New Roman" w:eastAsia="宋体"/>
                <w:kern w:val="0"/>
                <w:szCs w:val="21"/>
              </w:rPr>
              <w:t>。</w:t>
            </w:r>
          </w:p>
        </w:tc>
        <w:tc>
          <w:tcPr>
            <w:tcW w:w="2976"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亲水节点、景观工程等与山水林田湖草相关度较低的子工程</w:t>
            </w:r>
            <w:r>
              <w:rPr>
                <w:rFonts w:hint="eastAsia" w:ascii="Times New Roman" w:hAnsi="Times New Roman" w:eastAsia="宋体"/>
                <w:kern w:val="0"/>
                <w:szCs w:val="21"/>
              </w:rPr>
              <w:t>建议不纳入</w:t>
            </w:r>
            <w:r>
              <w:rPr>
                <w:rFonts w:ascii="Times New Roman" w:hAnsi="Times New Roman" w:eastAsia="宋体"/>
                <w:kern w:val="0"/>
                <w:szCs w:val="21"/>
              </w:rPr>
              <w:t>中央山水林田湖草项目奖补资金支持范围。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清流县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沙溪流域生态保护修复项目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清流嵩溪溪小流域水环境综合整治工程</w:t>
            </w:r>
          </w:p>
        </w:tc>
        <w:tc>
          <w:tcPr>
            <w:tcW w:w="1134"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三明市生态环境局</w:t>
            </w:r>
          </w:p>
        </w:tc>
        <w:tc>
          <w:tcPr>
            <w:tcW w:w="1267"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三明市清流县生态环境局</w:t>
            </w:r>
          </w:p>
        </w:tc>
        <w:tc>
          <w:tcPr>
            <w:tcW w:w="1909"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清流嵩溪溪</w:t>
            </w:r>
          </w:p>
        </w:tc>
        <w:tc>
          <w:tcPr>
            <w:tcW w:w="3373"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华顺、闽新、宏成3家生猪养殖场标准化升级改造；嵩溪镇镇区污水管网24公里建设及污水处理厂管理房、中控室重建、设备检修、污水处理设施建设。</w:t>
            </w:r>
          </w:p>
        </w:tc>
        <w:tc>
          <w:tcPr>
            <w:tcW w:w="850"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1360</w:t>
            </w:r>
          </w:p>
        </w:tc>
        <w:tc>
          <w:tcPr>
            <w:tcW w:w="993"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1360</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0</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0</w:t>
            </w:r>
          </w:p>
        </w:tc>
        <w:tc>
          <w:tcPr>
            <w:tcW w:w="1701"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提高嵩溪溪水体水质，改善人居环境，减少水质超标对于流域生态的破坏。</w:t>
            </w:r>
          </w:p>
        </w:tc>
        <w:tc>
          <w:tcPr>
            <w:tcW w:w="2976"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hint="eastAsia" w:ascii="Times New Roman" w:hAnsi="Times New Roman" w:eastAsia="宋体"/>
                <w:kern w:val="0"/>
                <w:szCs w:val="21"/>
              </w:rPr>
              <w:t>无</w:t>
            </w:r>
            <w:r>
              <w:rPr>
                <w:rFonts w:ascii="Times New Roman" w:hAnsi="Times New Roman" w:eastAsia="宋体"/>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hint="eastAsia" w:ascii="Times New Roman" w:hAnsi="Times New Roman" w:eastAsia="宋体"/>
                <w:sz w:val="18"/>
                <w:szCs w:val="18"/>
              </w:rPr>
              <w:t>尤溪县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尤溪流域生态保护修复项目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尤溪县流域污染源治理项目</w:t>
            </w:r>
          </w:p>
        </w:tc>
        <w:tc>
          <w:tcPr>
            <w:tcW w:w="1134"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三明市生态环境局</w:t>
            </w:r>
          </w:p>
        </w:tc>
        <w:tc>
          <w:tcPr>
            <w:tcW w:w="1267"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三明市尤溪县生态环境局</w:t>
            </w:r>
          </w:p>
        </w:tc>
        <w:tc>
          <w:tcPr>
            <w:tcW w:w="1909"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尤溪县城关镇</w:t>
            </w:r>
          </w:p>
        </w:tc>
        <w:tc>
          <w:tcPr>
            <w:tcW w:w="3373"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对尤溪河水质影响较大的染整废水、屠宰废水集中入园进行二级处理后达标排放。城南工业集中区污水处理，规模为日处理污水1.5万吨。</w:t>
            </w:r>
          </w:p>
        </w:tc>
        <w:tc>
          <w:tcPr>
            <w:tcW w:w="850"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11170</w:t>
            </w:r>
          </w:p>
        </w:tc>
        <w:tc>
          <w:tcPr>
            <w:tcW w:w="993"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4880</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4000</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2290</w:t>
            </w:r>
          </w:p>
        </w:tc>
        <w:tc>
          <w:tcPr>
            <w:tcW w:w="1701"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COD 削减量 657t/a，氨氮削减量 65.7t、总磷削减量 16.425t/a。削减工业水污染物排放，提升水环境质量。</w:t>
            </w:r>
          </w:p>
        </w:tc>
        <w:tc>
          <w:tcPr>
            <w:tcW w:w="2976"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不建议使用中央资金。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hint="eastAsia" w:ascii="Times New Roman" w:hAnsi="Times New Roman" w:eastAsia="宋体"/>
                <w:sz w:val="18"/>
                <w:szCs w:val="18"/>
              </w:rPr>
              <w:t>尤溪县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尤溪流域生态保护修复项目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尤溪县畜禽粪污资源化利用整县推进项目</w:t>
            </w:r>
          </w:p>
        </w:tc>
        <w:tc>
          <w:tcPr>
            <w:tcW w:w="1134"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三明市农业农村局</w:t>
            </w:r>
          </w:p>
        </w:tc>
        <w:tc>
          <w:tcPr>
            <w:tcW w:w="1267"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尤溪县农业农村局</w:t>
            </w:r>
          </w:p>
        </w:tc>
        <w:tc>
          <w:tcPr>
            <w:tcW w:w="1909"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尤溪县各乡镇</w:t>
            </w:r>
          </w:p>
        </w:tc>
        <w:tc>
          <w:tcPr>
            <w:tcW w:w="3373"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hint="eastAsia" w:ascii="Times New Roman" w:hAnsi="Times New Roman" w:eastAsia="宋体"/>
                <w:kern w:val="0"/>
                <w:szCs w:val="21"/>
              </w:rPr>
              <w:t>1）能源生态环保型改造提升工程，改、扩建22000立方储存池；所有规模化养猪场中有45家猪场周边消纳地不足，需配备废水消毒回用系统。同时，对50家没有粪污装车提升设备的猪场配备提升绞龙。2）有机肥加工工程，拟扩建1家年产6万吨有机肥厂、新建1家年产3-4万吨的有机肥厂。</w:t>
            </w:r>
            <w:r>
              <w:rPr>
                <w:rFonts w:ascii="Times New Roman" w:hAnsi="Times New Roman" w:eastAsia="宋体"/>
                <w:kern w:val="0"/>
                <w:szCs w:val="21"/>
              </w:rPr>
              <w:t>3</w:t>
            </w:r>
            <w:r>
              <w:rPr>
                <w:rFonts w:hint="eastAsia" w:ascii="Times New Roman" w:hAnsi="Times New Roman" w:eastAsia="宋体"/>
                <w:kern w:val="0"/>
                <w:szCs w:val="21"/>
              </w:rPr>
              <w:t>）种养结合工程，消纳能源生态环保型养殖场未能就近消纳的沼液，涉及200多家养猪场以及提升改造6家大型规模化养殖场。</w:t>
            </w:r>
          </w:p>
        </w:tc>
        <w:tc>
          <w:tcPr>
            <w:tcW w:w="850"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4000</w:t>
            </w:r>
          </w:p>
        </w:tc>
        <w:tc>
          <w:tcPr>
            <w:tcW w:w="993"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1800</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2200</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0</w:t>
            </w:r>
          </w:p>
        </w:tc>
        <w:tc>
          <w:tcPr>
            <w:tcW w:w="1701"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无。</w:t>
            </w:r>
          </w:p>
        </w:tc>
        <w:tc>
          <w:tcPr>
            <w:tcW w:w="2976"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建议使用奖补或后补助等方式，制定专门的管理办法，确保中央山水林田湖草奖补资金按一定比例用于已有规模化养猪场畜禽粪污资源化利用设施建设，不建议中央山水林田湖草奖补资金用于有机肥厂建设。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hint="eastAsia" w:ascii="Times New Roman" w:hAnsi="Times New Roman" w:eastAsia="宋体"/>
                <w:sz w:val="18"/>
                <w:szCs w:val="18"/>
              </w:rPr>
              <w:t>尤溪县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尤溪流域生态保护修复项目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尤溪河下游底泥环境调查和风险评估及治理试点项目</w:t>
            </w:r>
          </w:p>
        </w:tc>
        <w:tc>
          <w:tcPr>
            <w:tcW w:w="1134"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三明市生态环境局</w:t>
            </w:r>
          </w:p>
        </w:tc>
        <w:tc>
          <w:tcPr>
            <w:tcW w:w="1267"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三明市尤溪县生态环境局</w:t>
            </w:r>
          </w:p>
        </w:tc>
        <w:tc>
          <w:tcPr>
            <w:tcW w:w="1909"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尤溪河下游玉带坑至雍口段</w:t>
            </w:r>
          </w:p>
        </w:tc>
        <w:tc>
          <w:tcPr>
            <w:tcW w:w="3373"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尤溪河下游底泥环境调查和风险评估及治理试点项目：1.尤溪河流域底泥环境调查与风险评估。2.尤溪河底泥环保疏浚与处理示范工程。</w:t>
            </w:r>
          </w:p>
        </w:tc>
        <w:tc>
          <w:tcPr>
            <w:tcW w:w="850"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2268</w:t>
            </w:r>
          </w:p>
        </w:tc>
        <w:tc>
          <w:tcPr>
            <w:tcW w:w="993"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300</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1000</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968</w:t>
            </w:r>
          </w:p>
        </w:tc>
        <w:tc>
          <w:tcPr>
            <w:tcW w:w="1701"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减少河道内源污染，降低河道重金属污染风险，提升流域生态环境质量。</w:t>
            </w:r>
          </w:p>
        </w:tc>
        <w:tc>
          <w:tcPr>
            <w:tcW w:w="2976"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hint="eastAsia" w:ascii="Times New Roman" w:hAnsi="Times New Roman" w:eastAsia="宋体"/>
                <w:kern w:val="0"/>
                <w:szCs w:val="21"/>
              </w:rPr>
              <w:t>无</w:t>
            </w:r>
            <w:r>
              <w:rPr>
                <w:rFonts w:ascii="Times New Roman" w:hAnsi="Times New Roman" w:eastAsia="宋体"/>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hint="eastAsia" w:ascii="Times New Roman" w:hAnsi="Times New Roman" w:eastAsia="宋体"/>
                <w:sz w:val="18"/>
                <w:szCs w:val="18"/>
              </w:rPr>
              <w:t>尤溪县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废弃矿山综合整治与地质灾害防治项目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废弃矿山环境恢复及地质灾害治理项目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尤溪县地质灾害防治项目</w:t>
            </w:r>
          </w:p>
        </w:tc>
        <w:tc>
          <w:tcPr>
            <w:tcW w:w="1134"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三明市自然资源局</w:t>
            </w:r>
          </w:p>
        </w:tc>
        <w:tc>
          <w:tcPr>
            <w:tcW w:w="1267"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尤溪县自然资源局</w:t>
            </w:r>
          </w:p>
        </w:tc>
        <w:tc>
          <w:tcPr>
            <w:tcW w:w="1909"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尤溪县城关镇、西城镇</w:t>
            </w:r>
          </w:p>
        </w:tc>
        <w:tc>
          <w:tcPr>
            <w:tcW w:w="3373"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hint="eastAsia" w:ascii="Times New Roman" w:hAnsi="Times New Roman" w:eastAsia="宋体"/>
                <w:kern w:val="0"/>
                <w:szCs w:val="21"/>
              </w:rPr>
              <w:t>涉及地质灾害治理项目</w:t>
            </w:r>
            <w:r>
              <w:rPr>
                <w:rFonts w:ascii="Times New Roman" w:hAnsi="Times New Roman" w:eastAsia="宋体"/>
                <w:kern w:val="0"/>
                <w:szCs w:val="21"/>
              </w:rPr>
              <w:t>3</w:t>
            </w:r>
            <w:r>
              <w:rPr>
                <w:rFonts w:hint="eastAsia" w:ascii="Times New Roman" w:hAnsi="Times New Roman" w:eastAsia="宋体"/>
                <w:kern w:val="0"/>
                <w:szCs w:val="21"/>
              </w:rPr>
              <w:t>个，采用削坡、护面墙、锚杆</w:t>
            </w:r>
            <w:r>
              <w:rPr>
                <w:rFonts w:ascii="Times New Roman" w:hAnsi="Times New Roman" w:eastAsia="宋体"/>
                <w:kern w:val="0"/>
                <w:szCs w:val="21"/>
              </w:rPr>
              <w:t>(</w:t>
            </w:r>
            <w:r>
              <w:rPr>
                <w:rFonts w:hint="eastAsia" w:ascii="Times New Roman" w:hAnsi="Times New Roman" w:eastAsia="宋体"/>
                <w:kern w:val="0"/>
                <w:szCs w:val="21"/>
              </w:rPr>
              <w:t>索</w:t>
            </w:r>
            <w:r>
              <w:rPr>
                <w:rFonts w:ascii="Times New Roman" w:hAnsi="Times New Roman" w:eastAsia="宋体"/>
                <w:kern w:val="0"/>
                <w:szCs w:val="21"/>
              </w:rPr>
              <w:t>)</w:t>
            </w:r>
            <w:r>
              <w:rPr>
                <w:rFonts w:hint="eastAsia" w:ascii="Times New Roman" w:hAnsi="Times New Roman" w:eastAsia="宋体"/>
                <w:kern w:val="0"/>
                <w:szCs w:val="21"/>
              </w:rPr>
              <w:t>、抗滑桩、截排水、坡面绿化等综合措施进行支护，消除地质灾害隐患。</w:t>
            </w:r>
          </w:p>
        </w:tc>
        <w:tc>
          <w:tcPr>
            <w:tcW w:w="850"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2424</w:t>
            </w:r>
          </w:p>
        </w:tc>
        <w:tc>
          <w:tcPr>
            <w:tcW w:w="993"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2080</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300</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300</w:t>
            </w:r>
          </w:p>
        </w:tc>
        <w:tc>
          <w:tcPr>
            <w:tcW w:w="1701"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治理地质灾害点 16 处。</w:t>
            </w:r>
          </w:p>
        </w:tc>
        <w:tc>
          <w:tcPr>
            <w:tcW w:w="2976"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在工程治理的同时，保护好坡表的绿化林带，严禁乱砍乱伐，做好滑坡体的水土保持，以确保滑坡稳定。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hint="eastAsia" w:ascii="Times New Roman" w:hAnsi="Times New Roman" w:eastAsia="宋体"/>
                <w:sz w:val="18"/>
                <w:szCs w:val="18"/>
              </w:rPr>
              <w:t>尤溪县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尤溪流域生态保护修复项目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尤溪县新岭溪洋中段安全生态水系建设项目</w:t>
            </w:r>
          </w:p>
        </w:tc>
        <w:tc>
          <w:tcPr>
            <w:tcW w:w="1134"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三明市水利局</w:t>
            </w:r>
          </w:p>
        </w:tc>
        <w:tc>
          <w:tcPr>
            <w:tcW w:w="1267"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尤溪县水利局</w:t>
            </w:r>
          </w:p>
        </w:tc>
        <w:tc>
          <w:tcPr>
            <w:tcW w:w="1909"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hint="eastAsia" w:ascii="Times New Roman" w:hAnsi="Times New Roman" w:eastAsia="宋体"/>
                <w:kern w:val="0"/>
                <w:szCs w:val="21"/>
              </w:rPr>
              <w:t>尤溪县</w:t>
            </w:r>
            <w:r>
              <w:rPr>
                <w:rFonts w:ascii="Times New Roman" w:hAnsi="Times New Roman" w:eastAsia="宋体"/>
                <w:kern w:val="0"/>
                <w:szCs w:val="21"/>
              </w:rPr>
              <w:t>洋中镇</w:t>
            </w:r>
          </w:p>
        </w:tc>
        <w:tc>
          <w:tcPr>
            <w:tcW w:w="3373"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按照“六大目标、八个有”要求，建设河道长度8.05km。</w:t>
            </w:r>
          </w:p>
        </w:tc>
        <w:tc>
          <w:tcPr>
            <w:tcW w:w="850"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1027</w:t>
            </w:r>
          </w:p>
        </w:tc>
        <w:tc>
          <w:tcPr>
            <w:tcW w:w="993"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820</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207</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0</w:t>
            </w:r>
          </w:p>
        </w:tc>
        <w:tc>
          <w:tcPr>
            <w:tcW w:w="1701"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削减河道地内源污染，降低河道污染风险，提高区域生态系统完整性，提升生态环境质量</w:t>
            </w:r>
          </w:p>
        </w:tc>
        <w:tc>
          <w:tcPr>
            <w:tcW w:w="2976"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建议严格按照《关于开展万里安全生态水系建设的实施意见》（闽政办〔2015〕99 号）的要求，坚持保护优先、自然修复为主，规范各类涉水建设活动，用生态方式改良河床、恢复河滩和修复河岸。亲水节点等与山水林田湖草相关度较低的子工程</w:t>
            </w:r>
            <w:r>
              <w:rPr>
                <w:rFonts w:hint="eastAsia" w:ascii="Times New Roman" w:hAnsi="Times New Roman" w:eastAsia="宋体"/>
                <w:kern w:val="0"/>
                <w:szCs w:val="21"/>
              </w:rPr>
              <w:t>建议不纳入</w:t>
            </w:r>
            <w:r>
              <w:rPr>
                <w:rFonts w:ascii="Times New Roman" w:hAnsi="Times New Roman" w:eastAsia="宋体"/>
                <w:kern w:val="0"/>
                <w:szCs w:val="21"/>
              </w:rPr>
              <w:t>中山水林田湖草奖补资金支持范围。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hint="eastAsia" w:ascii="Times New Roman" w:hAnsi="Times New Roman" w:eastAsia="宋体"/>
                <w:sz w:val="18"/>
                <w:szCs w:val="18"/>
              </w:rPr>
              <w:t>尤溪县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ascii="Times New Roman" w:hAnsi="Times New Roman" w:eastAsia="宋体"/>
                <w:kern w:val="0"/>
                <w:szCs w:val="21"/>
              </w:rPr>
              <w:t>水土流失综合治理与</w:t>
            </w:r>
            <w:r>
              <w:rPr>
                <w:rFonts w:hint="eastAsia" w:ascii="Times New Roman" w:hAnsi="Times New Roman" w:eastAsia="宋体"/>
                <w:kern w:val="0"/>
                <w:szCs w:val="21"/>
              </w:rPr>
              <w:t>农</w:t>
            </w:r>
            <w:r>
              <w:rPr>
                <w:rFonts w:ascii="Times New Roman" w:hAnsi="Times New Roman" w:eastAsia="宋体"/>
                <w:kern w:val="0"/>
                <w:szCs w:val="21"/>
              </w:rPr>
              <w:t>地生态功能提升</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尤溪流域生态保护修复项目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闽江上游尤溪段</w:t>
            </w:r>
            <w:r>
              <w:rPr>
                <w:rFonts w:hint="eastAsia" w:ascii="Times New Roman" w:hAnsi="Times New Roman" w:eastAsia="宋体"/>
                <w:kern w:val="0"/>
                <w:szCs w:val="21"/>
              </w:rPr>
              <w:t>水土流失综合治理项目</w:t>
            </w:r>
          </w:p>
        </w:tc>
        <w:tc>
          <w:tcPr>
            <w:tcW w:w="1134"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三明市水利局</w:t>
            </w:r>
          </w:p>
        </w:tc>
        <w:tc>
          <w:tcPr>
            <w:tcW w:w="1267"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尤溪县水利局</w:t>
            </w:r>
          </w:p>
        </w:tc>
        <w:tc>
          <w:tcPr>
            <w:tcW w:w="1909"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尤溪县各乡镇</w:t>
            </w:r>
          </w:p>
        </w:tc>
        <w:tc>
          <w:tcPr>
            <w:tcW w:w="3373"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1）实施2018年度尤溪县国家水土保持重点建设工程（联合镇：吉木溪、下蔡溪、连源溪）、2018年度尤溪县西滨镇省重点乡镇项目、2018年度尤溪县新阳镇省重点乡镇项目，共计治理水土流失面积16km²；2）实施2019年度尤溪县汤川乡省重点乡镇项目、2019年度尤溪县中仙乡省重点乡镇项目、2019年度尤溪县国家水土保持重点建设工程（洋中镇），共计治理水土流失面积11km</w:t>
            </w:r>
            <w:r>
              <w:rPr>
                <w:rFonts w:ascii="Times New Roman" w:hAnsi="Times New Roman" w:eastAsia="宋体"/>
                <w:kern w:val="0"/>
                <w:szCs w:val="21"/>
                <w:vertAlign w:val="superscript"/>
              </w:rPr>
              <w:t>2</w:t>
            </w:r>
            <w:r>
              <w:rPr>
                <w:rFonts w:ascii="Times New Roman" w:hAnsi="Times New Roman" w:eastAsia="宋体"/>
                <w:kern w:val="0"/>
                <w:szCs w:val="21"/>
              </w:rPr>
              <w:t>；3）实施2020年度尤溪县坂面镇省重点乡镇项目、2020年度尤溪县台溪乡省重点乡镇项目、2020年度尤溪县国家水土保持重点建设工程（西滨镇），共计治理水土流失面积11km</w:t>
            </w:r>
            <w:r>
              <w:rPr>
                <w:rFonts w:ascii="Times New Roman" w:hAnsi="Times New Roman" w:eastAsia="宋体"/>
                <w:kern w:val="0"/>
                <w:szCs w:val="21"/>
                <w:vertAlign w:val="superscript"/>
              </w:rPr>
              <w:t>2</w:t>
            </w:r>
            <w:r>
              <w:rPr>
                <w:rFonts w:ascii="Times New Roman" w:hAnsi="Times New Roman" w:eastAsia="宋体"/>
                <w:kern w:val="0"/>
                <w:szCs w:val="21"/>
              </w:rPr>
              <w:t>。闽江上游尤溪段综合治理水土面积共计38 km</w:t>
            </w:r>
            <w:r>
              <w:rPr>
                <w:rFonts w:ascii="Times New Roman" w:hAnsi="Times New Roman" w:eastAsia="宋体"/>
                <w:kern w:val="0"/>
                <w:szCs w:val="21"/>
                <w:vertAlign w:val="superscript"/>
              </w:rPr>
              <w:t>2</w:t>
            </w:r>
            <w:r>
              <w:rPr>
                <w:rFonts w:ascii="Times New Roman" w:hAnsi="Times New Roman" w:eastAsia="宋体"/>
                <w:kern w:val="0"/>
                <w:szCs w:val="21"/>
              </w:rPr>
              <w:t>。</w:t>
            </w:r>
          </w:p>
        </w:tc>
        <w:tc>
          <w:tcPr>
            <w:tcW w:w="850"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2850</w:t>
            </w:r>
          </w:p>
        </w:tc>
        <w:tc>
          <w:tcPr>
            <w:tcW w:w="993"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1200</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825</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825</w:t>
            </w:r>
          </w:p>
        </w:tc>
        <w:tc>
          <w:tcPr>
            <w:tcW w:w="1701"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水土流失治理面积38km²。</w:t>
            </w:r>
          </w:p>
        </w:tc>
        <w:tc>
          <w:tcPr>
            <w:tcW w:w="2976"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建议对工程内容与规模具体化，对</w:t>
            </w:r>
            <w:r>
              <w:rPr>
                <w:rFonts w:hint="eastAsia" w:ascii="Times New Roman" w:hAnsi="Times New Roman" w:eastAsia="宋体"/>
                <w:kern w:val="0"/>
                <w:szCs w:val="21"/>
              </w:rPr>
              <w:t>水土流失率较高</w:t>
            </w:r>
            <w:r>
              <w:rPr>
                <w:rFonts w:ascii="Times New Roman" w:hAnsi="Times New Roman" w:eastAsia="宋体"/>
                <w:kern w:val="0"/>
                <w:szCs w:val="21"/>
              </w:rPr>
              <w:t>等级区域优先进行治理，对亲水节点、景观工程等与山水林田湖草相关度较低的子工程</w:t>
            </w:r>
            <w:r>
              <w:rPr>
                <w:rFonts w:hint="eastAsia" w:ascii="Times New Roman" w:hAnsi="Times New Roman" w:eastAsia="宋体"/>
                <w:kern w:val="0"/>
                <w:szCs w:val="21"/>
              </w:rPr>
              <w:t>建议不纳入</w:t>
            </w:r>
            <w:r>
              <w:rPr>
                <w:rFonts w:ascii="Times New Roman" w:hAnsi="Times New Roman" w:eastAsia="宋体"/>
                <w:kern w:val="0"/>
                <w:szCs w:val="21"/>
              </w:rPr>
              <w:t>中央山水林田湖草项目奖补资金支持范围</w:t>
            </w:r>
            <w:r>
              <w:rPr>
                <w:rFonts w:hint="eastAsia" w:ascii="Times New Roman" w:hAnsi="Times New Roman" w:eastAsia="宋体"/>
                <w:kern w:val="0"/>
                <w:szCs w:val="21"/>
              </w:rPr>
              <w:t>；一些绿化，地形处理等与生态水系一致无法割裂的景观类内容可以纳入。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hint="eastAsia" w:ascii="Times New Roman" w:hAnsi="Times New Roman" w:eastAsia="宋体"/>
                <w:sz w:val="18"/>
                <w:szCs w:val="18"/>
              </w:rPr>
              <w:t>尤溪县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尤溪流域生态保护修复项目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color w:val="000000" w:themeColor="text1"/>
                <w:kern w:val="0"/>
                <w:szCs w:val="21"/>
                <w14:textFill>
                  <w14:solidFill>
                    <w14:schemeClr w14:val="tx1"/>
                  </w14:solidFill>
                </w14:textFill>
              </w:rPr>
              <w:t>尤溪县清溪河台溪段安全生态水系建设项目</w:t>
            </w:r>
          </w:p>
        </w:tc>
        <w:tc>
          <w:tcPr>
            <w:tcW w:w="1134"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color w:val="000000" w:themeColor="text1"/>
                <w:kern w:val="0"/>
                <w:szCs w:val="21"/>
                <w14:textFill>
                  <w14:solidFill>
                    <w14:schemeClr w14:val="tx1"/>
                  </w14:solidFill>
                </w14:textFill>
              </w:rPr>
              <w:t>三明市水利局</w:t>
            </w:r>
          </w:p>
        </w:tc>
        <w:tc>
          <w:tcPr>
            <w:tcW w:w="1267"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color w:val="000000" w:themeColor="text1"/>
                <w:kern w:val="0"/>
                <w:szCs w:val="21"/>
                <w14:textFill>
                  <w14:solidFill>
                    <w14:schemeClr w14:val="tx1"/>
                  </w14:solidFill>
                </w14:textFill>
              </w:rPr>
              <w:t>尤溪县水利局</w:t>
            </w:r>
          </w:p>
        </w:tc>
        <w:tc>
          <w:tcPr>
            <w:tcW w:w="1909"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color w:val="000000" w:themeColor="text1"/>
                <w:kern w:val="0"/>
                <w:szCs w:val="21"/>
                <w14:textFill>
                  <w14:solidFill>
                    <w14:schemeClr w14:val="tx1"/>
                  </w14:solidFill>
                </w14:textFill>
              </w:rPr>
              <w:t>尤溪县台溪乡</w:t>
            </w:r>
          </w:p>
        </w:tc>
        <w:tc>
          <w:tcPr>
            <w:tcW w:w="3373"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szCs w:val="21"/>
              </w:rPr>
              <w:t>按照“六大目标、八个有”的要求，综合治理河道长度10.89km。</w:t>
            </w:r>
          </w:p>
        </w:tc>
        <w:tc>
          <w:tcPr>
            <w:tcW w:w="850"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color w:val="000000" w:themeColor="text1"/>
                <w:kern w:val="0"/>
                <w:szCs w:val="21"/>
                <w14:textFill>
                  <w14:solidFill>
                    <w14:schemeClr w14:val="tx1"/>
                  </w14:solidFill>
                </w14:textFill>
              </w:rPr>
              <w:t>1268</w:t>
            </w:r>
          </w:p>
        </w:tc>
        <w:tc>
          <w:tcPr>
            <w:tcW w:w="993"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color w:val="000000" w:themeColor="text1"/>
                <w:kern w:val="0"/>
                <w:szCs w:val="21"/>
                <w14:textFill>
                  <w14:solidFill>
                    <w14:schemeClr w14:val="tx1"/>
                  </w14:solidFill>
                </w14:textFill>
              </w:rPr>
              <w:t>1268</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p>
        </w:tc>
        <w:tc>
          <w:tcPr>
            <w:tcW w:w="1701"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p>
        </w:tc>
        <w:tc>
          <w:tcPr>
            <w:tcW w:w="2976"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color w:val="000000" w:themeColor="text1"/>
                <w:kern w:val="0"/>
                <w:szCs w:val="21"/>
                <w14:textFill>
                  <w14:solidFill>
                    <w14:schemeClr w14:val="tx1"/>
                  </w14:solidFill>
                </w14:textFill>
              </w:rPr>
              <w:t>建议对工程内容与规模具体化，对</w:t>
            </w:r>
            <w:r>
              <w:rPr>
                <w:rFonts w:hint="eastAsia" w:ascii="Times New Roman" w:hAnsi="Times New Roman" w:eastAsia="宋体"/>
                <w:color w:val="000000" w:themeColor="text1"/>
                <w:kern w:val="0"/>
                <w:szCs w:val="21"/>
                <w14:textFill>
                  <w14:solidFill>
                    <w14:schemeClr w14:val="tx1"/>
                  </w14:solidFill>
                </w14:textFill>
              </w:rPr>
              <w:t>水土流失率较高</w:t>
            </w:r>
            <w:r>
              <w:rPr>
                <w:rFonts w:ascii="Times New Roman" w:hAnsi="Times New Roman" w:eastAsia="宋体"/>
                <w:color w:val="000000" w:themeColor="text1"/>
                <w:kern w:val="0"/>
                <w:szCs w:val="21"/>
                <w14:textFill>
                  <w14:solidFill>
                    <w14:schemeClr w14:val="tx1"/>
                  </w14:solidFill>
                </w14:textFill>
              </w:rPr>
              <w:t>等级区域优先进行治理，对亲水节点、景观工程等与山水林田湖草相关度较低的子工程</w:t>
            </w:r>
            <w:r>
              <w:rPr>
                <w:rFonts w:hint="eastAsia" w:ascii="Times New Roman" w:hAnsi="Times New Roman" w:eastAsia="宋体"/>
                <w:color w:val="000000" w:themeColor="text1"/>
                <w:kern w:val="0"/>
                <w:szCs w:val="21"/>
                <w14:textFill>
                  <w14:solidFill>
                    <w14:schemeClr w14:val="tx1"/>
                  </w14:solidFill>
                </w14:textFill>
              </w:rPr>
              <w:t>建议不纳入</w:t>
            </w:r>
            <w:r>
              <w:rPr>
                <w:rFonts w:ascii="Times New Roman" w:hAnsi="Times New Roman" w:eastAsia="宋体"/>
                <w:color w:val="000000" w:themeColor="text1"/>
                <w:kern w:val="0"/>
                <w:szCs w:val="21"/>
                <w14:textFill>
                  <w14:solidFill>
                    <w14:schemeClr w14:val="tx1"/>
                  </w14:solidFill>
                </w14:textFill>
              </w:rPr>
              <w:t>中央山水林田湖草项目奖补资金支持范围</w:t>
            </w:r>
            <w:r>
              <w:rPr>
                <w:rFonts w:hint="eastAsia" w:ascii="Times New Roman" w:hAnsi="Times New Roman" w:eastAsia="宋体"/>
                <w:color w:val="000000" w:themeColor="text1"/>
                <w:kern w:val="0"/>
                <w:szCs w:val="21"/>
                <w14:textFill>
                  <w14:solidFill>
                    <w14:schemeClr w14:val="tx1"/>
                  </w14:solidFill>
                </w14:textFill>
              </w:rPr>
              <w:t>；一些绿化，地形处理等与生态水系一致无法割裂的景观类内容可以纳入</w:t>
            </w:r>
            <w:r>
              <w:rPr>
                <w:rFonts w:ascii="Times New Roman" w:hAnsi="Times New Roman" w:eastAsia="宋体"/>
                <w:color w:val="000000" w:themeColor="text1"/>
                <w:kern w:val="0"/>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hint="eastAsia" w:ascii="Times New Roman" w:hAnsi="Times New Roman" w:eastAsia="宋体"/>
                <w:sz w:val="18"/>
                <w:szCs w:val="18"/>
              </w:rPr>
              <w:t>尤溪县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尤溪流域生态保护修复项目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color w:val="000000" w:themeColor="text1"/>
                <w:kern w:val="0"/>
                <w:szCs w:val="21"/>
                <w14:textFill>
                  <w14:solidFill>
                    <w14:schemeClr w14:val="tx1"/>
                  </w14:solidFill>
                </w14:textFill>
              </w:rPr>
              <w:t>尤溪县华兰溪秀峤至溪尾段安全生态水系建设项目</w:t>
            </w:r>
          </w:p>
        </w:tc>
        <w:tc>
          <w:tcPr>
            <w:tcW w:w="1134"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color w:val="000000" w:themeColor="text1"/>
                <w:kern w:val="0"/>
                <w:szCs w:val="21"/>
                <w14:textFill>
                  <w14:solidFill>
                    <w14:schemeClr w14:val="tx1"/>
                  </w14:solidFill>
                </w14:textFill>
              </w:rPr>
              <w:t>三明市水利局</w:t>
            </w:r>
          </w:p>
        </w:tc>
        <w:tc>
          <w:tcPr>
            <w:tcW w:w="1267"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color w:val="000000" w:themeColor="text1"/>
                <w:kern w:val="0"/>
                <w:szCs w:val="21"/>
                <w14:textFill>
                  <w14:solidFill>
                    <w14:schemeClr w14:val="tx1"/>
                  </w14:solidFill>
                </w14:textFill>
              </w:rPr>
              <w:t>尤溪县水利局</w:t>
            </w:r>
          </w:p>
        </w:tc>
        <w:tc>
          <w:tcPr>
            <w:tcW w:w="1909"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color w:val="000000" w:themeColor="text1"/>
                <w:kern w:val="0"/>
                <w:szCs w:val="21"/>
                <w14:textFill>
                  <w14:solidFill>
                    <w14:schemeClr w14:val="tx1"/>
                  </w14:solidFill>
                </w14:textFill>
              </w:rPr>
              <w:t>尤溪县溪尾乡</w:t>
            </w:r>
          </w:p>
        </w:tc>
        <w:tc>
          <w:tcPr>
            <w:tcW w:w="3373"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color w:val="000000" w:themeColor="text1"/>
                <w:kern w:val="0"/>
                <w:szCs w:val="21"/>
                <w14:textFill>
                  <w14:solidFill>
                    <w14:schemeClr w14:val="tx1"/>
                  </w14:solidFill>
                </w14:textFill>
              </w:rPr>
              <w:t>按照“六大目标、八个有”的要求，综合治理河道长度9.74km</w:t>
            </w:r>
            <w:r>
              <w:rPr>
                <w:rFonts w:hint="eastAsia" w:ascii="Times New Roman" w:hAnsi="Times New Roman" w:eastAsia="宋体"/>
                <w:color w:val="000000" w:themeColor="text1"/>
                <w:kern w:val="0"/>
                <w:szCs w:val="21"/>
                <w14:textFill>
                  <w14:solidFill>
                    <w14:schemeClr w14:val="tx1"/>
                  </w14:solidFill>
                </w14:textFill>
              </w:rPr>
              <w:t>。</w:t>
            </w:r>
          </w:p>
        </w:tc>
        <w:tc>
          <w:tcPr>
            <w:tcW w:w="850"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color w:val="000000" w:themeColor="text1"/>
                <w:kern w:val="0"/>
                <w:szCs w:val="21"/>
                <w14:textFill>
                  <w14:solidFill>
                    <w14:schemeClr w14:val="tx1"/>
                  </w14:solidFill>
                </w14:textFill>
              </w:rPr>
              <w:t>1082.77</w:t>
            </w:r>
          </w:p>
        </w:tc>
        <w:tc>
          <w:tcPr>
            <w:tcW w:w="993"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color w:val="000000" w:themeColor="text1"/>
                <w:kern w:val="0"/>
                <w:szCs w:val="21"/>
                <w14:textFill>
                  <w14:solidFill>
                    <w14:schemeClr w14:val="tx1"/>
                  </w14:solidFill>
                </w14:textFill>
              </w:rPr>
              <w:t>400</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color w:val="000000" w:themeColor="text1"/>
                <w:kern w:val="0"/>
                <w:szCs w:val="21"/>
                <w14:textFill>
                  <w14:solidFill>
                    <w14:schemeClr w14:val="tx1"/>
                  </w14:solidFill>
                </w14:textFill>
              </w:rPr>
              <w:t>682.77</w:t>
            </w:r>
          </w:p>
        </w:tc>
        <w:tc>
          <w:tcPr>
            <w:tcW w:w="1701"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p>
        </w:tc>
        <w:tc>
          <w:tcPr>
            <w:tcW w:w="2976"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color w:val="000000" w:themeColor="text1"/>
                <w:kern w:val="0"/>
                <w:szCs w:val="21"/>
                <w14:textFill>
                  <w14:solidFill>
                    <w14:schemeClr w14:val="tx1"/>
                  </w14:solidFill>
                </w14:textFill>
              </w:rPr>
              <w:t>建议对工程内容与规模具体化，对</w:t>
            </w:r>
            <w:r>
              <w:rPr>
                <w:rFonts w:hint="eastAsia" w:ascii="Times New Roman" w:hAnsi="Times New Roman" w:eastAsia="宋体"/>
                <w:color w:val="000000" w:themeColor="text1"/>
                <w:kern w:val="0"/>
                <w:szCs w:val="21"/>
                <w14:textFill>
                  <w14:solidFill>
                    <w14:schemeClr w14:val="tx1"/>
                  </w14:solidFill>
                </w14:textFill>
              </w:rPr>
              <w:t>水土流失率较高</w:t>
            </w:r>
            <w:r>
              <w:rPr>
                <w:rFonts w:ascii="Times New Roman" w:hAnsi="Times New Roman" w:eastAsia="宋体"/>
                <w:color w:val="000000" w:themeColor="text1"/>
                <w:kern w:val="0"/>
                <w:szCs w:val="21"/>
                <w14:textFill>
                  <w14:solidFill>
                    <w14:schemeClr w14:val="tx1"/>
                  </w14:solidFill>
                </w14:textFill>
              </w:rPr>
              <w:t>等级区域优先进行治理，对亲水节点、景观工程等与山水林田湖草相关度较低的子工程</w:t>
            </w:r>
            <w:r>
              <w:rPr>
                <w:rFonts w:hint="eastAsia" w:ascii="Times New Roman" w:hAnsi="Times New Roman" w:eastAsia="宋体"/>
                <w:color w:val="000000" w:themeColor="text1"/>
                <w:kern w:val="0"/>
                <w:szCs w:val="21"/>
                <w14:textFill>
                  <w14:solidFill>
                    <w14:schemeClr w14:val="tx1"/>
                  </w14:solidFill>
                </w14:textFill>
              </w:rPr>
              <w:t>建议不纳入</w:t>
            </w:r>
            <w:r>
              <w:rPr>
                <w:rFonts w:ascii="Times New Roman" w:hAnsi="Times New Roman" w:eastAsia="宋体"/>
                <w:color w:val="000000" w:themeColor="text1"/>
                <w:kern w:val="0"/>
                <w:szCs w:val="21"/>
                <w14:textFill>
                  <w14:solidFill>
                    <w14:schemeClr w14:val="tx1"/>
                  </w14:solidFill>
                </w14:textFill>
              </w:rPr>
              <w:t>中央山水林田湖草项目奖补资金支持范围</w:t>
            </w:r>
            <w:r>
              <w:rPr>
                <w:rFonts w:hint="eastAsia" w:ascii="Times New Roman" w:hAnsi="Times New Roman" w:eastAsia="宋体"/>
                <w:color w:val="000000" w:themeColor="text1"/>
                <w:kern w:val="0"/>
                <w:szCs w:val="21"/>
                <w14:textFill>
                  <w14:solidFill>
                    <w14:schemeClr w14:val="tx1"/>
                  </w14:solidFill>
                </w14:textFill>
              </w:rPr>
              <w:t>；一些绿化，地形处理等与生态水系一致无法割裂的景观类内容可以纳入。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hint="eastAsia" w:ascii="Times New Roman" w:hAnsi="Times New Roman" w:eastAsia="宋体"/>
                <w:sz w:val="18"/>
                <w:szCs w:val="18"/>
              </w:rPr>
              <w:t>尤溪县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尤溪流域生态保护修复项目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color w:val="000000" w:themeColor="text1"/>
                <w:kern w:val="0"/>
                <w:szCs w:val="21"/>
                <w14:textFill>
                  <w14:solidFill>
                    <w14:schemeClr w14:val="tx1"/>
                  </w14:solidFill>
                </w14:textFill>
              </w:rPr>
              <w:t>尤溪县尤溪城关至梅仙段安全生态水系建设项目</w:t>
            </w:r>
          </w:p>
        </w:tc>
        <w:tc>
          <w:tcPr>
            <w:tcW w:w="1134"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color w:val="000000" w:themeColor="text1"/>
                <w:kern w:val="0"/>
                <w:szCs w:val="21"/>
                <w14:textFill>
                  <w14:solidFill>
                    <w14:schemeClr w14:val="tx1"/>
                  </w14:solidFill>
                </w14:textFill>
              </w:rPr>
              <w:t>三明市水利局</w:t>
            </w:r>
          </w:p>
        </w:tc>
        <w:tc>
          <w:tcPr>
            <w:tcW w:w="1267"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color w:val="000000" w:themeColor="text1"/>
                <w:kern w:val="0"/>
                <w:szCs w:val="21"/>
                <w14:textFill>
                  <w14:solidFill>
                    <w14:schemeClr w14:val="tx1"/>
                  </w14:solidFill>
                </w14:textFill>
              </w:rPr>
              <w:t>尤溪县水利局</w:t>
            </w:r>
          </w:p>
        </w:tc>
        <w:tc>
          <w:tcPr>
            <w:tcW w:w="1909"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color w:val="000000" w:themeColor="text1"/>
                <w:kern w:val="0"/>
                <w:szCs w:val="21"/>
                <w14:textFill>
                  <w14:solidFill>
                    <w14:schemeClr w14:val="tx1"/>
                  </w14:solidFill>
                </w14:textFill>
              </w:rPr>
              <w:t>尤溪县梅仙镇</w:t>
            </w:r>
          </w:p>
        </w:tc>
        <w:tc>
          <w:tcPr>
            <w:tcW w:w="3373"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color w:val="000000" w:themeColor="text1"/>
                <w:kern w:val="0"/>
                <w:szCs w:val="21"/>
                <w14:textFill>
                  <w14:solidFill>
                    <w14:schemeClr w14:val="tx1"/>
                  </w14:solidFill>
                </w14:textFill>
              </w:rPr>
              <w:t>按照“六大目标、八个有”的要求，综合治理河道长度10.23km</w:t>
            </w:r>
            <w:r>
              <w:rPr>
                <w:rFonts w:hint="eastAsia" w:ascii="Times New Roman" w:hAnsi="Times New Roman" w:eastAsia="宋体"/>
                <w:color w:val="000000" w:themeColor="text1"/>
                <w:kern w:val="0"/>
                <w:szCs w:val="21"/>
                <w14:textFill>
                  <w14:solidFill>
                    <w14:schemeClr w14:val="tx1"/>
                  </w14:solidFill>
                </w14:textFill>
              </w:rPr>
              <w:t>。</w:t>
            </w:r>
          </w:p>
        </w:tc>
        <w:tc>
          <w:tcPr>
            <w:tcW w:w="850"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color w:val="000000" w:themeColor="text1"/>
                <w:kern w:val="0"/>
                <w:szCs w:val="21"/>
                <w14:textFill>
                  <w14:solidFill>
                    <w14:schemeClr w14:val="tx1"/>
                  </w14:solidFill>
                </w14:textFill>
              </w:rPr>
              <w:t>1248.06</w:t>
            </w:r>
          </w:p>
        </w:tc>
        <w:tc>
          <w:tcPr>
            <w:tcW w:w="993"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color w:val="000000" w:themeColor="text1"/>
                <w:kern w:val="0"/>
                <w:szCs w:val="21"/>
                <w14:textFill>
                  <w14:solidFill>
                    <w14:schemeClr w14:val="tx1"/>
                  </w14:solidFill>
                </w14:textFill>
              </w:rPr>
              <w:t>1248.06</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p>
        </w:tc>
        <w:tc>
          <w:tcPr>
            <w:tcW w:w="1701"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p>
        </w:tc>
        <w:tc>
          <w:tcPr>
            <w:tcW w:w="2976"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color w:val="000000" w:themeColor="text1"/>
                <w:kern w:val="0"/>
                <w:szCs w:val="21"/>
                <w14:textFill>
                  <w14:solidFill>
                    <w14:schemeClr w14:val="tx1"/>
                  </w14:solidFill>
                </w14:textFill>
              </w:rPr>
              <w:t>建议对工程内容与规模具体化，对</w:t>
            </w:r>
            <w:r>
              <w:rPr>
                <w:rFonts w:hint="eastAsia" w:ascii="Times New Roman" w:hAnsi="Times New Roman" w:eastAsia="宋体"/>
                <w:color w:val="000000" w:themeColor="text1"/>
                <w:kern w:val="0"/>
                <w:szCs w:val="21"/>
                <w14:textFill>
                  <w14:solidFill>
                    <w14:schemeClr w14:val="tx1"/>
                  </w14:solidFill>
                </w14:textFill>
              </w:rPr>
              <w:t>水土流失率较高</w:t>
            </w:r>
            <w:r>
              <w:rPr>
                <w:rFonts w:ascii="Times New Roman" w:hAnsi="Times New Roman" w:eastAsia="宋体"/>
                <w:color w:val="000000" w:themeColor="text1"/>
                <w:kern w:val="0"/>
                <w:szCs w:val="21"/>
                <w14:textFill>
                  <w14:solidFill>
                    <w14:schemeClr w14:val="tx1"/>
                  </w14:solidFill>
                </w14:textFill>
              </w:rPr>
              <w:t>等级区域优先进行治理，对亲水节点、景观工程等与山水林田湖草相关度较低的子工程</w:t>
            </w:r>
            <w:r>
              <w:rPr>
                <w:rFonts w:hint="eastAsia" w:ascii="Times New Roman" w:hAnsi="Times New Roman" w:eastAsia="宋体"/>
                <w:color w:val="000000" w:themeColor="text1"/>
                <w:kern w:val="0"/>
                <w:szCs w:val="21"/>
                <w14:textFill>
                  <w14:solidFill>
                    <w14:schemeClr w14:val="tx1"/>
                  </w14:solidFill>
                </w14:textFill>
              </w:rPr>
              <w:t>建议不纳入</w:t>
            </w:r>
            <w:r>
              <w:rPr>
                <w:rFonts w:ascii="Times New Roman" w:hAnsi="Times New Roman" w:eastAsia="宋体"/>
                <w:color w:val="000000" w:themeColor="text1"/>
                <w:kern w:val="0"/>
                <w:szCs w:val="21"/>
                <w14:textFill>
                  <w14:solidFill>
                    <w14:schemeClr w14:val="tx1"/>
                  </w14:solidFill>
                </w14:textFill>
              </w:rPr>
              <w:t>中央山水林田湖草项目奖补资金支持范围</w:t>
            </w:r>
            <w:r>
              <w:rPr>
                <w:rFonts w:hint="eastAsia" w:ascii="Times New Roman" w:hAnsi="Times New Roman" w:eastAsia="宋体"/>
                <w:color w:val="000000" w:themeColor="text1"/>
                <w:kern w:val="0"/>
                <w:szCs w:val="21"/>
                <w14:textFill>
                  <w14:solidFill>
                    <w14:schemeClr w14:val="tx1"/>
                  </w14:solidFill>
                </w14:textFill>
              </w:rPr>
              <w:t>；一些绿化，地形处理等与生态水系一致无法割裂的景观类内容可以纳入。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hint="eastAsia" w:ascii="Times New Roman" w:hAnsi="Times New Roman" w:eastAsia="宋体"/>
                <w:sz w:val="18"/>
                <w:szCs w:val="18"/>
              </w:rPr>
              <w:t>尤溪县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尤溪流域生态保护修复项目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hint="eastAsia" w:ascii="Times New Roman" w:hAnsi="Times New Roman" w:eastAsia="宋体"/>
                <w:color w:val="000000" w:themeColor="text1"/>
                <w:kern w:val="0"/>
                <w:szCs w:val="21"/>
                <w14:textFill>
                  <w14:solidFill>
                    <w14:schemeClr w14:val="tx1"/>
                  </w14:solidFill>
                </w14:textFill>
              </w:rPr>
              <w:t>尤溪河流域（尤溪口至闽湖）水环境综合治理</w:t>
            </w:r>
          </w:p>
        </w:tc>
        <w:tc>
          <w:tcPr>
            <w:tcW w:w="1134"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hint="eastAsia" w:ascii="Times New Roman" w:hAnsi="Times New Roman" w:eastAsia="宋体"/>
                <w:color w:val="000000" w:themeColor="text1"/>
                <w:kern w:val="0"/>
                <w:szCs w:val="21"/>
                <w14:textFill>
                  <w14:solidFill>
                    <w14:schemeClr w14:val="tx1"/>
                  </w14:solidFill>
                </w14:textFill>
              </w:rPr>
              <w:t>三明市农业农村局、</w:t>
            </w:r>
            <w:r>
              <w:rPr>
                <w:rFonts w:ascii="Times New Roman" w:hAnsi="Times New Roman" w:eastAsia="宋体"/>
                <w:color w:val="000000" w:themeColor="text1"/>
                <w:kern w:val="0"/>
                <w:szCs w:val="21"/>
                <w14:textFill>
                  <w14:solidFill>
                    <w14:schemeClr w14:val="tx1"/>
                  </w14:solidFill>
                </w14:textFill>
              </w:rPr>
              <w:t>三明市生态环境局、三明市住建局</w:t>
            </w:r>
          </w:p>
        </w:tc>
        <w:tc>
          <w:tcPr>
            <w:tcW w:w="1267"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尤溪县人民政府</w:t>
            </w:r>
          </w:p>
        </w:tc>
        <w:tc>
          <w:tcPr>
            <w:tcW w:w="1909"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color w:val="000000" w:themeColor="text1"/>
                <w:kern w:val="0"/>
                <w:szCs w:val="21"/>
                <w14:textFill>
                  <w14:solidFill>
                    <w14:schemeClr w14:val="tx1"/>
                  </w14:solidFill>
                </w14:textFill>
              </w:rPr>
              <w:t>尤溪县尤溪河各乡镇</w:t>
            </w:r>
          </w:p>
        </w:tc>
        <w:tc>
          <w:tcPr>
            <w:tcW w:w="3373"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hint="eastAsia" w:ascii="Times New Roman" w:hAnsi="Times New Roman" w:eastAsia="宋体"/>
                <w:color w:val="000000" w:themeColor="text1"/>
                <w:kern w:val="0"/>
                <w:szCs w:val="21"/>
                <w14:textFill>
                  <w14:solidFill>
                    <w14:schemeClr w14:val="tx1"/>
                  </w14:solidFill>
                </w14:textFill>
              </w:rPr>
              <w:t>闽湖和紫阳湖水库综合整治（网箱清理、周边污染源治理、库周和湖面垃圾清理、库周水土保持等）；尤溪河支流际后溪和兰溪畜禽养治理、农村生活垃圾和生活污水治理、河道整治；尤溪河下游底泥调查和处理。</w:t>
            </w:r>
          </w:p>
        </w:tc>
        <w:tc>
          <w:tcPr>
            <w:tcW w:w="850"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hint="eastAsia" w:ascii="Times New Roman" w:hAnsi="Times New Roman" w:eastAsia="宋体"/>
                <w:color w:val="000000" w:themeColor="text1"/>
                <w:kern w:val="0"/>
                <w:szCs w:val="21"/>
                <w14:textFill>
                  <w14:solidFill>
                    <w14:schemeClr w14:val="tx1"/>
                  </w14:solidFill>
                </w14:textFill>
              </w:rPr>
              <w:t>1</w:t>
            </w:r>
            <w:r>
              <w:rPr>
                <w:rFonts w:ascii="Times New Roman" w:hAnsi="Times New Roman" w:eastAsia="宋体"/>
                <w:color w:val="000000" w:themeColor="text1"/>
                <w:kern w:val="0"/>
                <w:szCs w:val="21"/>
                <w14:textFill>
                  <w14:solidFill>
                    <w14:schemeClr w14:val="tx1"/>
                  </w14:solidFill>
                </w14:textFill>
              </w:rPr>
              <w:t>1000</w:t>
            </w:r>
          </w:p>
        </w:tc>
        <w:tc>
          <w:tcPr>
            <w:tcW w:w="993"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hint="eastAsia" w:ascii="Times New Roman" w:hAnsi="Times New Roman" w:eastAsia="宋体"/>
                <w:color w:val="000000" w:themeColor="text1"/>
                <w:kern w:val="0"/>
                <w:szCs w:val="21"/>
                <w14:textFill>
                  <w14:solidFill>
                    <w14:schemeClr w14:val="tx1"/>
                  </w14:solidFill>
                </w14:textFill>
              </w:rPr>
              <w:t>6</w:t>
            </w:r>
            <w:r>
              <w:rPr>
                <w:rFonts w:ascii="Times New Roman" w:hAnsi="Times New Roman" w:eastAsia="宋体"/>
                <w:color w:val="000000" w:themeColor="text1"/>
                <w:kern w:val="0"/>
                <w:szCs w:val="21"/>
                <w14:textFill>
                  <w14:solidFill>
                    <w14:schemeClr w14:val="tx1"/>
                  </w14:solidFill>
                </w14:textFill>
              </w:rPr>
              <w:t>737</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hint="eastAsia" w:ascii="Times New Roman" w:hAnsi="Times New Roman" w:eastAsia="宋体"/>
                <w:color w:val="000000" w:themeColor="text1"/>
                <w:kern w:val="0"/>
                <w:szCs w:val="21"/>
                <w14:textFill>
                  <w14:solidFill>
                    <w14:schemeClr w14:val="tx1"/>
                  </w14:solidFill>
                </w14:textFill>
              </w:rPr>
              <w:t>1</w:t>
            </w:r>
            <w:r>
              <w:rPr>
                <w:rFonts w:ascii="Times New Roman" w:hAnsi="Times New Roman" w:eastAsia="宋体"/>
                <w:color w:val="000000" w:themeColor="text1"/>
                <w:kern w:val="0"/>
                <w:szCs w:val="21"/>
                <w14:textFill>
                  <w14:solidFill>
                    <w14:schemeClr w14:val="tx1"/>
                  </w14:solidFill>
                </w14:textFill>
              </w:rPr>
              <w:t>831</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hint="eastAsia" w:ascii="Times New Roman" w:hAnsi="Times New Roman" w:eastAsia="宋体"/>
                <w:color w:val="000000" w:themeColor="text1"/>
                <w:kern w:val="0"/>
                <w:szCs w:val="21"/>
                <w14:textFill>
                  <w14:solidFill>
                    <w14:schemeClr w14:val="tx1"/>
                  </w14:solidFill>
                </w14:textFill>
              </w:rPr>
              <w:t>2</w:t>
            </w:r>
            <w:r>
              <w:rPr>
                <w:rFonts w:ascii="Times New Roman" w:hAnsi="Times New Roman" w:eastAsia="宋体"/>
                <w:color w:val="000000" w:themeColor="text1"/>
                <w:kern w:val="0"/>
                <w:szCs w:val="21"/>
                <w14:textFill>
                  <w14:solidFill>
                    <w14:schemeClr w14:val="tx1"/>
                  </w14:solidFill>
                </w14:textFill>
              </w:rPr>
              <w:t>432</w:t>
            </w:r>
          </w:p>
        </w:tc>
        <w:tc>
          <w:tcPr>
            <w:tcW w:w="1701"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改善流域环境，提升水质。</w:t>
            </w:r>
          </w:p>
        </w:tc>
        <w:tc>
          <w:tcPr>
            <w:tcW w:w="2976"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hint="eastAsia" w:ascii="Times New Roman" w:hAnsi="Times New Roman" w:eastAsia="宋体"/>
                <w:color w:val="000000"/>
                <w:kern w:val="0"/>
              </w:rPr>
              <w:t>建议对工程内容与规模具体化，对水土流失率较高等级区域优先进行治理，对亲水节点、景观工程等与山水林田湖草相关度较低的子工程建议不纳入中央山水林田湖草项目奖补资金支持范围；一些绿化，地形处理等与生态水系一致无法割裂的景观类内容可以纳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hint="eastAsia" w:ascii="Times New Roman" w:hAnsi="Times New Roman" w:eastAsia="宋体"/>
                <w:sz w:val="18"/>
                <w:szCs w:val="18"/>
              </w:rPr>
              <w:t>尤溪县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尤溪流域生态保护修复项目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hint="eastAsia" w:ascii="Times New Roman" w:hAnsi="Times New Roman" w:eastAsia="宋体"/>
                <w:kern w:val="0"/>
                <w:szCs w:val="21"/>
              </w:rPr>
              <w:t>（1）</w:t>
            </w:r>
            <w:r>
              <w:rPr>
                <w:rFonts w:ascii="Times New Roman" w:hAnsi="Times New Roman" w:eastAsia="宋体"/>
                <w:kern w:val="0"/>
                <w:szCs w:val="21"/>
              </w:rPr>
              <w:t>尤溪际后溪</w:t>
            </w:r>
            <w:r>
              <w:rPr>
                <w:rFonts w:hint="eastAsia" w:ascii="Times New Roman" w:hAnsi="Times New Roman" w:eastAsia="宋体"/>
                <w:kern w:val="0"/>
                <w:szCs w:val="21"/>
              </w:rPr>
              <w:t>治理</w:t>
            </w:r>
            <w:r>
              <w:rPr>
                <w:rFonts w:ascii="Times New Roman" w:hAnsi="Times New Roman" w:eastAsia="宋体"/>
                <w:kern w:val="0"/>
                <w:szCs w:val="21"/>
              </w:rPr>
              <w:t>项目</w:t>
            </w:r>
          </w:p>
        </w:tc>
        <w:tc>
          <w:tcPr>
            <w:tcW w:w="1134"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三明市生态环境局</w:t>
            </w:r>
          </w:p>
        </w:tc>
        <w:tc>
          <w:tcPr>
            <w:tcW w:w="1267"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尤溪县西滨镇人民政府</w:t>
            </w:r>
          </w:p>
        </w:tc>
        <w:tc>
          <w:tcPr>
            <w:tcW w:w="1909"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尤溪县西滨镇</w:t>
            </w:r>
          </w:p>
        </w:tc>
        <w:tc>
          <w:tcPr>
            <w:tcW w:w="3373"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1）启动北岭水库治理项目，2）开展小水电整治项目，3）完成猪厂监控设备安装，4）启动养猪厂粪便转运项目，5）养猪厂升级改造，6）养猪厂整治和拆除，7）开展农村生活垃圾整治。</w:t>
            </w:r>
          </w:p>
        </w:tc>
        <w:tc>
          <w:tcPr>
            <w:tcW w:w="850"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1000</w:t>
            </w:r>
          </w:p>
        </w:tc>
        <w:tc>
          <w:tcPr>
            <w:tcW w:w="993"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1000</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0</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0</w:t>
            </w:r>
          </w:p>
        </w:tc>
        <w:tc>
          <w:tcPr>
            <w:tcW w:w="1701"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改善小流域环境，提升水质。</w:t>
            </w:r>
          </w:p>
        </w:tc>
        <w:tc>
          <w:tcPr>
            <w:tcW w:w="2976"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hint="eastAsia" w:ascii="Times New Roman" w:hAnsi="Times New Roman" w:eastAsia="宋体"/>
                <w:color w:val="000000"/>
                <w:kern w:val="0"/>
              </w:rPr>
              <w:t>建议对工程内容与规模具体化，对水土流失率较高等级区域优先进行治理，对亲水节点、景观工程等与山水林田湖草相关度较低的子工程建议不纳入中央山水林田湖草项目奖补资金支持范围；一些绿化，地形处理等与生态水系一致无法割裂的景观类内容可以纳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color w:val="000000"/>
                <w:kern w:val="0"/>
                <w:szCs w:val="21"/>
              </w:rPr>
            </w:pPr>
            <w:r>
              <w:rPr>
                <w:rFonts w:hint="eastAsia" w:ascii="Times New Roman" w:hAnsi="Times New Roman" w:eastAsia="宋体"/>
                <w:sz w:val="18"/>
                <w:szCs w:val="18"/>
              </w:rPr>
              <w:t>尤溪县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尤溪流域生态保护修复项目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color w:val="000000"/>
                <w:kern w:val="0"/>
                <w:szCs w:val="21"/>
              </w:rPr>
            </w:pPr>
            <w:r>
              <w:rPr>
                <w:rFonts w:hint="eastAsia" w:ascii="Times New Roman" w:hAnsi="Times New Roman" w:eastAsia="宋体"/>
                <w:kern w:val="0"/>
                <w:szCs w:val="21"/>
              </w:rPr>
              <w:t>（2）</w:t>
            </w:r>
            <w:r>
              <w:rPr>
                <w:rFonts w:ascii="Times New Roman" w:hAnsi="Times New Roman" w:eastAsia="宋体"/>
                <w:kern w:val="0"/>
                <w:szCs w:val="21"/>
              </w:rPr>
              <w:t>尤溪华兰溪小流域水环境综合整治工程</w:t>
            </w:r>
          </w:p>
        </w:tc>
        <w:tc>
          <w:tcPr>
            <w:tcW w:w="1134"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color w:val="000000"/>
                <w:kern w:val="0"/>
                <w:szCs w:val="21"/>
              </w:rPr>
            </w:pPr>
            <w:r>
              <w:rPr>
                <w:rFonts w:ascii="Times New Roman" w:hAnsi="Times New Roman" w:eastAsia="宋体"/>
                <w:kern w:val="0"/>
                <w:szCs w:val="21"/>
              </w:rPr>
              <w:t>三明市生态环环境局</w:t>
            </w:r>
          </w:p>
        </w:tc>
        <w:tc>
          <w:tcPr>
            <w:tcW w:w="1267"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color w:val="000000"/>
                <w:kern w:val="0"/>
                <w:szCs w:val="21"/>
              </w:rPr>
            </w:pPr>
            <w:r>
              <w:rPr>
                <w:rFonts w:ascii="Times New Roman" w:hAnsi="Times New Roman" w:eastAsia="宋体"/>
                <w:kern w:val="0"/>
                <w:szCs w:val="21"/>
              </w:rPr>
              <w:t>三明市尤溪县生态环境局</w:t>
            </w:r>
          </w:p>
        </w:tc>
        <w:tc>
          <w:tcPr>
            <w:tcW w:w="1909"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color w:val="000000"/>
                <w:kern w:val="0"/>
                <w:szCs w:val="21"/>
              </w:rPr>
            </w:pPr>
            <w:r>
              <w:rPr>
                <w:rFonts w:ascii="Times New Roman" w:hAnsi="Times New Roman" w:eastAsia="宋体"/>
                <w:kern w:val="0"/>
                <w:szCs w:val="21"/>
              </w:rPr>
              <w:t>尤溪县洋中镇、汤川镇、西滨镇、溪尾乡</w:t>
            </w:r>
          </w:p>
        </w:tc>
        <w:tc>
          <w:tcPr>
            <w:tcW w:w="3373"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color w:val="000000"/>
                <w:kern w:val="0"/>
                <w:szCs w:val="21"/>
              </w:rPr>
            </w:pPr>
            <w:r>
              <w:rPr>
                <w:rFonts w:ascii="Times New Roman" w:hAnsi="Times New Roman" w:eastAsia="宋体"/>
                <w:kern w:val="0"/>
                <w:szCs w:val="21"/>
              </w:rPr>
              <w:t>1）继续开展畜禽养殖、生活垃圾、企业污染整治。2.对部分水体生态破坏较重、水质较差的河段开展生态修复，完成溪尾乡埔宁村河道护岸修复工程、秀峤村防洪提和拦河坝工程、大宁村受损河堤修复工程等.3）完成汤川生活垃圾转运系统建设，污水管道更换、维护；溪尾乡垃圾中转站项目、农贸市场污水管道修缮等。4）开展华兰溪支流洋中段河道整治。</w:t>
            </w:r>
          </w:p>
        </w:tc>
        <w:tc>
          <w:tcPr>
            <w:tcW w:w="850"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color w:val="000000"/>
                <w:kern w:val="0"/>
                <w:szCs w:val="21"/>
              </w:rPr>
            </w:pPr>
            <w:r>
              <w:rPr>
                <w:rFonts w:ascii="Times New Roman" w:hAnsi="Times New Roman" w:eastAsia="宋体"/>
                <w:kern w:val="0"/>
                <w:szCs w:val="21"/>
              </w:rPr>
              <w:t>1000</w:t>
            </w:r>
          </w:p>
        </w:tc>
        <w:tc>
          <w:tcPr>
            <w:tcW w:w="993"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color w:val="000000"/>
                <w:kern w:val="0"/>
                <w:szCs w:val="21"/>
              </w:rPr>
            </w:pPr>
            <w:r>
              <w:rPr>
                <w:rFonts w:ascii="Times New Roman" w:hAnsi="Times New Roman" w:eastAsia="宋体"/>
                <w:kern w:val="0"/>
                <w:szCs w:val="21"/>
              </w:rPr>
              <w:t>1000</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color w:val="000000"/>
                <w:kern w:val="0"/>
                <w:szCs w:val="21"/>
              </w:rPr>
            </w:pPr>
            <w:r>
              <w:rPr>
                <w:rFonts w:ascii="Times New Roman" w:hAnsi="Times New Roman" w:eastAsia="宋体"/>
                <w:kern w:val="0"/>
                <w:szCs w:val="21"/>
              </w:rPr>
              <w:t>0</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color w:val="000000"/>
                <w:kern w:val="0"/>
                <w:szCs w:val="21"/>
              </w:rPr>
            </w:pPr>
            <w:r>
              <w:rPr>
                <w:rFonts w:ascii="Times New Roman" w:hAnsi="Times New Roman" w:eastAsia="宋体"/>
                <w:kern w:val="0"/>
                <w:szCs w:val="21"/>
              </w:rPr>
              <w:t>0</w:t>
            </w:r>
          </w:p>
        </w:tc>
        <w:tc>
          <w:tcPr>
            <w:tcW w:w="1701"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color w:val="000000"/>
                <w:kern w:val="0"/>
                <w:szCs w:val="21"/>
              </w:rPr>
            </w:pPr>
            <w:r>
              <w:rPr>
                <w:rFonts w:ascii="Times New Roman" w:hAnsi="Times New Roman" w:eastAsia="宋体"/>
                <w:kern w:val="0"/>
                <w:szCs w:val="21"/>
              </w:rPr>
              <w:t>改善小流域环境，提升水质。</w:t>
            </w:r>
          </w:p>
        </w:tc>
        <w:tc>
          <w:tcPr>
            <w:tcW w:w="2976"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color w:val="000000"/>
                <w:kern w:val="0"/>
                <w:szCs w:val="21"/>
              </w:rPr>
            </w:pPr>
            <w:r>
              <w:rPr>
                <w:rFonts w:hint="eastAsia" w:ascii="Times New Roman" w:hAnsi="Times New Roman" w:eastAsia="宋体"/>
                <w:color w:val="000000"/>
                <w:kern w:val="0"/>
              </w:rPr>
              <w:t>建议对工程内容与规模具体化，对水土流失率较高等级区域优先进行治理，对亲水节点、景观工程等与山水林田湖草相关度较低的子工程建议不纳入中央山水林田湖草项目奖补资金支持范围；一些绿化，地形处理等与生态水系一致无法割裂的景观类内容可以纳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color w:val="000000"/>
                <w:kern w:val="0"/>
                <w:szCs w:val="21"/>
              </w:rPr>
            </w:pPr>
            <w:r>
              <w:rPr>
                <w:rFonts w:hint="eastAsia" w:ascii="Times New Roman" w:hAnsi="Times New Roman" w:eastAsia="宋体"/>
                <w:sz w:val="18"/>
                <w:szCs w:val="18"/>
              </w:rPr>
              <w:t>尤溪县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尤溪流域生态保护修复项目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color w:val="000000"/>
                <w:kern w:val="0"/>
                <w:szCs w:val="21"/>
              </w:rPr>
            </w:pPr>
            <w:r>
              <w:rPr>
                <w:rFonts w:hint="eastAsia" w:ascii="Times New Roman" w:hAnsi="Times New Roman" w:eastAsia="宋体"/>
                <w:kern w:val="0"/>
                <w:szCs w:val="21"/>
              </w:rPr>
              <w:t>（3）</w:t>
            </w:r>
            <w:r>
              <w:rPr>
                <w:rFonts w:ascii="Times New Roman" w:hAnsi="Times New Roman" w:eastAsia="宋体"/>
                <w:kern w:val="0"/>
                <w:szCs w:val="21"/>
              </w:rPr>
              <w:t>街面水库尤溪库区水生态修复及污染物综合整治工程</w:t>
            </w:r>
          </w:p>
        </w:tc>
        <w:tc>
          <w:tcPr>
            <w:tcW w:w="1134"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color w:val="000000"/>
                <w:kern w:val="0"/>
                <w:szCs w:val="21"/>
              </w:rPr>
            </w:pPr>
            <w:r>
              <w:rPr>
                <w:rFonts w:ascii="Times New Roman" w:hAnsi="Times New Roman" w:eastAsia="宋体"/>
                <w:kern w:val="0"/>
                <w:szCs w:val="21"/>
              </w:rPr>
              <w:t>三明市农业农村局</w:t>
            </w:r>
          </w:p>
        </w:tc>
        <w:tc>
          <w:tcPr>
            <w:tcW w:w="1267"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color w:val="000000"/>
                <w:kern w:val="0"/>
                <w:szCs w:val="21"/>
              </w:rPr>
            </w:pPr>
            <w:r>
              <w:rPr>
                <w:rFonts w:ascii="Times New Roman" w:hAnsi="Times New Roman" w:eastAsia="宋体"/>
                <w:kern w:val="0"/>
                <w:szCs w:val="21"/>
              </w:rPr>
              <w:t>尤溪县闽湖生态环境综合治理指挥部</w:t>
            </w:r>
          </w:p>
        </w:tc>
        <w:tc>
          <w:tcPr>
            <w:tcW w:w="1909"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color w:val="000000"/>
                <w:kern w:val="0"/>
                <w:szCs w:val="21"/>
              </w:rPr>
            </w:pPr>
            <w:r>
              <w:rPr>
                <w:rFonts w:ascii="Times New Roman" w:hAnsi="Times New Roman" w:eastAsia="宋体"/>
                <w:kern w:val="0"/>
                <w:szCs w:val="21"/>
              </w:rPr>
              <w:t>尤溪县坂面镇</w:t>
            </w:r>
          </w:p>
        </w:tc>
        <w:tc>
          <w:tcPr>
            <w:tcW w:w="3373"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color w:val="000000"/>
                <w:kern w:val="0"/>
                <w:szCs w:val="21"/>
              </w:rPr>
            </w:pPr>
            <w:r>
              <w:rPr>
                <w:rFonts w:ascii="Times New Roman" w:hAnsi="Times New Roman" w:eastAsia="宋体"/>
                <w:kern w:val="0"/>
                <w:szCs w:val="21"/>
              </w:rPr>
              <w:t>1.闽湖网箱清理3816个，面积179556㎡。2.闽湖周边污染源治理。3.库面、库周、湖面垃圾清理。4.库周水土保持。</w:t>
            </w:r>
          </w:p>
        </w:tc>
        <w:tc>
          <w:tcPr>
            <w:tcW w:w="850"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color w:val="000000"/>
                <w:kern w:val="0"/>
                <w:szCs w:val="21"/>
              </w:rPr>
            </w:pPr>
            <w:r>
              <w:rPr>
                <w:rFonts w:ascii="Times New Roman" w:hAnsi="Times New Roman" w:eastAsia="宋体"/>
                <w:kern w:val="0"/>
                <w:szCs w:val="21"/>
              </w:rPr>
              <w:t>3000</w:t>
            </w:r>
          </w:p>
        </w:tc>
        <w:tc>
          <w:tcPr>
            <w:tcW w:w="993"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color w:val="000000"/>
                <w:kern w:val="0"/>
                <w:szCs w:val="21"/>
              </w:rPr>
            </w:pPr>
            <w:r>
              <w:rPr>
                <w:rFonts w:ascii="Times New Roman" w:hAnsi="Times New Roman" w:eastAsia="宋体"/>
                <w:kern w:val="0"/>
                <w:szCs w:val="21"/>
              </w:rPr>
              <w:t>2417</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color w:val="000000"/>
                <w:kern w:val="0"/>
                <w:szCs w:val="21"/>
              </w:rPr>
            </w:pPr>
            <w:r>
              <w:rPr>
                <w:rFonts w:ascii="Times New Roman" w:hAnsi="Times New Roman" w:eastAsia="宋体"/>
                <w:kern w:val="0"/>
                <w:szCs w:val="21"/>
              </w:rPr>
              <w:t>291</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color w:val="000000"/>
                <w:kern w:val="0"/>
                <w:szCs w:val="21"/>
              </w:rPr>
            </w:pPr>
            <w:r>
              <w:rPr>
                <w:rFonts w:ascii="Times New Roman" w:hAnsi="Times New Roman" w:eastAsia="宋体"/>
                <w:kern w:val="0"/>
                <w:szCs w:val="21"/>
              </w:rPr>
              <w:t>292</w:t>
            </w:r>
          </w:p>
        </w:tc>
        <w:tc>
          <w:tcPr>
            <w:tcW w:w="1701"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color w:val="000000"/>
                <w:kern w:val="0"/>
                <w:szCs w:val="21"/>
              </w:rPr>
            </w:pPr>
            <w:r>
              <w:rPr>
                <w:rFonts w:ascii="Times New Roman" w:hAnsi="Times New Roman" w:eastAsia="宋体"/>
                <w:kern w:val="0"/>
                <w:szCs w:val="21"/>
              </w:rPr>
              <w:t>削减水库内源污染，改善环境质量，提供优质水源。</w:t>
            </w:r>
          </w:p>
        </w:tc>
        <w:tc>
          <w:tcPr>
            <w:tcW w:w="2976"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color w:val="000000"/>
                <w:kern w:val="0"/>
                <w:szCs w:val="21"/>
              </w:rPr>
            </w:pPr>
            <w:r>
              <w:rPr>
                <w:rFonts w:hint="eastAsia" w:ascii="Times New Roman" w:hAnsi="Times New Roman" w:eastAsia="宋体"/>
                <w:color w:val="000000"/>
                <w:kern w:val="0"/>
              </w:rPr>
              <w:t>建议对工程内容与规模具体化，对水土流失率较高等级区域优先进行治理，对亲水节点、景观工程等与山水林田湖草相关度较低的子工程建议不纳入中央山水林田湖草项目奖补资金支持范围；一些绿化，地形处理等与生态水系一致无法割裂的景观类内容可以纳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hint="eastAsia" w:ascii="Times New Roman" w:hAnsi="Times New Roman" w:eastAsia="宋体"/>
                <w:sz w:val="18"/>
                <w:szCs w:val="18"/>
              </w:rPr>
              <w:t>尤溪县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尤溪流域生态保护修复项目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hint="eastAsia" w:ascii="Times New Roman" w:hAnsi="Times New Roman" w:eastAsia="宋体"/>
                <w:kern w:val="0"/>
                <w:szCs w:val="21"/>
              </w:rPr>
              <w:t>（4）</w:t>
            </w:r>
            <w:r>
              <w:rPr>
                <w:rFonts w:ascii="Times New Roman" w:hAnsi="Times New Roman" w:eastAsia="宋体"/>
                <w:kern w:val="0"/>
                <w:szCs w:val="21"/>
              </w:rPr>
              <w:t>尤溪县紫阳湖水环境治理</w:t>
            </w:r>
          </w:p>
        </w:tc>
        <w:tc>
          <w:tcPr>
            <w:tcW w:w="1134"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三明市农业农村局</w:t>
            </w:r>
          </w:p>
        </w:tc>
        <w:tc>
          <w:tcPr>
            <w:tcW w:w="1267"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尤溪县紫阳湖综合治理工作领导小组</w:t>
            </w:r>
          </w:p>
        </w:tc>
        <w:tc>
          <w:tcPr>
            <w:tcW w:w="1909"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尤溪县城关镇</w:t>
            </w:r>
          </w:p>
        </w:tc>
        <w:tc>
          <w:tcPr>
            <w:tcW w:w="3373"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1.拆除紫阳湖库周30000㎡临时搭建物、养殖构筑物；2.拆除库面40000㎡网箱及网箱管理房、投饵机、渔船等附属设施；3.清除水面垃圾、漂浮物、坝头清淤。</w:t>
            </w:r>
          </w:p>
        </w:tc>
        <w:tc>
          <w:tcPr>
            <w:tcW w:w="850"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3000</w:t>
            </w:r>
          </w:p>
        </w:tc>
        <w:tc>
          <w:tcPr>
            <w:tcW w:w="993"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1920</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540</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540</w:t>
            </w:r>
          </w:p>
        </w:tc>
        <w:tc>
          <w:tcPr>
            <w:tcW w:w="1701"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削减水库内源污染，改善环境质量，提供优质水源</w:t>
            </w:r>
          </w:p>
        </w:tc>
        <w:tc>
          <w:tcPr>
            <w:tcW w:w="2976"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hint="eastAsia" w:ascii="Times New Roman" w:hAnsi="Times New Roman" w:eastAsia="宋体"/>
                <w:color w:val="000000"/>
                <w:kern w:val="0"/>
              </w:rPr>
              <w:t>建议对工程内容与规模具体化，对水土流失率较高等级区域优先进行治理，对亲水节点、景观工程等与山水林田湖草相关度较低的子工程建议不纳入中央山水林田湖草项目奖补资金支持范围；一些绿化，地形处理等与生态水系一致无法割裂的景观类内容可以纳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hint="eastAsia" w:ascii="Times New Roman" w:hAnsi="Times New Roman" w:eastAsia="宋体"/>
                <w:sz w:val="18"/>
                <w:szCs w:val="18"/>
              </w:rPr>
              <w:t>尤溪县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尤溪流域生态保护修复项目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hint="eastAsia" w:ascii="Times New Roman" w:hAnsi="Times New Roman" w:eastAsia="宋体"/>
                <w:kern w:val="0"/>
                <w:szCs w:val="21"/>
              </w:rPr>
              <w:t>（5）尤溪下游库区（西滨、尤溪口、雍口）水环境治理项目</w:t>
            </w:r>
          </w:p>
        </w:tc>
        <w:tc>
          <w:tcPr>
            <w:tcW w:w="1134"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三明市农业农村局</w:t>
            </w:r>
          </w:p>
        </w:tc>
        <w:tc>
          <w:tcPr>
            <w:tcW w:w="1267" w:type="dxa"/>
            <w:tcBorders>
              <w:top w:val="single" w:color="auto" w:sz="4" w:space="0"/>
              <w:left w:val="single" w:color="auto" w:sz="4" w:space="0"/>
              <w:bottom w:val="single" w:color="auto" w:sz="4" w:space="0"/>
              <w:right w:val="single" w:color="auto" w:sz="4" w:space="0"/>
            </w:tcBorders>
            <w:vAlign w:val="center"/>
          </w:tcPr>
          <w:p>
            <w:pPr>
              <w:rPr>
                <w:rFonts w:ascii="Times New Roman" w:hAnsi="Times New Roman" w:eastAsia="宋体" w:cs="Times New Roman"/>
                <w:kern w:val="0"/>
                <w:szCs w:val="21"/>
              </w:rPr>
            </w:pPr>
            <w:r>
              <w:rPr>
                <w:rFonts w:hint="eastAsia" w:ascii="Times New Roman" w:hAnsi="Times New Roman" w:eastAsia="宋体"/>
                <w:sz w:val="22"/>
              </w:rPr>
              <w:t>尤溪县人民政府</w:t>
            </w:r>
          </w:p>
        </w:tc>
        <w:tc>
          <w:tcPr>
            <w:tcW w:w="1909"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hint="eastAsia" w:ascii="Times New Roman" w:hAnsi="Times New Roman" w:eastAsia="宋体"/>
                <w:color w:val="000000" w:themeColor="text1"/>
                <w:kern w:val="0"/>
                <w:szCs w:val="21"/>
                <w14:textFill>
                  <w14:solidFill>
                    <w14:schemeClr w14:val="tx1"/>
                  </w14:solidFill>
                </w14:textFill>
              </w:rPr>
              <w:t>尤溪西滨镇、尤溪口、雍口</w:t>
            </w:r>
          </w:p>
        </w:tc>
        <w:tc>
          <w:tcPr>
            <w:tcW w:w="3373"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1</w:t>
            </w:r>
            <w:r>
              <w:rPr>
                <w:rFonts w:hint="eastAsia" w:ascii="Times New Roman" w:hAnsi="Times New Roman" w:eastAsia="宋体"/>
                <w:kern w:val="0"/>
                <w:szCs w:val="21"/>
              </w:rPr>
              <w:t>、拆除库面</w:t>
            </w:r>
            <w:r>
              <w:rPr>
                <w:rFonts w:ascii="Times New Roman" w:hAnsi="Times New Roman" w:eastAsia="宋体"/>
                <w:kern w:val="0"/>
                <w:szCs w:val="21"/>
              </w:rPr>
              <w:t>100000</w:t>
            </w:r>
            <w:r>
              <w:rPr>
                <w:rFonts w:hint="eastAsia" w:ascii="Times New Roman" w:hAnsi="Times New Roman" w:eastAsia="宋体"/>
                <w:kern w:val="0"/>
                <w:szCs w:val="21"/>
              </w:rPr>
              <w:t>㎡网箱及网箱管理房、渔船等附属设施。</w:t>
            </w:r>
            <w:r>
              <w:rPr>
                <w:rFonts w:ascii="Times New Roman" w:hAnsi="Times New Roman" w:eastAsia="宋体"/>
                <w:kern w:val="0"/>
                <w:szCs w:val="21"/>
              </w:rPr>
              <w:t>2</w:t>
            </w:r>
            <w:r>
              <w:rPr>
                <w:rFonts w:hint="eastAsia" w:ascii="Times New Roman" w:hAnsi="Times New Roman" w:eastAsia="宋体"/>
                <w:kern w:val="0"/>
                <w:szCs w:val="21"/>
              </w:rPr>
              <w:t>、清除水面垃圾、漂浮物。</w:t>
            </w:r>
          </w:p>
        </w:tc>
        <w:tc>
          <w:tcPr>
            <w:tcW w:w="850"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hint="eastAsia" w:ascii="Times New Roman" w:hAnsi="Times New Roman" w:eastAsia="宋体"/>
                <w:color w:val="000000" w:themeColor="text1"/>
                <w:kern w:val="0"/>
                <w:szCs w:val="21"/>
                <w14:textFill>
                  <w14:solidFill>
                    <w14:schemeClr w14:val="tx1"/>
                  </w14:solidFill>
                </w14:textFill>
              </w:rPr>
              <w:t>1</w:t>
            </w:r>
            <w:r>
              <w:rPr>
                <w:rFonts w:ascii="Times New Roman" w:hAnsi="Times New Roman" w:eastAsia="宋体"/>
                <w:color w:val="000000" w:themeColor="text1"/>
                <w:kern w:val="0"/>
                <w:szCs w:val="21"/>
                <w14:textFill>
                  <w14:solidFill>
                    <w14:schemeClr w14:val="tx1"/>
                  </w14:solidFill>
                </w14:textFill>
              </w:rPr>
              <w:t>200</w:t>
            </w:r>
          </w:p>
        </w:tc>
        <w:tc>
          <w:tcPr>
            <w:tcW w:w="993"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hint="eastAsia" w:ascii="Times New Roman" w:hAnsi="Times New Roman" w:eastAsia="宋体"/>
                <w:color w:val="000000" w:themeColor="text1"/>
                <w:kern w:val="0"/>
                <w:szCs w:val="21"/>
                <w14:textFill>
                  <w14:solidFill>
                    <w14:schemeClr w14:val="tx1"/>
                  </w14:solidFill>
                </w14:textFill>
              </w:rPr>
              <w:t>2</w:t>
            </w:r>
            <w:r>
              <w:rPr>
                <w:rFonts w:ascii="Times New Roman" w:hAnsi="Times New Roman" w:eastAsia="宋体"/>
                <w:color w:val="000000" w:themeColor="text1"/>
                <w:kern w:val="0"/>
                <w:szCs w:val="21"/>
                <w14:textFill>
                  <w14:solidFill>
                    <w14:schemeClr w14:val="tx1"/>
                  </w14:solidFill>
                </w14:textFill>
              </w:rPr>
              <w:t>00</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hint="eastAsia" w:ascii="Times New Roman" w:hAnsi="Times New Roman" w:eastAsia="宋体"/>
                <w:color w:val="000000" w:themeColor="text1"/>
                <w:kern w:val="0"/>
                <w:szCs w:val="21"/>
                <w14:textFill>
                  <w14:solidFill>
                    <w14:schemeClr w14:val="tx1"/>
                  </w14:solidFill>
                </w14:textFill>
              </w:rPr>
              <w:t>5</w:t>
            </w:r>
            <w:r>
              <w:rPr>
                <w:rFonts w:ascii="Times New Roman" w:hAnsi="Times New Roman" w:eastAsia="宋体"/>
                <w:color w:val="000000" w:themeColor="text1"/>
                <w:kern w:val="0"/>
                <w:szCs w:val="21"/>
                <w14:textFill>
                  <w14:solidFill>
                    <w14:schemeClr w14:val="tx1"/>
                  </w14:solidFill>
                </w14:textFill>
              </w:rPr>
              <w:t>00</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hint="eastAsia" w:ascii="Times New Roman" w:hAnsi="Times New Roman" w:eastAsia="宋体"/>
                <w:color w:val="000000" w:themeColor="text1"/>
                <w:kern w:val="0"/>
                <w:szCs w:val="21"/>
                <w14:textFill>
                  <w14:solidFill>
                    <w14:schemeClr w14:val="tx1"/>
                  </w14:solidFill>
                </w14:textFill>
              </w:rPr>
              <w:t>5</w:t>
            </w:r>
            <w:r>
              <w:rPr>
                <w:rFonts w:ascii="Times New Roman" w:hAnsi="Times New Roman" w:eastAsia="宋体"/>
                <w:color w:val="000000" w:themeColor="text1"/>
                <w:kern w:val="0"/>
                <w:szCs w:val="21"/>
                <w14:textFill>
                  <w14:solidFill>
                    <w14:schemeClr w14:val="tx1"/>
                  </w14:solidFill>
                </w14:textFill>
              </w:rPr>
              <w:t>00</w:t>
            </w:r>
          </w:p>
        </w:tc>
        <w:tc>
          <w:tcPr>
            <w:tcW w:w="1701"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hint="eastAsia" w:ascii="Times New Roman" w:hAnsi="Times New Roman" w:eastAsia="宋体"/>
                <w:kern w:val="0"/>
                <w:szCs w:val="21"/>
              </w:rPr>
              <w:t>削减水库内源污染，改善环境质量，提供优质水源</w:t>
            </w:r>
          </w:p>
        </w:tc>
        <w:tc>
          <w:tcPr>
            <w:tcW w:w="2976"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hint="eastAsia" w:ascii="Times New Roman" w:hAnsi="Times New Roman" w:eastAsia="宋体"/>
                <w:color w:val="000000"/>
                <w:kern w:val="0"/>
              </w:rPr>
              <w:t>建议对工程内容与规模具体化，对水土流失率较高等级区域优先进行治理，对亲水节点、景观工程等与山水林田湖草相关度较低的子工程建议不纳入中央山水林田湖草项目奖补资金支持范围；一些绿化，地形处理等与生态水系一致无法割裂的景观类内容可以纳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hint="eastAsia" w:ascii="Times New Roman" w:hAnsi="Times New Roman" w:eastAsia="宋体"/>
                <w:sz w:val="18"/>
                <w:szCs w:val="18"/>
              </w:rPr>
              <w:t>尤溪县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尤溪流域生态保护修复项目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hint="eastAsia" w:ascii="Times New Roman" w:hAnsi="Times New Roman" w:eastAsia="宋体"/>
                <w:kern w:val="0"/>
                <w:szCs w:val="21"/>
              </w:rPr>
              <w:t>（6）尤溪县清印溪“一河两岸”污水管网改造工程</w:t>
            </w:r>
          </w:p>
        </w:tc>
        <w:tc>
          <w:tcPr>
            <w:tcW w:w="1134"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三明市住建局</w:t>
            </w:r>
          </w:p>
        </w:tc>
        <w:tc>
          <w:tcPr>
            <w:tcW w:w="1267"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hint="eastAsia" w:ascii="Times New Roman" w:hAnsi="Times New Roman" w:eastAsia="宋体"/>
                <w:sz w:val="22"/>
              </w:rPr>
              <w:t>尤溪县人民政府</w:t>
            </w:r>
          </w:p>
        </w:tc>
        <w:tc>
          <w:tcPr>
            <w:tcW w:w="1909"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kern w:val="0"/>
                <w:szCs w:val="21"/>
              </w:rPr>
              <w:t>尤溪县城关镇、西城镇</w:t>
            </w:r>
          </w:p>
        </w:tc>
        <w:tc>
          <w:tcPr>
            <w:tcW w:w="3373"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hint="eastAsia" w:ascii="Times New Roman" w:hAnsi="Times New Roman" w:eastAsia="宋体"/>
                <w:kern w:val="0"/>
                <w:szCs w:val="21"/>
              </w:rPr>
              <w:t>清印溪“一河两岸”污水管网改造工程</w:t>
            </w:r>
            <w:r>
              <w:rPr>
                <w:rFonts w:ascii="Times New Roman" w:hAnsi="Times New Roman" w:eastAsia="宋体"/>
                <w:kern w:val="0"/>
                <w:szCs w:val="21"/>
              </w:rPr>
              <w:t>,</w:t>
            </w:r>
            <w:r>
              <w:rPr>
                <w:rFonts w:hint="eastAsia" w:ascii="Times New Roman" w:hAnsi="Times New Roman" w:eastAsia="宋体"/>
                <w:kern w:val="0"/>
                <w:szCs w:val="21"/>
              </w:rPr>
              <w:t>在建污水管总长</w:t>
            </w:r>
            <w:r>
              <w:rPr>
                <w:rFonts w:ascii="Times New Roman" w:hAnsi="Times New Roman" w:eastAsia="宋体"/>
                <w:kern w:val="0"/>
                <w:szCs w:val="21"/>
              </w:rPr>
              <w:t>3674</w:t>
            </w:r>
            <w:r>
              <w:rPr>
                <w:rFonts w:hint="eastAsia" w:ascii="Times New Roman" w:hAnsi="Times New Roman" w:eastAsia="宋体"/>
                <w:kern w:val="0"/>
                <w:szCs w:val="21"/>
              </w:rPr>
              <w:t>米。</w:t>
            </w:r>
          </w:p>
        </w:tc>
        <w:tc>
          <w:tcPr>
            <w:tcW w:w="850"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hint="eastAsia" w:ascii="Times New Roman" w:hAnsi="Times New Roman" w:eastAsia="宋体"/>
                <w:color w:val="000000" w:themeColor="text1"/>
                <w:kern w:val="0"/>
                <w:szCs w:val="21"/>
                <w14:textFill>
                  <w14:solidFill>
                    <w14:schemeClr w14:val="tx1"/>
                  </w14:solidFill>
                </w14:textFill>
              </w:rPr>
              <w:t>1</w:t>
            </w:r>
            <w:r>
              <w:rPr>
                <w:rFonts w:ascii="Times New Roman" w:hAnsi="Times New Roman" w:eastAsia="宋体"/>
                <w:color w:val="000000" w:themeColor="text1"/>
                <w:kern w:val="0"/>
                <w:szCs w:val="21"/>
                <w14:textFill>
                  <w14:solidFill>
                    <w14:schemeClr w14:val="tx1"/>
                  </w14:solidFill>
                </w14:textFill>
              </w:rPr>
              <w:t>800</w:t>
            </w:r>
          </w:p>
        </w:tc>
        <w:tc>
          <w:tcPr>
            <w:tcW w:w="993"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hint="eastAsia" w:ascii="Times New Roman" w:hAnsi="Times New Roman" w:eastAsia="宋体"/>
                <w:color w:val="000000" w:themeColor="text1"/>
                <w:kern w:val="0"/>
                <w:szCs w:val="21"/>
                <w14:textFill>
                  <w14:solidFill>
                    <w14:schemeClr w14:val="tx1"/>
                  </w14:solidFill>
                </w14:textFill>
              </w:rPr>
              <w:t>2</w:t>
            </w:r>
            <w:r>
              <w:rPr>
                <w:rFonts w:ascii="Times New Roman" w:hAnsi="Times New Roman" w:eastAsia="宋体"/>
                <w:color w:val="000000" w:themeColor="text1"/>
                <w:kern w:val="0"/>
                <w:szCs w:val="21"/>
                <w14:textFill>
                  <w14:solidFill>
                    <w14:schemeClr w14:val="tx1"/>
                  </w14:solidFill>
                </w14:textFill>
              </w:rPr>
              <w:t>00</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ascii="Times New Roman" w:hAnsi="Times New Roman" w:eastAsia="宋体"/>
                <w:color w:val="000000" w:themeColor="text1"/>
                <w:kern w:val="0"/>
                <w:szCs w:val="21"/>
                <w14:textFill>
                  <w14:solidFill>
                    <w14:schemeClr w14:val="tx1"/>
                  </w14:solidFill>
                </w14:textFill>
              </w:rPr>
              <w:t>500</w:t>
            </w:r>
          </w:p>
        </w:tc>
        <w:tc>
          <w:tcPr>
            <w:tcW w:w="992"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hint="eastAsia" w:ascii="Times New Roman" w:hAnsi="Times New Roman" w:eastAsia="宋体"/>
                <w:color w:val="000000" w:themeColor="text1"/>
                <w:kern w:val="0"/>
                <w:szCs w:val="21"/>
                <w14:textFill>
                  <w14:solidFill>
                    <w14:schemeClr w14:val="tx1"/>
                  </w14:solidFill>
                </w14:textFill>
              </w:rPr>
              <w:t>1</w:t>
            </w:r>
            <w:r>
              <w:rPr>
                <w:rFonts w:ascii="Times New Roman" w:hAnsi="Times New Roman" w:eastAsia="宋体"/>
                <w:color w:val="000000" w:themeColor="text1"/>
                <w:kern w:val="0"/>
                <w:szCs w:val="21"/>
                <w14:textFill>
                  <w14:solidFill>
                    <w14:schemeClr w14:val="tx1"/>
                  </w14:solidFill>
                </w14:textFill>
              </w:rPr>
              <w:t>100</w:t>
            </w:r>
          </w:p>
        </w:tc>
        <w:tc>
          <w:tcPr>
            <w:tcW w:w="1701"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hint="eastAsia" w:ascii="Times New Roman" w:hAnsi="Times New Roman" w:eastAsia="宋体"/>
                <w:kern w:val="0"/>
                <w:szCs w:val="21"/>
              </w:rPr>
              <w:t>改善小流域环境，提升水质。</w:t>
            </w:r>
          </w:p>
        </w:tc>
        <w:tc>
          <w:tcPr>
            <w:tcW w:w="2976" w:type="dxa"/>
            <w:tcBorders>
              <w:top w:val="single" w:color="auto" w:sz="4" w:space="0"/>
              <w:left w:val="single" w:color="auto" w:sz="4" w:space="0"/>
              <w:bottom w:val="single" w:color="auto" w:sz="4" w:space="0"/>
              <w:right w:val="single" w:color="auto" w:sz="4" w:space="0"/>
            </w:tcBorders>
            <w:vAlign w:val="center"/>
          </w:tcPr>
          <w:p>
            <w:pPr>
              <w:adjustRightInd w:val="0"/>
              <w:textAlignment w:val="center"/>
              <w:rPr>
                <w:rFonts w:ascii="Times New Roman" w:hAnsi="Times New Roman" w:eastAsia="宋体" w:cs="Times New Roman"/>
                <w:kern w:val="0"/>
                <w:szCs w:val="21"/>
              </w:rPr>
            </w:pPr>
            <w:r>
              <w:rPr>
                <w:rFonts w:hint="eastAsia" w:ascii="Times New Roman" w:hAnsi="Times New Roman" w:eastAsia="宋体"/>
                <w:color w:val="000000"/>
                <w:kern w:val="0"/>
              </w:rPr>
              <w:t>建议对工程内容与规模具体化，对水土流失率较高等级区域优先进行治理，对亲水节点、景观工程等与山水林田湖草相关度较低的子工程建议不纳入中央山水林田湖草项目奖补资金支持范围；一些绿化，地形处理等与生态水系一致无法割裂的景观类内容可以纳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大田县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尤溪流域生态保护修复项目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大田县农村生活污水垃圾收集处理项目</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三明市住建局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大田县住建局</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大田县梅山镇、文江镇</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文江镇：建设完成2座垃圾中转站；购置垃圾清运车2部，洒水车1部，80个收集池、每村配备三轮垃圾收集车、集镇河堤设置垃圾箱100个，每村平均配备垃圾桶20个；建设集镇污水处理厂1座及配套管网；梅山镇：购买垃圾转运车辆2步、洒水车1部；每村配备三轮垃圾收集车各1辆、集镇1辆，每村平均配备垃圾桶各10个，集镇50个。村庄污水处理设施(大型三格化粪池、污水收集管网、人工湿地及氧化塘)7处及配套管网，梅山村、秀岭村、郭井村、沈岭村污水收集及管道连接污水处理厂；三格化粪池800个；标准化垃圾池26个。三格式化粪池500个；村庄污水处理设施5座及配套管网。</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3180</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2072</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554</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554</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削减</w:t>
            </w:r>
            <w:r>
              <w:rPr>
                <w:rFonts w:ascii="Times New Roman" w:hAnsi="Times New Roman" w:eastAsia="宋体"/>
                <w:kern w:val="0"/>
                <w:szCs w:val="21"/>
              </w:rPr>
              <w:t xml:space="preserve"> COD 188t/a</w:t>
            </w:r>
            <w:r>
              <w:rPr>
                <w:rFonts w:hint="eastAsia" w:ascii="Times New Roman" w:hAnsi="Times New Roman" w:eastAsia="宋体"/>
                <w:kern w:val="0"/>
                <w:szCs w:val="21"/>
              </w:rPr>
              <w:t>，氨氮</w:t>
            </w:r>
            <w:r>
              <w:rPr>
                <w:rFonts w:ascii="Times New Roman" w:hAnsi="Times New Roman" w:eastAsia="宋体"/>
                <w:kern w:val="0"/>
                <w:szCs w:val="21"/>
              </w:rPr>
              <w:t xml:space="preserve"> 22t/a</w:t>
            </w:r>
            <w:r>
              <w:rPr>
                <w:rFonts w:hint="eastAsia" w:ascii="Times New Roman" w:hAnsi="Times New Roman" w:eastAsia="宋体"/>
                <w:kern w:val="0"/>
                <w:szCs w:val="21"/>
              </w:rPr>
              <w:t>，总磷</w:t>
            </w:r>
            <w:r>
              <w:rPr>
                <w:rFonts w:ascii="Times New Roman" w:hAnsi="Times New Roman" w:eastAsia="宋体"/>
                <w:kern w:val="0"/>
                <w:szCs w:val="21"/>
              </w:rPr>
              <w:t xml:space="preserve"> 1.5t/a</w:t>
            </w:r>
            <w:r>
              <w:rPr>
                <w:rFonts w:hint="eastAsia" w:ascii="Times New Roman" w:hAnsi="Times New Roman" w:eastAsia="宋体"/>
                <w:kern w:val="0"/>
                <w:szCs w:val="21"/>
              </w:rPr>
              <w:t>，提升河流水环境质量，美化农村环境质量。</w:t>
            </w:r>
          </w:p>
        </w:tc>
        <w:tc>
          <w:tcPr>
            <w:tcW w:w="29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cs="Times New Roman"/>
                <w:kern w:val="0"/>
                <w:szCs w:val="21"/>
              </w:rPr>
            </w:pPr>
            <w:r>
              <w:rPr>
                <w:rFonts w:hint="eastAsia" w:ascii="Times New Roman" w:hAnsi="Times New Roman" w:eastAsia="宋体"/>
                <w:kern w:val="0"/>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大田县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尤溪流域生态保护修复项目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adjustRightInd w:val="0"/>
              <w:snapToGrid w:val="0"/>
              <w:textAlignment w:val="center"/>
              <w:rPr>
                <w:rFonts w:ascii="Times New Roman" w:hAnsi="Times New Roman" w:eastAsia="宋体"/>
                <w:kern w:val="0"/>
                <w:szCs w:val="21"/>
              </w:rPr>
            </w:pPr>
            <w:r>
              <w:rPr>
                <w:rFonts w:hint="eastAsia" w:ascii="Times New Roman" w:hAnsi="Times New Roman" w:eastAsia="宋体"/>
                <w:kern w:val="0"/>
                <w:szCs w:val="21"/>
              </w:rPr>
              <w:t>大田县城区饮用水源地</w:t>
            </w:r>
            <w:r>
              <w:rPr>
                <w:rFonts w:ascii="Times New Roman" w:hAnsi="Times New Roman" w:eastAsia="宋体"/>
                <w:kern w:val="0"/>
                <w:szCs w:val="21"/>
              </w:rPr>
              <w:t>(</w:t>
            </w:r>
            <w:r>
              <w:rPr>
                <w:rFonts w:hint="eastAsia" w:ascii="Times New Roman" w:hAnsi="Times New Roman" w:eastAsia="宋体"/>
                <w:kern w:val="0"/>
                <w:szCs w:val="21"/>
              </w:rPr>
              <w:t>坑口水库）</w:t>
            </w:r>
          </w:p>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综合治理工程</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三明市生态环境局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大田县水利投资有限公司</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大田县谢洋乡坑口村附近</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对一级水源保护区内居民实施异地搬迁安置、旧宅复垦、养殖户搬迁拆除并实行封闭式拦网管理；设置交通穿越一级保护区防撞墙、应急池、倒流槽等防护设施。建设分层取水等水质提升措施。</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23000</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9500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6750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6750</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削减入水库污染物，减少水库内源污染，优化保护区环境质量，提升水源地水环境质量</w:t>
            </w:r>
            <w:r>
              <w:rPr>
                <w:rFonts w:hint="eastAsia" w:ascii="Times New Roman" w:hAnsi="Times New Roman" w:eastAsia="宋体"/>
                <w:kern w:val="0"/>
                <w:szCs w:val="21"/>
              </w:rPr>
              <w:t>。</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建议山水林田湖草中央奖补资金用于一级水源保护区内居民搬迁、旧宅复垦、养殖户搬迁拆除并实行封闭式拦网管理、水源地规范化建设生态保护修复相关建设内容，省市补助资金用于安置房和分层取水等其它项目建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大田县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废弃矿山综合整治与地质灾害防治项目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废弃矿山环境恢复及地质灾害治理项目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大田县废弃矿山生态修复治理</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三明市自然资源局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大田县自然资源局</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大田县太华镇、均溪镇、前坪乡</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涉及3个矿区46处矿山，治理面积243公顷，采取工程措施和植物措施治理矿山。</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18000</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7200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5400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5400</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修复46 处矿点，治理面积 243 公顷。</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建议补种绿植选用乡土树种，适地适树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大田县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废弃矿山综合整治与地质灾害防治项目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废弃矿山环境恢复及地质灾害治理项目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大田县地质灾害防治工程</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三明市自然资源局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大田县自然资源局</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大田县石牌镇、桃源镇</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涉及地质灾害治理项目2个，采用多级削坡+截排水等工程措施对地灾点进行综合治理。</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1100</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1100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0</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治理地质灾害点2处。</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在工程治理的同时，保护好坡表的绿化林带，严禁乱砍乱伐，做好滑坡体的水土保持，以确保滑坡稳定。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大田县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尤溪流域生态保护修复项目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大田县建设镇建设溪流域安全生态水系建设项目</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三明市水利局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大田县水利局</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大田县建设镇建设溪流域</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按照</w:t>
            </w:r>
            <w:r>
              <w:rPr>
                <w:rFonts w:hint="eastAsia" w:ascii="Times New Roman" w:hAnsi="Times New Roman" w:eastAsia="宋体"/>
                <w:kern w:val="0"/>
                <w:szCs w:val="21"/>
              </w:rPr>
              <w:t>“六大目标、八个有”</w:t>
            </w:r>
            <w:r>
              <w:rPr>
                <w:rFonts w:ascii="Times New Roman" w:hAnsi="Times New Roman" w:eastAsia="宋体"/>
                <w:kern w:val="0"/>
                <w:szCs w:val="21"/>
              </w:rPr>
              <w:t>的要求，建设河道长度8.89km</w:t>
            </w:r>
            <w:r>
              <w:rPr>
                <w:rFonts w:hint="eastAsia" w:ascii="Times New Roman" w:hAnsi="Times New Roman" w:eastAsia="宋体"/>
                <w:kern w:val="0"/>
                <w:szCs w:val="21"/>
              </w:rPr>
              <w:t>。</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1252</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400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426</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426</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保护湿地资源，提高湿地生态系统完整性，更好发挥湿地与森林的生态功能，改善环境，提供优质水源。</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亲水节点、景观工程等与山水林田湖草相关度较低的子工程</w:t>
            </w:r>
            <w:r>
              <w:rPr>
                <w:rFonts w:hint="eastAsia" w:ascii="Times New Roman" w:hAnsi="Times New Roman" w:eastAsia="宋体"/>
                <w:kern w:val="0"/>
                <w:szCs w:val="21"/>
              </w:rPr>
              <w:t>建议不纳入</w:t>
            </w:r>
            <w:r>
              <w:rPr>
                <w:rFonts w:ascii="Times New Roman" w:hAnsi="Times New Roman" w:eastAsia="宋体"/>
                <w:kern w:val="0"/>
                <w:szCs w:val="21"/>
              </w:rPr>
              <w:t>中央山水林田湖草奖补资金支持范围</w:t>
            </w:r>
            <w:r>
              <w:rPr>
                <w:rFonts w:hint="eastAsia" w:ascii="Times New Roman" w:hAnsi="Times New Roman" w:eastAsia="宋体"/>
                <w:kern w:val="0"/>
                <w:szCs w:val="21"/>
              </w:rPr>
              <w:t>；一些</w:t>
            </w:r>
            <w:r>
              <w:rPr>
                <w:rFonts w:ascii="Times New Roman" w:hAnsi="Times New Roman" w:eastAsia="宋体"/>
                <w:kern w:val="0"/>
                <w:szCs w:val="21"/>
              </w:rPr>
              <w:t>绿化，地形处理等与生态水系一致无法割裂</w:t>
            </w:r>
            <w:r>
              <w:rPr>
                <w:rFonts w:hint="eastAsia" w:ascii="Times New Roman" w:hAnsi="Times New Roman" w:eastAsia="宋体"/>
                <w:kern w:val="0"/>
                <w:szCs w:val="21"/>
              </w:rPr>
              <w:t>的</w:t>
            </w:r>
            <w:r>
              <w:rPr>
                <w:rFonts w:ascii="Times New Roman" w:hAnsi="Times New Roman" w:eastAsia="宋体"/>
                <w:kern w:val="0"/>
                <w:szCs w:val="21"/>
              </w:rPr>
              <w:t>景观类内容</w:t>
            </w:r>
            <w:r>
              <w:rPr>
                <w:rFonts w:hint="eastAsia" w:ascii="Times New Roman" w:hAnsi="Times New Roman" w:eastAsia="宋体"/>
                <w:kern w:val="0"/>
                <w:szCs w:val="21"/>
              </w:rPr>
              <w:t>可以</w:t>
            </w:r>
            <w:r>
              <w:rPr>
                <w:rFonts w:ascii="Times New Roman" w:hAnsi="Times New Roman" w:eastAsia="宋体"/>
                <w:kern w:val="0"/>
                <w:szCs w:val="21"/>
              </w:rPr>
              <w:t>纳入</w:t>
            </w:r>
            <w:r>
              <w:rPr>
                <w:rFonts w:hint="eastAsia" w:ascii="Times New Roman" w:hAnsi="Times New Roman" w:eastAsia="宋体"/>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大田县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尤溪流域生态保护修复项目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闽湖（大田）流域环境综合治理项目</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三明市生态环境局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大田县相关乡镇以及公路建设单位</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湖美乡、梅山镇、均溪镇</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w:t>
            </w:r>
            <w:r>
              <w:rPr>
                <w:rFonts w:hint="eastAsia" w:ascii="Times New Roman" w:hAnsi="Times New Roman" w:eastAsia="宋体"/>
                <w:kern w:val="0"/>
                <w:szCs w:val="21"/>
              </w:rPr>
              <w:t>构建覆盖水体、空气、土壤等生态要素的动态监测网络。含“智慧环保”智能可视化综合管理系统开发，企业端视频监控项目建设及流域内自动监测站建设、空中无人机巡查系统构建等智能信息化建设。</w:t>
            </w:r>
            <w:r>
              <w:rPr>
                <w:rFonts w:ascii="Times New Roman" w:hAnsi="Times New Roman" w:eastAsia="宋体"/>
                <w:kern w:val="0"/>
                <w:szCs w:val="21"/>
              </w:rPr>
              <w:t>2.</w:t>
            </w:r>
            <w:r>
              <w:rPr>
                <w:rFonts w:hint="eastAsia" w:ascii="Times New Roman" w:hAnsi="Times New Roman" w:eastAsia="宋体"/>
                <w:kern w:val="0"/>
                <w:szCs w:val="21"/>
              </w:rPr>
              <w:t>入闽湖河道建设河漂垃圾拦截设施。</w:t>
            </w:r>
            <w:r>
              <w:rPr>
                <w:rFonts w:ascii="Times New Roman" w:hAnsi="Times New Roman" w:eastAsia="宋体"/>
                <w:kern w:val="0"/>
                <w:szCs w:val="21"/>
              </w:rPr>
              <w:t>3.</w:t>
            </w:r>
            <w:r>
              <w:rPr>
                <w:rFonts w:hint="eastAsia" w:ascii="Times New Roman" w:hAnsi="Times New Roman" w:eastAsia="宋体"/>
                <w:kern w:val="0"/>
                <w:szCs w:val="21"/>
              </w:rPr>
              <w:t>闽湖库面漂流物、库周垃圾收集、无害化治理；上游村庄垃圾箱购置、垃圾收集清运车购置、垃圾收集清运；新建</w:t>
            </w:r>
            <w:r>
              <w:rPr>
                <w:rFonts w:ascii="Times New Roman" w:hAnsi="Times New Roman" w:eastAsia="宋体"/>
                <w:kern w:val="0"/>
                <w:szCs w:val="21"/>
              </w:rPr>
              <w:t>2</w:t>
            </w:r>
            <w:r>
              <w:rPr>
                <w:rFonts w:hint="eastAsia" w:ascii="Times New Roman" w:hAnsi="Times New Roman" w:eastAsia="宋体"/>
                <w:kern w:val="0"/>
                <w:szCs w:val="21"/>
              </w:rPr>
              <w:t>个垃圾中转站；现有污水处理站提升改造扩容，新建</w:t>
            </w:r>
            <w:r>
              <w:rPr>
                <w:rFonts w:ascii="Times New Roman" w:hAnsi="Times New Roman" w:eastAsia="宋体"/>
                <w:kern w:val="0"/>
                <w:szCs w:val="21"/>
              </w:rPr>
              <w:t>1</w:t>
            </w:r>
            <w:r>
              <w:rPr>
                <w:rFonts w:hint="eastAsia" w:ascii="Times New Roman" w:hAnsi="Times New Roman" w:eastAsia="宋体"/>
                <w:kern w:val="0"/>
                <w:szCs w:val="21"/>
              </w:rPr>
              <w:t>个污水处理设施。</w:t>
            </w:r>
            <w:r>
              <w:rPr>
                <w:rFonts w:ascii="Times New Roman" w:hAnsi="Times New Roman" w:eastAsia="宋体"/>
                <w:kern w:val="0"/>
                <w:szCs w:val="21"/>
              </w:rPr>
              <w:t>4.</w:t>
            </w:r>
            <w:r>
              <w:rPr>
                <w:rFonts w:hint="eastAsia" w:ascii="Times New Roman" w:hAnsi="Times New Roman" w:eastAsia="宋体"/>
                <w:kern w:val="0"/>
                <w:szCs w:val="21"/>
              </w:rPr>
              <w:t>投放吃藻类鱼苗除藻、构建健康良性的生物链。</w:t>
            </w:r>
            <w:r>
              <w:rPr>
                <w:rFonts w:ascii="Times New Roman" w:hAnsi="Times New Roman" w:eastAsia="宋体"/>
                <w:kern w:val="0"/>
                <w:szCs w:val="21"/>
              </w:rPr>
              <w:t>5.</w:t>
            </w:r>
            <w:r>
              <w:rPr>
                <w:rFonts w:hint="eastAsia" w:ascii="Times New Roman" w:hAnsi="Times New Roman" w:eastAsia="宋体"/>
                <w:kern w:val="0"/>
                <w:szCs w:val="21"/>
              </w:rPr>
              <w:t>河道清淤，建设生态护岸。</w:t>
            </w:r>
            <w:r>
              <w:rPr>
                <w:rFonts w:ascii="Times New Roman" w:hAnsi="Times New Roman" w:eastAsia="宋体"/>
                <w:kern w:val="0"/>
                <w:szCs w:val="21"/>
              </w:rPr>
              <w:t>6.</w:t>
            </w:r>
            <w:r>
              <w:rPr>
                <w:rFonts w:hint="eastAsia" w:ascii="Times New Roman" w:hAnsi="Times New Roman" w:eastAsia="宋体"/>
                <w:kern w:val="0"/>
                <w:szCs w:val="21"/>
              </w:rPr>
              <w:t>福建省普通国省干线公路</w:t>
            </w:r>
            <w:r>
              <w:rPr>
                <w:rFonts w:ascii="Times New Roman" w:hAnsi="Times New Roman" w:eastAsia="宋体"/>
                <w:kern w:val="0"/>
                <w:szCs w:val="21"/>
              </w:rPr>
              <w:t>G235(</w:t>
            </w:r>
            <w:r>
              <w:rPr>
                <w:rFonts w:hint="eastAsia" w:ascii="Times New Roman" w:hAnsi="Times New Roman" w:eastAsia="宋体"/>
                <w:kern w:val="0"/>
                <w:szCs w:val="21"/>
              </w:rPr>
              <w:t>纵五</w:t>
            </w:r>
            <w:r>
              <w:rPr>
                <w:rFonts w:ascii="Times New Roman" w:hAnsi="Times New Roman" w:eastAsia="宋体"/>
                <w:kern w:val="0"/>
                <w:szCs w:val="21"/>
              </w:rPr>
              <w:t>)</w:t>
            </w:r>
            <w:r>
              <w:rPr>
                <w:rFonts w:hint="eastAsia" w:ascii="Times New Roman" w:hAnsi="Times New Roman" w:eastAsia="宋体"/>
                <w:kern w:val="0"/>
                <w:szCs w:val="21"/>
              </w:rPr>
              <w:t>线大田县境德州至溪柏林段公路水土流失防治措施建设。</w:t>
            </w:r>
            <w:r>
              <w:rPr>
                <w:rFonts w:ascii="Times New Roman" w:hAnsi="Times New Roman" w:eastAsia="宋体"/>
                <w:kern w:val="0"/>
                <w:szCs w:val="21"/>
              </w:rPr>
              <w:t>7.</w:t>
            </w:r>
            <w:r>
              <w:rPr>
                <w:rFonts w:hint="eastAsia" w:ascii="Times New Roman" w:hAnsi="Times New Roman" w:eastAsia="宋体"/>
                <w:kern w:val="0"/>
                <w:szCs w:val="21"/>
              </w:rPr>
              <w:t>闽湖库周生态公厕建设。</w:t>
            </w:r>
            <w:r>
              <w:rPr>
                <w:rFonts w:ascii="Times New Roman" w:hAnsi="Times New Roman" w:eastAsia="宋体"/>
                <w:kern w:val="0"/>
                <w:szCs w:val="21"/>
              </w:rPr>
              <w:t>8.</w:t>
            </w:r>
            <w:r>
              <w:rPr>
                <w:rFonts w:hint="eastAsia" w:ascii="Times New Roman" w:hAnsi="Times New Roman" w:eastAsia="宋体"/>
                <w:kern w:val="0"/>
                <w:szCs w:val="21"/>
              </w:rPr>
              <w:t>对闽湖湖美水域所有养殖网箱进行全面清理整治。</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9465</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6455</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1415</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1595</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增强环境监测能力，提升环境监管能力；改善湖面环境，提供优质水源；提升生态监管执法能力。</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水土流失治理、光伏长廊建设、征地拆迁等项目不建议使用山水林田湖草中央奖补资金。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大田县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ascii="Times New Roman" w:hAnsi="Times New Roman" w:eastAsia="宋体"/>
                <w:kern w:val="0"/>
                <w:szCs w:val="21"/>
              </w:rPr>
              <w:t>水土流失综合治理与</w:t>
            </w:r>
            <w:r>
              <w:rPr>
                <w:rFonts w:hint="eastAsia" w:ascii="Times New Roman" w:hAnsi="Times New Roman" w:eastAsia="宋体"/>
                <w:kern w:val="0"/>
                <w:szCs w:val="21"/>
              </w:rPr>
              <w:t>农</w:t>
            </w:r>
            <w:r>
              <w:rPr>
                <w:rFonts w:ascii="Times New Roman" w:hAnsi="Times New Roman" w:eastAsia="宋体"/>
                <w:kern w:val="0"/>
                <w:szCs w:val="21"/>
              </w:rPr>
              <w:t>地生态功能提升</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尤溪流域生态保护修复项目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闽江上游尤溪流域大田段水土流失综合治理项目</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三明市水利局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大田县各有关乡镇人民政府</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大田县各乡镇</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bCs/>
                <w:kern w:val="0"/>
                <w:szCs w:val="21"/>
              </w:rPr>
              <w:t>1.2018</w:t>
            </w:r>
            <w:r>
              <w:rPr>
                <w:rFonts w:hint="eastAsia" w:ascii="Times New Roman" w:hAnsi="Times New Roman" w:eastAsia="宋体"/>
                <w:bCs/>
                <w:kern w:val="0"/>
                <w:szCs w:val="21"/>
              </w:rPr>
              <w:t>年度大田县省重点县水土流失治理项目（均溪镇、吴山镇）、</w:t>
            </w:r>
            <w:r>
              <w:rPr>
                <w:rFonts w:ascii="Times New Roman" w:hAnsi="Times New Roman" w:eastAsia="宋体"/>
                <w:bCs/>
                <w:kern w:val="0"/>
                <w:szCs w:val="21"/>
              </w:rPr>
              <w:t>2018</w:t>
            </w:r>
            <w:r>
              <w:rPr>
                <w:rFonts w:hint="eastAsia" w:ascii="Times New Roman" w:hAnsi="Times New Roman" w:eastAsia="宋体"/>
                <w:bCs/>
                <w:kern w:val="0"/>
                <w:szCs w:val="21"/>
              </w:rPr>
              <w:t>年度大田县华兴乡省重点乡镇项目，综合治理水土流失面积</w:t>
            </w:r>
            <w:r>
              <w:rPr>
                <w:rFonts w:ascii="Times New Roman" w:hAnsi="Times New Roman" w:eastAsia="宋体"/>
                <w:bCs/>
                <w:kern w:val="0"/>
                <w:szCs w:val="21"/>
              </w:rPr>
              <w:t>15.85km</w:t>
            </w:r>
            <w:r>
              <w:rPr>
                <w:rFonts w:hint="eastAsia" w:ascii="Times New Roman" w:hAnsi="Times New Roman" w:eastAsia="宋体"/>
                <w:bCs/>
                <w:kern w:val="0"/>
                <w:szCs w:val="21"/>
              </w:rPr>
              <w:t>²。</w:t>
            </w:r>
            <w:r>
              <w:rPr>
                <w:rFonts w:ascii="Times New Roman" w:hAnsi="Times New Roman" w:eastAsia="宋体"/>
                <w:bCs/>
                <w:kern w:val="0"/>
                <w:szCs w:val="21"/>
              </w:rPr>
              <w:t>2.2019</w:t>
            </w:r>
            <w:r>
              <w:rPr>
                <w:rFonts w:hint="eastAsia" w:ascii="Times New Roman" w:hAnsi="Times New Roman" w:eastAsia="宋体"/>
                <w:bCs/>
                <w:kern w:val="0"/>
                <w:szCs w:val="21"/>
              </w:rPr>
              <w:t>年度大田县国家重点水保建设工程（均溪、湖美），</w:t>
            </w:r>
            <w:r>
              <w:rPr>
                <w:rFonts w:ascii="Times New Roman" w:hAnsi="Times New Roman" w:eastAsia="宋体"/>
                <w:bCs/>
                <w:kern w:val="0"/>
                <w:szCs w:val="21"/>
              </w:rPr>
              <w:t>2019</w:t>
            </w:r>
            <w:r>
              <w:rPr>
                <w:rFonts w:hint="eastAsia" w:ascii="Times New Roman" w:hAnsi="Times New Roman" w:eastAsia="宋体"/>
                <w:bCs/>
                <w:kern w:val="0"/>
                <w:szCs w:val="21"/>
              </w:rPr>
              <w:t>年度大田县省重点县水土流失治理项目（文江），</w:t>
            </w:r>
            <w:r>
              <w:rPr>
                <w:rFonts w:ascii="Times New Roman" w:hAnsi="Times New Roman" w:eastAsia="宋体"/>
                <w:bCs/>
                <w:kern w:val="0"/>
                <w:szCs w:val="21"/>
              </w:rPr>
              <w:t>2019</w:t>
            </w:r>
            <w:r>
              <w:rPr>
                <w:rFonts w:hint="eastAsia" w:ascii="Times New Roman" w:hAnsi="Times New Roman" w:eastAsia="宋体"/>
                <w:bCs/>
                <w:kern w:val="0"/>
                <w:szCs w:val="21"/>
              </w:rPr>
              <w:t>年度大田县文江镇省重点乡镇项目、</w:t>
            </w:r>
            <w:r>
              <w:rPr>
                <w:rFonts w:ascii="Times New Roman" w:hAnsi="Times New Roman" w:eastAsia="宋体"/>
                <w:bCs/>
                <w:kern w:val="0"/>
                <w:szCs w:val="21"/>
              </w:rPr>
              <w:t>2019</w:t>
            </w:r>
            <w:r>
              <w:rPr>
                <w:rFonts w:hint="eastAsia" w:ascii="Times New Roman" w:hAnsi="Times New Roman" w:eastAsia="宋体"/>
                <w:bCs/>
                <w:kern w:val="0"/>
                <w:szCs w:val="21"/>
              </w:rPr>
              <w:t>年度大田县武陵乡省重点乡镇项目，综合治理水土流失面积</w:t>
            </w:r>
            <w:r>
              <w:rPr>
                <w:rFonts w:ascii="Times New Roman" w:hAnsi="Times New Roman" w:eastAsia="宋体"/>
                <w:bCs/>
                <w:kern w:val="0"/>
                <w:szCs w:val="21"/>
              </w:rPr>
              <w:t>13.65 km</w:t>
            </w:r>
            <w:r>
              <w:rPr>
                <w:rFonts w:hint="eastAsia" w:ascii="Times New Roman" w:hAnsi="Times New Roman" w:eastAsia="宋体"/>
                <w:bCs/>
                <w:kern w:val="0"/>
                <w:szCs w:val="21"/>
              </w:rPr>
              <w:t>²。</w:t>
            </w:r>
            <w:r>
              <w:rPr>
                <w:rFonts w:ascii="Times New Roman" w:hAnsi="Times New Roman" w:eastAsia="宋体"/>
                <w:bCs/>
                <w:kern w:val="0"/>
                <w:szCs w:val="21"/>
              </w:rPr>
              <w:t>3.2020</w:t>
            </w:r>
            <w:r>
              <w:rPr>
                <w:rFonts w:hint="eastAsia" w:ascii="Times New Roman" w:hAnsi="Times New Roman" w:eastAsia="宋体"/>
                <w:bCs/>
                <w:kern w:val="0"/>
                <w:szCs w:val="21"/>
              </w:rPr>
              <w:t>年度大田县国家重点水保建设工程（华兴、石牌），</w:t>
            </w:r>
            <w:r>
              <w:rPr>
                <w:rFonts w:ascii="Times New Roman" w:hAnsi="Times New Roman" w:eastAsia="宋体"/>
                <w:bCs/>
                <w:kern w:val="0"/>
                <w:szCs w:val="21"/>
              </w:rPr>
              <w:t>2020</w:t>
            </w:r>
            <w:r>
              <w:rPr>
                <w:rFonts w:hint="eastAsia" w:ascii="Times New Roman" w:hAnsi="Times New Roman" w:eastAsia="宋体"/>
                <w:bCs/>
                <w:kern w:val="0"/>
                <w:szCs w:val="21"/>
              </w:rPr>
              <w:t>年度大田县省重点县水土流失治理项目（杞溪、太华），</w:t>
            </w:r>
            <w:r>
              <w:rPr>
                <w:rFonts w:ascii="Times New Roman" w:hAnsi="Times New Roman" w:eastAsia="宋体"/>
                <w:bCs/>
                <w:kern w:val="0"/>
                <w:szCs w:val="21"/>
              </w:rPr>
              <w:t>2020</w:t>
            </w:r>
            <w:r>
              <w:rPr>
                <w:rFonts w:hint="eastAsia" w:ascii="Times New Roman" w:hAnsi="Times New Roman" w:eastAsia="宋体"/>
                <w:bCs/>
                <w:kern w:val="0"/>
                <w:szCs w:val="21"/>
              </w:rPr>
              <w:t>年度大田县均溪镇省重点乡镇项目，</w:t>
            </w:r>
            <w:r>
              <w:rPr>
                <w:rFonts w:ascii="Times New Roman" w:hAnsi="Times New Roman" w:eastAsia="宋体"/>
                <w:bCs/>
                <w:kern w:val="0"/>
                <w:szCs w:val="21"/>
              </w:rPr>
              <w:t>2020</w:t>
            </w:r>
            <w:r>
              <w:rPr>
                <w:rFonts w:hint="eastAsia" w:ascii="Times New Roman" w:hAnsi="Times New Roman" w:eastAsia="宋体"/>
                <w:bCs/>
                <w:kern w:val="0"/>
                <w:szCs w:val="21"/>
              </w:rPr>
              <w:t>年闽江上游尤溪流域大田段水土流失综合治理项目，综合治理水土流失面积</w:t>
            </w:r>
            <w:r>
              <w:rPr>
                <w:rFonts w:ascii="Times New Roman" w:hAnsi="Times New Roman" w:eastAsia="宋体"/>
                <w:bCs/>
                <w:kern w:val="0"/>
                <w:szCs w:val="21"/>
              </w:rPr>
              <w:t>10.5km</w:t>
            </w:r>
            <w:r>
              <w:rPr>
                <w:rFonts w:hint="eastAsia" w:ascii="Times New Roman" w:hAnsi="Times New Roman" w:eastAsia="宋体"/>
                <w:bCs/>
                <w:kern w:val="0"/>
                <w:szCs w:val="21"/>
              </w:rPr>
              <w:t>²。闽江上游尤溪流域大田段治理水土流失面积共计</w:t>
            </w:r>
            <w:r>
              <w:rPr>
                <w:rFonts w:ascii="Times New Roman" w:hAnsi="Times New Roman" w:eastAsia="宋体"/>
                <w:bCs/>
                <w:kern w:val="0"/>
                <w:szCs w:val="21"/>
              </w:rPr>
              <w:t>40 km</w:t>
            </w:r>
            <w:r>
              <w:rPr>
                <w:rFonts w:hint="eastAsia" w:ascii="Times New Roman" w:hAnsi="Times New Roman" w:eastAsia="宋体"/>
                <w:bCs/>
                <w:kern w:val="0"/>
                <w:szCs w:val="21"/>
              </w:rPr>
              <w:t>²</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3000</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w:t>
            </w:r>
            <w:r>
              <w:rPr>
                <w:rFonts w:hint="eastAsia" w:ascii="Times New Roman" w:hAnsi="Times New Roman" w:eastAsia="宋体"/>
                <w:kern w:val="0"/>
                <w:szCs w:val="21"/>
              </w:rPr>
              <w:t>236</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1014</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750</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水土流失治理面积40km²</w:t>
            </w:r>
            <w:r>
              <w:rPr>
                <w:rFonts w:hint="eastAsia" w:ascii="Times New Roman" w:hAnsi="Times New Roman" w:eastAsia="宋体"/>
                <w:kern w:val="0"/>
                <w:szCs w:val="21"/>
              </w:rPr>
              <w:t>。</w:t>
            </w:r>
          </w:p>
        </w:tc>
        <w:tc>
          <w:tcPr>
            <w:tcW w:w="2976" w:type="dxa"/>
            <w:tcBorders>
              <w:top w:val="single" w:color="auto" w:sz="4" w:space="0"/>
              <w:left w:val="single" w:color="auto" w:sz="4" w:space="0"/>
              <w:bottom w:val="single" w:color="auto" w:sz="4" w:space="0"/>
              <w:right w:val="single" w:color="auto" w:sz="4" w:space="0"/>
            </w:tcBorders>
            <w:vAlign w:val="center"/>
          </w:tcPr>
          <w:p>
            <w:pPr>
              <w:jc w:val="left"/>
              <w:textAlignment w:val="center"/>
              <w:rPr>
                <w:rFonts w:ascii="Times New Roman" w:hAnsi="Times New Roman" w:eastAsia="宋体" w:cs="Times New Roman"/>
                <w:kern w:val="0"/>
                <w:szCs w:val="21"/>
              </w:rPr>
            </w:pPr>
            <w:r>
              <w:rPr>
                <w:rFonts w:hint="eastAsia" w:ascii="Times New Roman" w:hAnsi="Times New Roman" w:eastAsia="宋体"/>
                <w:kern w:val="0"/>
                <w:szCs w:val="21"/>
              </w:rPr>
              <w:t>建议对水土流失率较高等级区域优先进行治理。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大田县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尤溪流域生态保护修复项目</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大田县大仙峰自然保护区内水电设施退出项目</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三明市水利局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大田县人民政府</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大田县谢洋乡</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涉及大仙峰省级自然保护区2座水电站报废退出；象山一级电站装机容量160 kW，象山二级电站装机容量320 kW；委托中介对该电站进行资产评估，与该电站业主协商签订补偿协议，注销取水许可证，上网解列，拆除水电站引水设施设备，河水回归河道恢复减脱水段河道生态1.54km。</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450</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150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300</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改善环境，提供优质水源。</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对于拆除保护区内小水电站和生态修复的相关工程内容可纳入中央奖补资金，赔偿相关内容</w:t>
            </w:r>
            <w:r>
              <w:rPr>
                <w:rFonts w:hint="eastAsia" w:ascii="Times New Roman" w:hAnsi="Times New Roman" w:eastAsia="宋体"/>
                <w:kern w:val="0"/>
                <w:szCs w:val="21"/>
              </w:rPr>
              <w:t>建议不纳入</w:t>
            </w:r>
            <w:r>
              <w:rPr>
                <w:rFonts w:ascii="Times New Roman" w:hAnsi="Times New Roman" w:eastAsia="宋体"/>
                <w:kern w:val="0"/>
                <w:szCs w:val="21"/>
              </w:rPr>
              <w:t>中央奖补资金。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大田县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尤溪流域生态保护修复项目</w:t>
            </w:r>
          </w:p>
        </w:tc>
        <w:tc>
          <w:tcPr>
            <w:tcW w:w="1276" w:type="dxa"/>
            <w:tcBorders>
              <w:top w:val="single" w:color="auto" w:sz="4" w:space="0"/>
              <w:left w:val="single" w:color="auto" w:sz="4" w:space="0"/>
              <w:bottom w:val="single" w:color="auto" w:sz="4" w:space="0"/>
              <w:right w:val="single" w:color="auto" w:sz="4" w:space="0"/>
            </w:tcBorders>
            <w:shd w:val="clear" w:color="auto" w:fill="auto"/>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大田县周田溪小流域水环境综合整治工程</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三明市生态环境局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大田县均溪镇人民政府</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大田县均溪镇</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周田溪流域环境综合治理，关闭禁建区内云龙牧业（养猪场）、整治翰福养猪场。河道清淤清障4000米、建设拦砂坝3座、建设生态护岸1500米等工程措施。</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217</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217</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改善环境，提供优质水源。</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无</w:t>
            </w:r>
            <w:r>
              <w:rPr>
                <w:rFonts w:ascii="Times New Roman" w:hAnsi="Times New Roman" w:eastAsia="宋体"/>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ascii="Times New Roman" w:hAnsi="Times New Roman" w:eastAsia="宋体" w:cs="Times New Roman"/>
                <w:kern w:val="0"/>
                <w:szCs w:val="21"/>
              </w:rPr>
              <w:t>大田县</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水</w:t>
            </w:r>
            <w:r>
              <w:rPr>
                <w:rFonts w:ascii="Times New Roman" w:hAnsi="Times New Roman" w:eastAsia="宋体"/>
                <w:kern w:val="0"/>
                <w:szCs w:val="21"/>
              </w:rPr>
              <w:t>环境治理与生态修复</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jc w:val="center"/>
              <w:textAlignment w:val="center"/>
              <w:rPr>
                <w:rFonts w:ascii="Times New Roman" w:hAnsi="Times New Roman" w:eastAsia="宋体"/>
                <w:kern w:val="0"/>
                <w:szCs w:val="21"/>
              </w:rPr>
            </w:pPr>
            <w:r>
              <w:rPr>
                <w:rFonts w:hint="eastAsia" w:ascii="Times New Roman" w:hAnsi="Times New Roman" w:eastAsia="宋体"/>
                <w:kern w:val="0"/>
                <w:szCs w:val="21"/>
              </w:rPr>
              <w:t>尤溪流域生态保护修复项目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kern w:val="0"/>
                <w:szCs w:val="21"/>
              </w:rPr>
              <w:t>大田县奇韬溪安全生态水系建设项目</w:t>
            </w:r>
          </w:p>
        </w:tc>
        <w:tc>
          <w:tcPr>
            <w:tcW w:w="1134"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三明市水利局</w:t>
            </w:r>
          </w:p>
        </w:tc>
        <w:tc>
          <w:tcPr>
            <w:tcW w:w="1267"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大田县水利局</w:t>
            </w:r>
          </w:p>
        </w:tc>
        <w:tc>
          <w:tcPr>
            <w:tcW w:w="1909"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大田县奇韬镇</w:t>
            </w:r>
          </w:p>
        </w:tc>
        <w:tc>
          <w:tcPr>
            <w:tcW w:w="337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按照“六大目标、八个有”的要求，综合治理河道长度11.57km。</w:t>
            </w:r>
          </w:p>
        </w:tc>
        <w:tc>
          <w:tcPr>
            <w:tcW w:w="850"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1391</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500</w:t>
            </w: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891</w:t>
            </w: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ascii="Times New Roman" w:hAnsi="Times New Roman" w:eastAsia="宋体"/>
                <w:kern w:val="0"/>
                <w:szCs w:val="21"/>
              </w:rPr>
              <w:t>亲水节点、景观工程等与山水林田湖草相关度较低的子工程</w:t>
            </w:r>
            <w:r>
              <w:rPr>
                <w:rFonts w:hint="eastAsia" w:ascii="Times New Roman" w:hAnsi="Times New Roman" w:eastAsia="宋体"/>
                <w:kern w:val="0"/>
                <w:szCs w:val="21"/>
              </w:rPr>
              <w:t>建议不纳入</w:t>
            </w:r>
            <w:r>
              <w:rPr>
                <w:rFonts w:ascii="Times New Roman" w:hAnsi="Times New Roman" w:eastAsia="宋体"/>
                <w:kern w:val="0"/>
                <w:szCs w:val="21"/>
              </w:rPr>
              <w:t>中央山水林田湖草奖补资金支持范围</w:t>
            </w:r>
            <w:r>
              <w:rPr>
                <w:rFonts w:hint="eastAsia" w:ascii="Times New Roman" w:hAnsi="Times New Roman" w:eastAsia="宋体"/>
                <w:kern w:val="0"/>
                <w:szCs w:val="21"/>
              </w:rPr>
              <w:t>；一些</w:t>
            </w:r>
            <w:r>
              <w:rPr>
                <w:rFonts w:ascii="Times New Roman" w:hAnsi="Times New Roman" w:eastAsia="宋体"/>
                <w:kern w:val="0"/>
                <w:szCs w:val="21"/>
              </w:rPr>
              <w:t>绿化，地形处理等与生态水系一致无法割裂</w:t>
            </w:r>
            <w:r>
              <w:rPr>
                <w:rFonts w:hint="eastAsia" w:ascii="Times New Roman" w:hAnsi="Times New Roman" w:eastAsia="宋体"/>
                <w:kern w:val="0"/>
                <w:szCs w:val="21"/>
              </w:rPr>
              <w:t>的</w:t>
            </w:r>
            <w:r>
              <w:rPr>
                <w:rFonts w:ascii="Times New Roman" w:hAnsi="Times New Roman" w:eastAsia="宋体"/>
                <w:kern w:val="0"/>
                <w:szCs w:val="21"/>
              </w:rPr>
              <w:t>景观类内容</w:t>
            </w:r>
            <w:r>
              <w:rPr>
                <w:rFonts w:hint="eastAsia" w:ascii="Times New Roman" w:hAnsi="Times New Roman" w:eastAsia="宋体"/>
                <w:kern w:val="0"/>
                <w:szCs w:val="21"/>
              </w:rPr>
              <w:t>可以</w:t>
            </w:r>
            <w:r>
              <w:rPr>
                <w:rFonts w:ascii="Times New Roman" w:hAnsi="Times New Roman" w:eastAsia="宋体"/>
                <w:kern w:val="0"/>
                <w:szCs w:val="21"/>
              </w:rPr>
              <w:t>纳入</w:t>
            </w:r>
            <w:r>
              <w:rPr>
                <w:rFonts w:hint="eastAsia" w:ascii="Times New Roman" w:hAnsi="Times New Roman" w:eastAsia="宋体"/>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市直综合</w:t>
            </w:r>
          </w:p>
        </w:tc>
        <w:tc>
          <w:tcPr>
            <w:tcW w:w="1276"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Times New Roman" w:hAnsi="Times New Roman" w:eastAsia="宋体" w:cs="宋体"/>
                <w:color w:val="000000"/>
                <w:kern w:val="0"/>
                <w:sz w:val="22"/>
                <w:lang w:bidi="ar"/>
              </w:rPr>
            </w:pPr>
            <w:r>
              <w:rPr>
                <w:rFonts w:hint="eastAsia" w:ascii="Times New Roman" w:hAnsi="Times New Roman" w:eastAsia="宋体" w:cs="宋体"/>
                <w:color w:val="000000"/>
                <w:kern w:val="0"/>
                <w:sz w:val="22"/>
                <w:lang w:bidi="ar"/>
              </w:rPr>
              <w:t>机制</w:t>
            </w:r>
            <w:r>
              <w:rPr>
                <w:rFonts w:ascii="Times New Roman" w:hAnsi="Times New Roman" w:eastAsia="宋体" w:cs="宋体"/>
                <w:color w:val="000000"/>
                <w:kern w:val="0"/>
                <w:sz w:val="22"/>
                <w:lang w:bidi="ar"/>
              </w:rPr>
              <w:t>创新与能力建设工程</w:t>
            </w:r>
          </w:p>
        </w:tc>
        <w:tc>
          <w:tcPr>
            <w:tcW w:w="1276"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Times New Roman" w:hAnsi="Times New Roman" w:eastAsia="宋体" w:cs="宋体"/>
                <w:color w:val="000000"/>
                <w:kern w:val="0"/>
                <w:sz w:val="22"/>
                <w:lang w:bidi="ar"/>
              </w:rPr>
            </w:pPr>
            <w:r>
              <w:rPr>
                <w:rFonts w:hint="eastAsia" w:ascii="Times New Roman" w:hAnsi="Times New Roman" w:eastAsia="宋体" w:cs="宋体"/>
                <w:color w:val="000000"/>
                <w:kern w:val="0"/>
                <w:sz w:val="22"/>
                <w:lang w:bidi="ar"/>
              </w:rPr>
              <w:t>三明市生态监测及管理能力建设项目</w:t>
            </w:r>
          </w:p>
        </w:tc>
        <w:tc>
          <w:tcPr>
            <w:tcW w:w="1276"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Times New Roman" w:hAnsi="Times New Roman" w:eastAsia="宋体"/>
                <w:kern w:val="0"/>
                <w:szCs w:val="21"/>
              </w:rPr>
            </w:pPr>
            <w:r>
              <w:rPr>
                <w:rFonts w:hint="eastAsia" w:ascii="Times New Roman" w:hAnsi="Times New Roman" w:eastAsia="宋体" w:cs="宋体"/>
                <w:color w:val="000000"/>
                <w:kern w:val="0"/>
                <w:sz w:val="22"/>
                <w:lang w:bidi="ar"/>
              </w:rPr>
              <w:t>三明市生态环保智慧监管云平台（一期）开发项目</w:t>
            </w:r>
          </w:p>
        </w:tc>
        <w:tc>
          <w:tcPr>
            <w:tcW w:w="1134"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Times New Roman" w:hAnsi="Times New Roman" w:eastAsia="宋体"/>
                <w:kern w:val="0"/>
                <w:szCs w:val="21"/>
              </w:rPr>
            </w:pPr>
            <w:r>
              <w:rPr>
                <w:rFonts w:hint="eastAsia" w:ascii="Times New Roman" w:hAnsi="Times New Roman" w:eastAsia="宋体" w:cs="宋体"/>
                <w:color w:val="000000"/>
                <w:kern w:val="0"/>
                <w:sz w:val="22"/>
                <w:lang w:bidi="ar"/>
              </w:rPr>
              <w:t>市生态环境局</w:t>
            </w:r>
          </w:p>
        </w:tc>
        <w:tc>
          <w:tcPr>
            <w:tcW w:w="1267"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Times New Roman" w:hAnsi="Times New Roman" w:eastAsia="宋体"/>
                <w:kern w:val="0"/>
                <w:szCs w:val="21"/>
              </w:rPr>
            </w:pPr>
            <w:r>
              <w:rPr>
                <w:rFonts w:hint="eastAsia" w:ascii="Times New Roman" w:hAnsi="Times New Roman" w:eastAsia="宋体" w:cs="宋体"/>
                <w:color w:val="000000"/>
                <w:kern w:val="0"/>
                <w:sz w:val="22"/>
                <w:lang w:bidi="ar"/>
              </w:rPr>
              <w:t>市生态环境局</w:t>
            </w:r>
          </w:p>
        </w:tc>
        <w:tc>
          <w:tcPr>
            <w:tcW w:w="1909"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Times New Roman" w:hAnsi="Times New Roman" w:eastAsia="宋体"/>
                <w:kern w:val="0"/>
                <w:szCs w:val="21"/>
              </w:rPr>
            </w:pPr>
            <w:r>
              <w:rPr>
                <w:rFonts w:hint="eastAsia" w:ascii="Times New Roman" w:hAnsi="Times New Roman" w:eastAsia="宋体" w:cs="宋体"/>
                <w:color w:val="000000"/>
                <w:kern w:val="0"/>
                <w:sz w:val="22"/>
                <w:lang w:bidi="ar"/>
              </w:rPr>
              <w:t>市生态环境局</w:t>
            </w:r>
          </w:p>
        </w:tc>
        <w:tc>
          <w:tcPr>
            <w:tcW w:w="3373" w:type="dxa"/>
            <w:tcBorders>
              <w:top w:val="single" w:color="auto" w:sz="4" w:space="0"/>
              <w:left w:val="single" w:color="auto" w:sz="4" w:space="0"/>
              <w:bottom w:val="single" w:color="auto" w:sz="4" w:space="0"/>
              <w:right w:val="single" w:color="auto" w:sz="4" w:space="0"/>
            </w:tcBorders>
            <w:vAlign w:val="center"/>
          </w:tcPr>
          <w:p>
            <w:pPr>
              <w:widowControl/>
              <w:jc w:val="left"/>
              <w:textAlignment w:val="center"/>
              <w:rPr>
                <w:rFonts w:ascii="Times New Roman" w:hAnsi="Times New Roman" w:eastAsia="宋体"/>
                <w:kern w:val="0"/>
                <w:szCs w:val="21"/>
              </w:rPr>
            </w:pPr>
            <w:r>
              <w:rPr>
                <w:rFonts w:hint="eastAsia" w:ascii="Times New Roman" w:hAnsi="Times New Roman" w:eastAsia="宋体" w:cs="宋体"/>
                <w:color w:val="000000"/>
                <w:kern w:val="0"/>
                <w:sz w:val="22"/>
                <w:lang w:bidi="ar"/>
              </w:rPr>
              <w:t>按照三网融合、四大监管系统、五项功用的“345”总体布局要求，达到对饮用水源地、小流域、湖库、生态红线区等监管对象的科学、精准和高效监管。主要进行基础设施和安全保障系统、数据采集系统、天地立体视频监控系统、北斗数控应急和遥感遥测系统、环境质量和污染源监测系统、环保监控指挥中心等，实现与省环保厅大数据平台、市政府信息平台、市环保局综合信息、环境监测信息管理系统的互联互通、数据共享等。</w:t>
            </w:r>
          </w:p>
        </w:tc>
        <w:tc>
          <w:tcPr>
            <w:tcW w:w="850"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Times New Roman" w:hAnsi="Times New Roman" w:eastAsia="宋体"/>
                <w:kern w:val="0"/>
                <w:szCs w:val="21"/>
              </w:rPr>
            </w:pPr>
            <w:r>
              <w:rPr>
                <w:rFonts w:hint="eastAsia" w:ascii="Times New Roman" w:hAnsi="Times New Roman" w:eastAsia="宋体" w:cs="宋体"/>
                <w:color w:val="000000"/>
                <w:kern w:val="0"/>
                <w:sz w:val="22"/>
                <w:lang w:bidi="ar"/>
              </w:rPr>
              <w:t xml:space="preserve">1920 </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kern w:val="0"/>
                <w:szCs w:val="21"/>
              </w:rPr>
            </w:pP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kern w:val="0"/>
                <w:szCs w:val="21"/>
              </w:rPr>
            </w:pP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机制创新</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市直综合</w:t>
            </w:r>
          </w:p>
        </w:tc>
        <w:tc>
          <w:tcPr>
            <w:tcW w:w="1276"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Times New Roman" w:hAnsi="Times New Roman" w:eastAsia="宋体" w:cs="宋体"/>
                <w:color w:val="000000"/>
                <w:kern w:val="0"/>
                <w:sz w:val="22"/>
                <w:lang w:bidi="ar"/>
              </w:rPr>
            </w:pPr>
            <w:r>
              <w:rPr>
                <w:rFonts w:hint="eastAsia" w:ascii="Times New Roman" w:hAnsi="Times New Roman" w:eastAsia="宋体" w:cs="宋体"/>
                <w:color w:val="000000"/>
                <w:kern w:val="0"/>
                <w:sz w:val="22"/>
                <w:lang w:bidi="ar"/>
              </w:rPr>
              <w:t>机制</w:t>
            </w:r>
            <w:r>
              <w:rPr>
                <w:rFonts w:ascii="Times New Roman" w:hAnsi="Times New Roman" w:eastAsia="宋体" w:cs="宋体"/>
                <w:color w:val="000000"/>
                <w:kern w:val="0"/>
                <w:sz w:val="22"/>
                <w:lang w:bidi="ar"/>
              </w:rPr>
              <w:t>创新与能力建设工程</w:t>
            </w:r>
          </w:p>
        </w:tc>
        <w:tc>
          <w:tcPr>
            <w:tcW w:w="1276"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Times New Roman" w:hAnsi="Times New Roman" w:eastAsia="宋体" w:cs="宋体"/>
                <w:color w:val="000000"/>
                <w:kern w:val="0"/>
                <w:sz w:val="22"/>
                <w:lang w:bidi="ar"/>
              </w:rPr>
            </w:pPr>
            <w:r>
              <w:rPr>
                <w:rFonts w:hint="eastAsia" w:ascii="Times New Roman" w:hAnsi="Times New Roman" w:eastAsia="宋体" w:cs="宋体"/>
                <w:color w:val="000000"/>
                <w:kern w:val="0"/>
                <w:sz w:val="22"/>
                <w:lang w:bidi="ar"/>
              </w:rPr>
              <w:t>三明市生态监测及管理能力建设项目</w:t>
            </w:r>
          </w:p>
        </w:tc>
        <w:tc>
          <w:tcPr>
            <w:tcW w:w="1276"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Times New Roman" w:hAnsi="Times New Roman" w:eastAsia="宋体"/>
                <w:kern w:val="0"/>
                <w:szCs w:val="21"/>
              </w:rPr>
            </w:pPr>
            <w:r>
              <w:rPr>
                <w:rFonts w:hint="eastAsia" w:ascii="Times New Roman" w:hAnsi="Times New Roman" w:eastAsia="宋体" w:cs="宋体"/>
                <w:color w:val="000000"/>
                <w:kern w:val="0"/>
                <w:sz w:val="22"/>
                <w:lang w:bidi="ar"/>
              </w:rPr>
              <w:t>三明市生猪规模养殖场，监管物联网平台建设及沙县、永安市、三元区畜禽粪污资源化利用整县推进项目</w:t>
            </w:r>
          </w:p>
        </w:tc>
        <w:tc>
          <w:tcPr>
            <w:tcW w:w="1134"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Times New Roman" w:hAnsi="Times New Roman" w:eastAsia="宋体"/>
                <w:kern w:val="0"/>
                <w:szCs w:val="21"/>
              </w:rPr>
            </w:pPr>
            <w:r>
              <w:rPr>
                <w:rFonts w:hint="eastAsia" w:ascii="Times New Roman" w:hAnsi="Times New Roman" w:eastAsia="宋体" w:cs="宋体"/>
                <w:color w:val="000000"/>
                <w:kern w:val="0"/>
                <w:sz w:val="22"/>
                <w:lang w:bidi="ar"/>
              </w:rPr>
              <w:t>市农业农村局</w:t>
            </w:r>
          </w:p>
        </w:tc>
        <w:tc>
          <w:tcPr>
            <w:tcW w:w="1267"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Times New Roman" w:hAnsi="Times New Roman" w:eastAsia="宋体"/>
                <w:kern w:val="0"/>
                <w:szCs w:val="21"/>
              </w:rPr>
            </w:pPr>
            <w:r>
              <w:rPr>
                <w:rFonts w:hint="eastAsia" w:ascii="Times New Roman" w:hAnsi="Times New Roman" w:eastAsia="宋体" w:cs="宋体"/>
                <w:color w:val="000000"/>
                <w:kern w:val="0"/>
                <w:sz w:val="22"/>
                <w:lang w:bidi="ar"/>
              </w:rPr>
              <w:t>各县（市、区）人民政府</w:t>
            </w:r>
          </w:p>
        </w:tc>
        <w:tc>
          <w:tcPr>
            <w:tcW w:w="1909"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Times New Roman" w:hAnsi="Times New Roman" w:eastAsia="宋体"/>
                <w:kern w:val="0"/>
                <w:szCs w:val="21"/>
              </w:rPr>
            </w:pPr>
            <w:r>
              <w:rPr>
                <w:rFonts w:hint="eastAsia" w:ascii="Times New Roman" w:hAnsi="Times New Roman" w:eastAsia="宋体" w:cs="宋体"/>
                <w:color w:val="000000"/>
                <w:kern w:val="0"/>
                <w:sz w:val="22"/>
                <w:lang w:bidi="ar"/>
              </w:rPr>
              <w:t>各县（市、区）人民政府</w:t>
            </w:r>
          </w:p>
        </w:tc>
        <w:tc>
          <w:tcPr>
            <w:tcW w:w="3373" w:type="dxa"/>
            <w:tcBorders>
              <w:top w:val="single" w:color="auto" w:sz="4" w:space="0"/>
              <w:left w:val="single" w:color="auto" w:sz="4" w:space="0"/>
              <w:bottom w:val="single" w:color="auto" w:sz="4" w:space="0"/>
              <w:right w:val="single" w:color="auto" w:sz="4" w:space="0"/>
            </w:tcBorders>
            <w:vAlign w:val="center"/>
          </w:tcPr>
          <w:p>
            <w:pPr>
              <w:widowControl/>
              <w:jc w:val="left"/>
              <w:textAlignment w:val="center"/>
              <w:rPr>
                <w:rFonts w:ascii="Times New Roman" w:hAnsi="Times New Roman" w:eastAsia="宋体"/>
                <w:kern w:val="0"/>
                <w:szCs w:val="21"/>
              </w:rPr>
            </w:pPr>
            <w:r>
              <w:rPr>
                <w:rFonts w:hint="eastAsia" w:ascii="Times New Roman" w:hAnsi="Times New Roman" w:eastAsia="宋体" w:cs="宋体"/>
                <w:color w:val="000000"/>
                <w:kern w:val="0"/>
                <w:sz w:val="22"/>
                <w:lang w:bidi="ar"/>
              </w:rPr>
              <w:t>在全市存栏生猪250头以上规模养殖场，建立可视化、可溯化的养殖三废处理监管系统，包括系统平台及软件开发、硬件集成开发和网络通讯网络及线路环境建设、基础设施机房建设，技术培训等。统筹沙县、永安市和三元区整县畜禽养殖情况，建设粪污贮液池、铺设管网、配置沼液运输车、固体粪污加工。</w:t>
            </w:r>
          </w:p>
        </w:tc>
        <w:tc>
          <w:tcPr>
            <w:tcW w:w="850"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Times New Roman" w:hAnsi="Times New Roman" w:eastAsia="宋体"/>
                <w:kern w:val="0"/>
                <w:szCs w:val="21"/>
              </w:rPr>
            </w:pPr>
            <w:r>
              <w:rPr>
                <w:rFonts w:hint="eastAsia" w:ascii="Times New Roman" w:hAnsi="Times New Roman" w:eastAsia="宋体" w:cs="宋体"/>
                <w:color w:val="000000"/>
                <w:kern w:val="0"/>
                <w:sz w:val="22"/>
                <w:lang w:bidi="ar"/>
              </w:rPr>
              <w:t xml:space="preserve">5600 </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kern w:val="0"/>
                <w:szCs w:val="21"/>
              </w:rPr>
            </w:pP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kern w:val="0"/>
                <w:szCs w:val="21"/>
              </w:rPr>
            </w:pP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机制创新</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市直综合</w:t>
            </w:r>
          </w:p>
        </w:tc>
        <w:tc>
          <w:tcPr>
            <w:tcW w:w="1276"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Times New Roman" w:hAnsi="Times New Roman" w:eastAsia="宋体" w:cs="宋体"/>
                <w:color w:val="000000"/>
                <w:kern w:val="0"/>
                <w:sz w:val="22"/>
                <w:lang w:bidi="ar"/>
              </w:rPr>
            </w:pPr>
            <w:r>
              <w:rPr>
                <w:rFonts w:hint="eastAsia" w:ascii="Times New Roman" w:hAnsi="Times New Roman" w:eastAsia="宋体" w:cs="宋体"/>
                <w:color w:val="000000"/>
                <w:kern w:val="0"/>
                <w:sz w:val="22"/>
                <w:lang w:bidi="ar"/>
              </w:rPr>
              <w:t>生物</w:t>
            </w:r>
            <w:r>
              <w:rPr>
                <w:rFonts w:ascii="Times New Roman" w:hAnsi="Times New Roman" w:eastAsia="宋体" w:cs="宋体"/>
                <w:color w:val="000000"/>
                <w:kern w:val="0"/>
                <w:sz w:val="22"/>
                <w:lang w:bidi="ar"/>
              </w:rPr>
              <w:t>多样性保护工程</w:t>
            </w:r>
          </w:p>
        </w:tc>
        <w:tc>
          <w:tcPr>
            <w:tcW w:w="1276"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Times New Roman" w:hAnsi="Times New Roman" w:eastAsia="宋体" w:cs="宋体"/>
                <w:color w:val="000000"/>
                <w:kern w:val="0"/>
                <w:sz w:val="22"/>
                <w:lang w:bidi="ar"/>
              </w:rPr>
            </w:pPr>
            <w:r>
              <w:rPr>
                <w:rFonts w:hint="eastAsia" w:ascii="Times New Roman" w:hAnsi="Times New Roman" w:eastAsia="宋体" w:cs="宋体"/>
                <w:color w:val="000000"/>
                <w:kern w:val="0"/>
                <w:sz w:val="22"/>
                <w:lang w:bidi="ar"/>
              </w:rPr>
              <w:t>金溪、</w:t>
            </w:r>
            <w:r>
              <w:rPr>
                <w:rFonts w:ascii="Times New Roman" w:hAnsi="Times New Roman" w:eastAsia="宋体" w:cs="宋体"/>
                <w:color w:val="000000"/>
                <w:kern w:val="0"/>
                <w:sz w:val="22"/>
                <w:lang w:bidi="ar"/>
              </w:rPr>
              <w:t>沙溪、尤溪</w:t>
            </w:r>
            <w:r>
              <w:rPr>
                <w:rFonts w:hint="eastAsia" w:ascii="Times New Roman" w:hAnsi="Times New Roman" w:eastAsia="宋体" w:cs="宋体"/>
                <w:color w:val="000000"/>
                <w:kern w:val="0"/>
                <w:sz w:val="22"/>
                <w:lang w:bidi="ar"/>
              </w:rPr>
              <w:t>流域生态保护修复项目、沙溪流域明溪段国际候鸟迁徙通道保护与修复工程项目</w:t>
            </w:r>
          </w:p>
        </w:tc>
        <w:tc>
          <w:tcPr>
            <w:tcW w:w="1276"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Times New Roman" w:hAnsi="Times New Roman" w:eastAsia="宋体"/>
                <w:kern w:val="0"/>
                <w:szCs w:val="21"/>
              </w:rPr>
            </w:pPr>
            <w:r>
              <w:rPr>
                <w:rFonts w:hint="eastAsia" w:ascii="Times New Roman" w:hAnsi="Times New Roman" w:eastAsia="宋体" w:cs="宋体"/>
                <w:color w:val="000000"/>
                <w:kern w:val="0"/>
                <w:sz w:val="22"/>
                <w:lang w:bidi="ar"/>
              </w:rPr>
              <w:t>闽江上游林分修复（林分改造）</w:t>
            </w:r>
          </w:p>
        </w:tc>
        <w:tc>
          <w:tcPr>
            <w:tcW w:w="1134"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Times New Roman" w:hAnsi="Times New Roman" w:eastAsia="宋体"/>
                <w:kern w:val="0"/>
                <w:szCs w:val="21"/>
              </w:rPr>
            </w:pPr>
            <w:r>
              <w:rPr>
                <w:rFonts w:hint="eastAsia" w:ascii="Times New Roman" w:hAnsi="Times New Roman" w:eastAsia="宋体" w:cs="宋体"/>
                <w:color w:val="000000"/>
                <w:kern w:val="0"/>
                <w:sz w:val="22"/>
                <w:lang w:bidi="ar"/>
              </w:rPr>
              <w:t>市林业局</w:t>
            </w:r>
          </w:p>
        </w:tc>
        <w:tc>
          <w:tcPr>
            <w:tcW w:w="1267"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Times New Roman" w:hAnsi="Times New Roman" w:eastAsia="宋体"/>
                <w:kern w:val="0"/>
                <w:szCs w:val="21"/>
              </w:rPr>
            </w:pPr>
            <w:r>
              <w:rPr>
                <w:rFonts w:hint="eastAsia" w:ascii="Times New Roman" w:hAnsi="Times New Roman" w:eastAsia="宋体" w:cs="宋体"/>
                <w:color w:val="000000"/>
                <w:kern w:val="0"/>
                <w:sz w:val="22"/>
                <w:lang w:bidi="ar"/>
              </w:rPr>
              <w:t>各县（市、区）人民政府</w:t>
            </w:r>
          </w:p>
        </w:tc>
        <w:tc>
          <w:tcPr>
            <w:tcW w:w="1909"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Times New Roman" w:hAnsi="Times New Roman" w:eastAsia="宋体"/>
                <w:kern w:val="0"/>
                <w:szCs w:val="21"/>
              </w:rPr>
            </w:pPr>
            <w:r>
              <w:rPr>
                <w:rFonts w:hint="eastAsia" w:ascii="Times New Roman" w:hAnsi="Times New Roman" w:eastAsia="宋体" w:cs="宋体"/>
                <w:color w:val="000000"/>
                <w:kern w:val="0"/>
                <w:sz w:val="22"/>
                <w:lang w:bidi="ar"/>
              </w:rPr>
              <w:t>各县（市、区）人民政府</w:t>
            </w:r>
          </w:p>
        </w:tc>
        <w:tc>
          <w:tcPr>
            <w:tcW w:w="3373" w:type="dxa"/>
            <w:tcBorders>
              <w:top w:val="single" w:color="auto" w:sz="4" w:space="0"/>
              <w:left w:val="single" w:color="auto" w:sz="4" w:space="0"/>
              <w:bottom w:val="single" w:color="auto" w:sz="4" w:space="0"/>
              <w:right w:val="single" w:color="auto" w:sz="4" w:space="0"/>
            </w:tcBorders>
            <w:vAlign w:val="center"/>
          </w:tcPr>
          <w:p>
            <w:pPr>
              <w:widowControl/>
              <w:jc w:val="left"/>
              <w:textAlignment w:val="center"/>
              <w:rPr>
                <w:rFonts w:ascii="Times New Roman" w:hAnsi="Times New Roman" w:eastAsia="宋体"/>
                <w:kern w:val="0"/>
                <w:szCs w:val="21"/>
              </w:rPr>
            </w:pPr>
            <w:r>
              <w:rPr>
                <w:rFonts w:hint="eastAsia" w:ascii="Times New Roman" w:hAnsi="Times New Roman" w:eastAsia="宋体" w:cs="宋体"/>
                <w:color w:val="000000"/>
                <w:kern w:val="0"/>
                <w:sz w:val="22"/>
                <w:lang w:bidi="ar"/>
              </w:rPr>
              <w:t>2018年（含2017年4-12月）至2020年实施林分修复（林分改造）6.32万亩，其中三元0.61万亩，梅列0.04万亩，宁化0.36万亩，清流0.44万亩，永安0.15万亩，大田0.52万亩，尤溪0.43万亩，沙县0.2万亩，将乐0.5万亩，泰宁0.38万亩，建宁1.69万亩，明溪候鸟迁徙通道项目林分改造1万亩。</w:t>
            </w:r>
          </w:p>
        </w:tc>
        <w:tc>
          <w:tcPr>
            <w:tcW w:w="850"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Times New Roman" w:hAnsi="Times New Roman" w:eastAsia="宋体"/>
                <w:kern w:val="0"/>
                <w:szCs w:val="21"/>
              </w:rPr>
            </w:pPr>
            <w:r>
              <w:rPr>
                <w:rFonts w:hint="eastAsia" w:ascii="Times New Roman" w:hAnsi="Times New Roman" w:eastAsia="宋体" w:cs="宋体"/>
                <w:color w:val="000000"/>
                <w:kern w:val="0"/>
                <w:sz w:val="22"/>
                <w:lang w:bidi="ar"/>
              </w:rPr>
              <w:t xml:space="preserve">2660 </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kern w:val="0"/>
                <w:szCs w:val="21"/>
              </w:rPr>
            </w:pP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kern w:val="0"/>
                <w:szCs w:val="21"/>
              </w:rPr>
            </w:pP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林分修改（林分改造）6.32万亩</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 w:hRule="atLeast"/>
        </w:trPr>
        <w:tc>
          <w:tcPr>
            <w:tcW w:w="851" w:type="dxa"/>
            <w:tcBorders>
              <w:top w:val="single" w:color="auto" w:sz="4" w:space="0"/>
              <w:left w:val="single" w:color="auto" w:sz="4" w:space="0"/>
              <w:bottom w:val="single" w:color="auto" w:sz="4" w:space="0"/>
              <w:right w:val="single" w:color="auto" w:sz="4" w:space="0"/>
            </w:tcBorders>
            <w:vAlign w:val="center"/>
          </w:tcPr>
          <w:p>
            <w:pPr>
              <w:widowControl/>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市直综合</w:t>
            </w:r>
          </w:p>
        </w:tc>
        <w:tc>
          <w:tcPr>
            <w:tcW w:w="1276"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Times New Roman" w:hAnsi="Times New Roman" w:eastAsia="宋体" w:cs="宋体"/>
                <w:color w:val="000000"/>
                <w:kern w:val="0"/>
                <w:sz w:val="22"/>
                <w:lang w:bidi="ar"/>
              </w:rPr>
            </w:pPr>
            <w:r>
              <w:rPr>
                <w:rFonts w:ascii="Times New Roman" w:hAnsi="Times New Roman" w:eastAsia="宋体"/>
                <w:kern w:val="0"/>
                <w:szCs w:val="21"/>
              </w:rPr>
              <w:t>水土流失综合治理与</w:t>
            </w:r>
            <w:r>
              <w:rPr>
                <w:rFonts w:hint="eastAsia" w:ascii="Times New Roman" w:hAnsi="Times New Roman" w:eastAsia="宋体"/>
                <w:kern w:val="0"/>
                <w:szCs w:val="21"/>
              </w:rPr>
              <w:t>农</w:t>
            </w:r>
            <w:r>
              <w:rPr>
                <w:rFonts w:ascii="Times New Roman" w:hAnsi="Times New Roman" w:eastAsia="宋体"/>
                <w:kern w:val="0"/>
                <w:szCs w:val="21"/>
              </w:rPr>
              <w:t>地生态功能提升</w:t>
            </w:r>
            <w:r>
              <w:rPr>
                <w:rFonts w:hint="eastAsia" w:ascii="Times New Roman" w:hAnsi="Times New Roman" w:eastAsia="宋体"/>
                <w:kern w:val="0"/>
                <w:szCs w:val="21"/>
              </w:rPr>
              <w:t>项目</w:t>
            </w:r>
          </w:p>
        </w:tc>
        <w:tc>
          <w:tcPr>
            <w:tcW w:w="1276"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Times New Roman" w:hAnsi="Times New Roman" w:eastAsia="宋体" w:cs="宋体"/>
                <w:color w:val="000000"/>
                <w:kern w:val="0"/>
                <w:sz w:val="22"/>
                <w:lang w:bidi="ar"/>
              </w:rPr>
            </w:pPr>
            <w:r>
              <w:rPr>
                <w:rFonts w:hint="eastAsia" w:ascii="Times New Roman" w:hAnsi="Times New Roman" w:eastAsia="宋体" w:cs="宋体"/>
                <w:color w:val="000000"/>
                <w:kern w:val="0"/>
                <w:sz w:val="22"/>
                <w:lang w:bidi="ar"/>
              </w:rPr>
              <w:t>金溪、</w:t>
            </w:r>
            <w:r>
              <w:rPr>
                <w:rFonts w:ascii="Times New Roman" w:hAnsi="Times New Roman" w:eastAsia="宋体" w:cs="宋体"/>
                <w:color w:val="000000"/>
                <w:kern w:val="0"/>
                <w:sz w:val="22"/>
                <w:lang w:bidi="ar"/>
              </w:rPr>
              <w:t>沙溪、尤溪</w:t>
            </w:r>
            <w:r>
              <w:rPr>
                <w:rFonts w:hint="eastAsia" w:ascii="Times New Roman" w:hAnsi="Times New Roman" w:eastAsia="宋体" w:cs="宋体"/>
                <w:color w:val="000000"/>
                <w:kern w:val="0"/>
                <w:sz w:val="22"/>
                <w:lang w:bidi="ar"/>
              </w:rPr>
              <w:t>流域生态保护修复项目</w:t>
            </w:r>
          </w:p>
        </w:tc>
        <w:tc>
          <w:tcPr>
            <w:tcW w:w="1276"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Times New Roman" w:hAnsi="Times New Roman" w:eastAsia="宋体"/>
                <w:kern w:val="0"/>
                <w:szCs w:val="21"/>
              </w:rPr>
            </w:pPr>
            <w:r>
              <w:rPr>
                <w:rFonts w:hint="eastAsia" w:ascii="Times New Roman" w:hAnsi="Times New Roman" w:eastAsia="宋体" w:cs="宋体"/>
                <w:color w:val="000000"/>
                <w:kern w:val="0"/>
                <w:sz w:val="22"/>
                <w:lang w:bidi="ar"/>
              </w:rPr>
              <w:t>三明市土地综合整治项目</w:t>
            </w:r>
          </w:p>
        </w:tc>
        <w:tc>
          <w:tcPr>
            <w:tcW w:w="1134"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Times New Roman" w:hAnsi="Times New Roman" w:eastAsia="宋体"/>
                <w:kern w:val="0"/>
                <w:szCs w:val="21"/>
              </w:rPr>
            </w:pPr>
            <w:r>
              <w:rPr>
                <w:rFonts w:hint="eastAsia" w:ascii="Times New Roman" w:hAnsi="Times New Roman" w:eastAsia="宋体" w:cs="宋体"/>
                <w:color w:val="000000"/>
                <w:kern w:val="0"/>
                <w:sz w:val="22"/>
                <w:lang w:bidi="ar"/>
              </w:rPr>
              <w:t>市自然资源局、农业农村局</w:t>
            </w:r>
          </w:p>
        </w:tc>
        <w:tc>
          <w:tcPr>
            <w:tcW w:w="1267"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Times New Roman" w:hAnsi="Times New Roman" w:eastAsia="宋体"/>
                <w:kern w:val="0"/>
                <w:szCs w:val="21"/>
              </w:rPr>
            </w:pPr>
            <w:r>
              <w:rPr>
                <w:rFonts w:hint="eastAsia" w:ascii="Times New Roman" w:hAnsi="Times New Roman" w:eastAsia="宋体" w:cs="宋体"/>
                <w:color w:val="000000"/>
                <w:kern w:val="0"/>
                <w:sz w:val="22"/>
                <w:lang w:bidi="ar"/>
              </w:rPr>
              <w:t>各县（市、区）人民政府</w:t>
            </w:r>
          </w:p>
        </w:tc>
        <w:tc>
          <w:tcPr>
            <w:tcW w:w="1909"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Times New Roman" w:hAnsi="Times New Roman" w:eastAsia="宋体"/>
                <w:kern w:val="0"/>
                <w:szCs w:val="21"/>
              </w:rPr>
            </w:pPr>
            <w:r>
              <w:rPr>
                <w:rFonts w:hint="eastAsia" w:ascii="Times New Roman" w:hAnsi="Times New Roman" w:eastAsia="宋体" w:cs="宋体"/>
                <w:color w:val="000000"/>
                <w:kern w:val="0"/>
                <w:sz w:val="22"/>
                <w:lang w:bidi="ar"/>
              </w:rPr>
              <w:t>各县（市、区）人民政府</w:t>
            </w:r>
          </w:p>
        </w:tc>
        <w:tc>
          <w:tcPr>
            <w:tcW w:w="3373" w:type="dxa"/>
            <w:tcBorders>
              <w:top w:val="single" w:color="auto" w:sz="4" w:space="0"/>
              <w:left w:val="single" w:color="auto" w:sz="4" w:space="0"/>
              <w:bottom w:val="single" w:color="auto" w:sz="4" w:space="0"/>
              <w:right w:val="single" w:color="auto" w:sz="4" w:space="0"/>
            </w:tcBorders>
            <w:vAlign w:val="center"/>
          </w:tcPr>
          <w:p>
            <w:pPr>
              <w:widowControl/>
              <w:jc w:val="left"/>
              <w:textAlignment w:val="center"/>
              <w:rPr>
                <w:rFonts w:ascii="Times New Roman" w:hAnsi="Times New Roman" w:eastAsia="宋体"/>
                <w:kern w:val="0"/>
                <w:szCs w:val="21"/>
              </w:rPr>
            </w:pPr>
            <w:r>
              <w:rPr>
                <w:rFonts w:hint="eastAsia" w:ascii="Times New Roman" w:hAnsi="Times New Roman" w:eastAsia="宋体" w:cs="宋体"/>
                <w:color w:val="000000"/>
                <w:kern w:val="0"/>
                <w:sz w:val="22"/>
                <w:lang w:bidi="ar"/>
              </w:rPr>
              <w:t>土地整理、农业综合开发小流域治理与高标准农田建设、节水灌溉、千亿斤粮食产能项目。</w:t>
            </w:r>
          </w:p>
        </w:tc>
        <w:tc>
          <w:tcPr>
            <w:tcW w:w="850" w:type="dxa"/>
            <w:tcBorders>
              <w:top w:val="single" w:color="auto" w:sz="4" w:space="0"/>
              <w:left w:val="single" w:color="auto" w:sz="4" w:space="0"/>
              <w:bottom w:val="single" w:color="auto" w:sz="4" w:space="0"/>
              <w:right w:val="single" w:color="auto" w:sz="4" w:space="0"/>
            </w:tcBorders>
            <w:vAlign w:val="center"/>
          </w:tcPr>
          <w:p>
            <w:pPr>
              <w:widowControl/>
              <w:jc w:val="center"/>
              <w:textAlignment w:val="center"/>
              <w:rPr>
                <w:rFonts w:ascii="Times New Roman" w:hAnsi="Times New Roman" w:eastAsia="宋体"/>
                <w:kern w:val="0"/>
                <w:szCs w:val="21"/>
              </w:rPr>
            </w:pPr>
            <w:r>
              <w:rPr>
                <w:rFonts w:hint="eastAsia" w:ascii="Times New Roman" w:hAnsi="Times New Roman" w:eastAsia="宋体" w:cs="宋体"/>
                <w:color w:val="000000"/>
                <w:kern w:val="0"/>
                <w:sz w:val="22"/>
                <w:lang w:bidi="ar"/>
              </w:rPr>
              <w:t xml:space="preserve">67938 </w:t>
            </w:r>
          </w:p>
        </w:tc>
        <w:tc>
          <w:tcPr>
            <w:tcW w:w="993"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kern w:val="0"/>
                <w:szCs w:val="21"/>
              </w:rPr>
            </w:pPr>
          </w:p>
        </w:tc>
        <w:tc>
          <w:tcPr>
            <w:tcW w:w="992"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kern w:val="0"/>
                <w:szCs w:val="21"/>
              </w:rPr>
            </w:pPr>
          </w:p>
        </w:tc>
        <w:tc>
          <w:tcPr>
            <w:tcW w:w="1701"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土地综合整治</w:t>
            </w:r>
          </w:p>
        </w:tc>
        <w:tc>
          <w:tcPr>
            <w:tcW w:w="2976" w:type="dxa"/>
            <w:tcBorders>
              <w:top w:val="single" w:color="auto" w:sz="4" w:space="0"/>
              <w:left w:val="single" w:color="auto" w:sz="4" w:space="0"/>
              <w:bottom w:val="single" w:color="auto" w:sz="4" w:space="0"/>
              <w:right w:val="single" w:color="auto" w:sz="4" w:space="0"/>
            </w:tcBorders>
            <w:vAlign w:val="center"/>
          </w:tcPr>
          <w:p>
            <w:pPr>
              <w:textAlignment w:val="center"/>
              <w:rPr>
                <w:rFonts w:ascii="Times New Roman" w:hAnsi="Times New Roman" w:eastAsia="宋体"/>
                <w:kern w:val="0"/>
                <w:szCs w:val="21"/>
              </w:rPr>
            </w:pPr>
          </w:p>
        </w:tc>
      </w:tr>
    </w:tbl>
    <w:p>
      <w:pPr>
        <w:widowControl/>
        <w:jc w:val="left"/>
        <w:rPr>
          <w:rFonts w:ascii="Times New Roman" w:hAnsi="Times New Roman" w:eastAsia="宋体" w:cs="Times New Roman"/>
          <w:sz w:val="28"/>
          <w:szCs w:val="28"/>
        </w:rPr>
      </w:pPr>
    </w:p>
    <w:p>
      <w:pPr>
        <w:widowControl/>
        <w:jc w:val="left"/>
        <w:rPr>
          <w:rFonts w:ascii="Times New Roman" w:hAnsi="Times New Roman" w:eastAsia="宋体" w:cs="Times New Roman"/>
          <w:sz w:val="28"/>
          <w:szCs w:val="28"/>
        </w:rPr>
      </w:pPr>
    </w:p>
    <w:p>
      <w:pPr>
        <w:rPr>
          <w:rFonts w:ascii="Times New Roman" w:hAnsi="Times New Roman" w:cs="Times New Roman"/>
        </w:rPr>
      </w:pPr>
    </w:p>
    <w:p>
      <w:pPr>
        <w:rPr>
          <w:ins w:id="0" w:author="  ZZ" w:date="2020-03-09T14:38:35Z"/>
        </w:rPr>
        <w:sectPr>
          <w:footerReference r:id="rId31" w:type="default"/>
          <w:pgSz w:w="23814" w:h="16839" w:orient="landscape"/>
          <w:pgMar w:top="1800" w:right="1440" w:bottom="1800" w:left="1440" w:header="851" w:footer="992" w:gutter="0"/>
          <w:cols w:space="425" w:num="1"/>
          <w:docGrid w:type="lines" w:linePitch="312" w:charSpace="0"/>
        </w:sectPr>
      </w:pPr>
    </w:p>
    <w:p>
      <w:pPr>
        <w:jc w:val="center"/>
        <w:outlineLvl w:val="1"/>
        <w:rPr>
          <w:rFonts w:ascii="Times New Roman" w:hAnsi="Times New Roman" w:eastAsia="宋体" w:cs="Times New Roman"/>
          <w:b/>
          <w:bCs/>
          <w:kern w:val="0"/>
          <w:sz w:val="28"/>
          <w:szCs w:val="30"/>
        </w:rPr>
      </w:pPr>
      <w:bookmarkStart w:id="133" w:name="_Toc6415205"/>
      <w:bookmarkStart w:id="134" w:name="_Toc5266786"/>
      <w:bookmarkStart w:id="135" w:name="_Toc30276_WPSOffice_Level1"/>
      <w:bookmarkStart w:id="136" w:name="_Toc1627_WPSOffice_Level1"/>
      <w:r>
        <w:rPr>
          <w:rFonts w:ascii="Times New Roman" w:hAnsi="Times New Roman" w:eastAsia="宋体" w:cs="Times New Roman"/>
          <w:b/>
          <w:bCs/>
          <w:kern w:val="0"/>
          <w:sz w:val="28"/>
          <w:szCs w:val="30"/>
        </w:rPr>
        <w:t>附表</w:t>
      </w:r>
      <w:r>
        <w:rPr>
          <w:rFonts w:hint="eastAsia" w:ascii="Times New Roman" w:hAnsi="Times New Roman" w:eastAsia="宋体" w:cs="Times New Roman"/>
          <w:b/>
          <w:bCs/>
          <w:kern w:val="0"/>
          <w:sz w:val="28"/>
          <w:szCs w:val="30"/>
        </w:rPr>
        <w:t>2</w:t>
      </w:r>
      <w:r>
        <w:rPr>
          <w:rFonts w:ascii="Times New Roman" w:hAnsi="Times New Roman" w:eastAsia="宋体" w:cs="Times New Roman"/>
          <w:b/>
          <w:bCs/>
          <w:kern w:val="0"/>
          <w:sz w:val="28"/>
          <w:szCs w:val="30"/>
        </w:rPr>
        <w:t xml:space="preserve"> 三明市各县（市、区）试点项目资金汇总表</w:t>
      </w:r>
      <w:bookmarkEnd w:id="133"/>
      <w:bookmarkEnd w:id="134"/>
    </w:p>
    <w:tbl>
      <w:tblPr>
        <w:tblStyle w:val="41"/>
        <w:tblW w:w="20948" w:type="dxa"/>
        <w:tblInd w:w="93" w:type="dxa"/>
        <w:tblLayout w:type="fixed"/>
        <w:tblCellMar>
          <w:top w:w="0" w:type="dxa"/>
          <w:left w:w="108" w:type="dxa"/>
          <w:bottom w:w="0" w:type="dxa"/>
          <w:right w:w="108" w:type="dxa"/>
        </w:tblCellMar>
      </w:tblPr>
      <w:tblGrid>
        <w:gridCol w:w="724"/>
        <w:gridCol w:w="1210"/>
        <w:gridCol w:w="972"/>
        <w:gridCol w:w="968"/>
        <w:gridCol w:w="1109"/>
        <w:gridCol w:w="1109"/>
        <w:gridCol w:w="1237"/>
        <w:gridCol w:w="1132"/>
        <w:gridCol w:w="1738"/>
        <w:gridCol w:w="1156"/>
        <w:gridCol w:w="1248"/>
        <w:gridCol w:w="1121"/>
        <w:gridCol w:w="1389"/>
        <w:gridCol w:w="1696"/>
        <w:gridCol w:w="2377"/>
        <w:gridCol w:w="1762"/>
      </w:tblGrid>
      <w:tr>
        <w:tblPrEx>
          <w:tblLayout w:type="fixed"/>
          <w:tblCellMar>
            <w:top w:w="0" w:type="dxa"/>
            <w:left w:w="108" w:type="dxa"/>
            <w:bottom w:w="0" w:type="dxa"/>
            <w:right w:w="108" w:type="dxa"/>
          </w:tblCellMar>
        </w:tblPrEx>
        <w:trPr>
          <w:trHeight w:val="235" w:hRule="atLeast"/>
          <w:tblHeader/>
        </w:trPr>
        <w:tc>
          <w:tcPr>
            <w:tcW w:w="724" w:type="dxa"/>
            <w:vMerge w:val="restart"/>
            <w:tcBorders>
              <w:top w:val="single" w:color="auto" w:sz="4" w:space="0"/>
              <w:left w:val="single" w:color="auto" w:sz="4" w:space="0"/>
              <w:bottom w:val="single" w:color="000000"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序号</w:t>
            </w:r>
          </w:p>
        </w:tc>
        <w:tc>
          <w:tcPr>
            <w:tcW w:w="1210" w:type="dxa"/>
            <w:vMerge w:val="restart"/>
            <w:tcBorders>
              <w:top w:val="single" w:color="auto" w:sz="4" w:space="0"/>
              <w:left w:val="single" w:color="auto" w:sz="4" w:space="0"/>
              <w:bottom w:val="single" w:color="000000"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项目名称</w:t>
            </w:r>
          </w:p>
        </w:tc>
        <w:tc>
          <w:tcPr>
            <w:tcW w:w="972" w:type="dxa"/>
            <w:vMerge w:val="restart"/>
            <w:tcBorders>
              <w:top w:val="single" w:color="auto" w:sz="4" w:space="0"/>
              <w:left w:val="single" w:color="auto" w:sz="4" w:space="0"/>
              <w:bottom w:val="single" w:color="000000"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总投资</w:t>
            </w:r>
          </w:p>
        </w:tc>
        <w:tc>
          <w:tcPr>
            <w:tcW w:w="968" w:type="dxa"/>
            <w:vMerge w:val="restart"/>
            <w:tcBorders>
              <w:top w:val="single" w:color="auto" w:sz="4" w:space="0"/>
              <w:left w:val="single" w:color="auto" w:sz="4" w:space="0"/>
              <w:bottom w:val="single" w:color="000000"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至2018年累计完成投资</w:t>
            </w:r>
          </w:p>
        </w:tc>
        <w:tc>
          <w:tcPr>
            <w:tcW w:w="11239" w:type="dxa"/>
            <w:gridSpan w:val="9"/>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资金筹措</w:t>
            </w:r>
          </w:p>
        </w:tc>
        <w:tc>
          <w:tcPr>
            <w:tcW w:w="4073" w:type="dxa"/>
            <w:gridSpan w:val="2"/>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责任单位</w:t>
            </w:r>
          </w:p>
        </w:tc>
        <w:tc>
          <w:tcPr>
            <w:tcW w:w="1762" w:type="dxa"/>
            <w:vMerge w:val="restart"/>
            <w:tcBorders>
              <w:top w:val="single" w:color="auto" w:sz="4" w:space="0"/>
              <w:left w:val="single" w:color="auto" w:sz="4" w:space="0"/>
              <w:bottom w:val="single" w:color="000000"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市级牵头部门</w:t>
            </w:r>
          </w:p>
        </w:tc>
      </w:tr>
      <w:tr>
        <w:tblPrEx>
          <w:tblLayout w:type="fixed"/>
          <w:tblCellMar>
            <w:top w:w="0" w:type="dxa"/>
            <w:left w:w="108" w:type="dxa"/>
            <w:bottom w:w="0" w:type="dxa"/>
            <w:right w:w="108" w:type="dxa"/>
          </w:tblCellMar>
        </w:tblPrEx>
        <w:trPr>
          <w:trHeight w:val="256" w:hRule="atLeast"/>
          <w:tblHeader/>
        </w:trPr>
        <w:tc>
          <w:tcPr>
            <w:tcW w:w="724" w:type="dxa"/>
            <w:vMerge w:val="continue"/>
            <w:tcBorders>
              <w:top w:val="single" w:color="auto" w:sz="4" w:space="0"/>
              <w:left w:val="single" w:color="auto" w:sz="4" w:space="0"/>
              <w:bottom w:val="single" w:color="000000" w:sz="4" w:space="0"/>
              <w:right w:val="single" w:color="auto" w:sz="4" w:space="0"/>
            </w:tcBorders>
            <w:vAlign w:val="center"/>
          </w:tcPr>
          <w:p>
            <w:pPr>
              <w:widowControl/>
              <w:jc w:val="left"/>
              <w:rPr>
                <w:rFonts w:ascii="Times New Roman" w:hAnsi="Times New Roman" w:eastAsia="宋体" w:cs="Times New Roman"/>
                <w:b/>
                <w:bCs/>
                <w:szCs w:val="21"/>
              </w:rPr>
            </w:pPr>
          </w:p>
        </w:tc>
        <w:tc>
          <w:tcPr>
            <w:tcW w:w="1210" w:type="dxa"/>
            <w:vMerge w:val="continue"/>
            <w:tcBorders>
              <w:top w:val="single" w:color="auto" w:sz="4" w:space="0"/>
              <w:left w:val="single" w:color="auto" w:sz="4" w:space="0"/>
              <w:bottom w:val="single" w:color="000000" w:sz="4" w:space="0"/>
              <w:right w:val="single" w:color="auto" w:sz="4" w:space="0"/>
            </w:tcBorders>
            <w:vAlign w:val="center"/>
          </w:tcPr>
          <w:p>
            <w:pPr>
              <w:widowControl/>
              <w:jc w:val="left"/>
              <w:rPr>
                <w:rFonts w:ascii="Times New Roman" w:hAnsi="Times New Roman" w:eastAsia="宋体" w:cs="Times New Roman"/>
                <w:b/>
                <w:bCs/>
                <w:szCs w:val="21"/>
              </w:rPr>
            </w:pPr>
          </w:p>
        </w:tc>
        <w:tc>
          <w:tcPr>
            <w:tcW w:w="972" w:type="dxa"/>
            <w:vMerge w:val="continue"/>
            <w:tcBorders>
              <w:top w:val="single" w:color="auto" w:sz="4" w:space="0"/>
              <w:left w:val="single" w:color="auto" w:sz="4" w:space="0"/>
              <w:bottom w:val="single" w:color="000000" w:sz="4" w:space="0"/>
              <w:right w:val="single" w:color="auto" w:sz="4" w:space="0"/>
            </w:tcBorders>
            <w:vAlign w:val="center"/>
          </w:tcPr>
          <w:p>
            <w:pPr>
              <w:widowControl/>
              <w:jc w:val="left"/>
              <w:rPr>
                <w:rFonts w:ascii="Times New Roman" w:hAnsi="Times New Roman" w:eastAsia="宋体" w:cs="Times New Roman"/>
                <w:b/>
                <w:bCs/>
                <w:szCs w:val="21"/>
              </w:rPr>
            </w:pPr>
          </w:p>
        </w:tc>
        <w:tc>
          <w:tcPr>
            <w:tcW w:w="968" w:type="dxa"/>
            <w:vMerge w:val="continue"/>
            <w:tcBorders>
              <w:top w:val="single" w:color="auto" w:sz="4" w:space="0"/>
              <w:left w:val="single" w:color="auto" w:sz="4" w:space="0"/>
              <w:bottom w:val="single" w:color="000000" w:sz="4" w:space="0"/>
              <w:right w:val="single" w:color="auto" w:sz="4" w:space="0"/>
            </w:tcBorders>
            <w:vAlign w:val="center"/>
          </w:tcPr>
          <w:p>
            <w:pPr>
              <w:widowControl/>
              <w:jc w:val="left"/>
              <w:rPr>
                <w:rFonts w:ascii="Times New Roman" w:hAnsi="Times New Roman" w:eastAsia="宋体" w:cs="Times New Roman"/>
                <w:b/>
                <w:bCs/>
                <w:szCs w:val="21"/>
              </w:rPr>
            </w:pP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合计</w:t>
            </w:r>
          </w:p>
        </w:tc>
        <w:tc>
          <w:tcPr>
            <w:tcW w:w="2346" w:type="dxa"/>
            <w:gridSpan w:val="2"/>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中央资金</w:t>
            </w:r>
          </w:p>
        </w:tc>
        <w:tc>
          <w:tcPr>
            <w:tcW w:w="2870" w:type="dxa"/>
            <w:gridSpan w:val="2"/>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省级资金</w:t>
            </w:r>
          </w:p>
        </w:tc>
        <w:tc>
          <w:tcPr>
            <w:tcW w:w="2404" w:type="dxa"/>
            <w:gridSpan w:val="2"/>
            <w:tcBorders>
              <w:top w:val="single" w:color="auto" w:sz="4" w:space="0"/>
              <w:left w:val="nil"/>
              <w:bottom w:val="single" w:color="auto" w:sz="4" w:space="0"/>
              <w:right w:val="nil"/>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县、市级资金</w:t>
            </w:r>
          </w:p>
        </w:tc>
        <w:tc>
          <w:tcPr>
            <w:tcW w:w="2510" w:type="dxa"/>
            <w:gridSpan w:val="2"/>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其他资金</w:t>
            </w:r>
          </w:p>
        </w:tc>
        <w:tc>
          <w:tcPr>
            <w:tcW w:w="1696" w:type="dxa"/>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建设（筹建）单位</w:t>
            </w:r>
          </w:p>
        </w:tc>
        <w:tc>
          <w:tcPr>
            <w:tcW w:w="2377" w:type="dxa"/>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分级管理单位</w:t>
            </w:r>
          </w:p>
        </w:tc>
        <w:tc>
          <w:tcPr>
            <w:tcW w:w="1762" w:type="dxa"/>
            <w:vMerge w:val="continue"/>
            <w:tcBorders>
              <w:top w:val="single" w:color="auto" w:sz="4" w:space="0"/>
              <w:left w:val="single" w:color="auto" w:sz="4" w:space="0"/>
              <w:bottom w:val="single" w:color="000000" w:sz="4" w:space="0"/>
              <w:right w:val="single" w:color="auto" w:sz="4" w:space="0"/>
            </w:tcBorders>
            <w:vAlign w:val="center"/>
          </w:tcPr>
          <w:p>
            <w:pPr>
              <w:widowControl/>
              <w:jc w:val="left"/>
              <w:rPr>
                <w:rFonts w:ascii="Times New Roman" w:hAnsi="Times New Roman" w:eastAsia="宋体" w:cs="Times New Roman"/>
                <w:b/>
                <w:bCs/>
                <w:szCs w:val="21"/>
              </w:rPr>
            </w:pPr>
          </w:p>
        </w:tc>
      </w:tr>
      <w:tr>
        <w:tblPrEx>
          <w:tblLayout w:type="fixed"/>
          <w:tblCellMar>
            <w:top w:w="0" w:type="dxa"/>
            <w:left w:w="108" w:type="dxa"/>
            <w:bottom w:w="0" w:type="dxa"/>
            <w:right w:w="108" w:type="dxa"/>
          </w:tblCellMar>
        </w:tblPrEx>
        <w:trPr>
          <w:trHeight w:val="512" w:hRule="atLeast"/>
          <w:tblHeader/>
        </w:trPr>
        <w:tc>
          <w:tcPr>
            <w:tcW w:w="724" w:type="dxa"/>
            <w:vMerge w:val="continue"/>
            <w:tcBorders>
              <w:top w:val="single" w:color="auto" w:sz="4" w:space="0"/>
              <w:left w:val="single" w:color="auto" w:sz="4" w:space="0"/>
              <w:bottom w:val="single" w:color="000000" w:sz="4" w:space="0"/>
              <w:right w:val="single" w:color="auto" w:sz="4" w:space="0"/>
            </w:tcBorders>
            <w:vAlign w:val="center"/>
          </w:tcPr>
          <w:p>
            <w:pPr>
              <w:widowControl/>
              <w:jc w:val="left"/>
              <w:rPr>
                <w:rFonts w:ascii="Times New Roman" w:hAnsi="Times New Roman" w:eastAsia="宋体" w:cs="Times New Roman"/>
                <w:b/>
                <w:bCs/>
                <w:szCs w:val="21"/>
              </w:rPr>
            </w:pPr>
          </w:p>
        </w:tc>
        <w:tc>
          <w:tcPr>
            <w:tcW w:w="1210" w:type="dxa"/>
            <w:vMerge w:val="continue"/>
            <w:tcBorders>
              <w:top w:val="single" w:color="auto" w:sz="4" w:space="0"/>
              <w:left w:val="single" w:color="auto" w:sz="4" w:space="0"/>
              <w:bottom w:val="single" w:color="000000" w:sz="4" w:space="0"/>
              <w:right w:val="single" w:color="auto" w:sz="4" w:space="0"/>
            </w:tcBorders>
            <w:vAlign w:val="center"/>
          </w:tcPr>
          <w:p>
            <w:pPr>
              <w:widowControl/>
              <w:jc w:val="left"/>
              <w:rPr>
                <w:rFonts w:ascii="Times New Roman" w:hAnsi="Times New Roman" w:eastAsia="宋体" w:cs="Times New Roman"/>
                <w:b/>
                <w:bCs/>
                <w:szCs w:val="21"/>
              </w:rPr>
            </w:pPr>
          </w:p>
        </w:tc>
        <w:tc>
          <w:tcPr>
            <w:tcW w:w="972" w:type="dxa"/>
            <w:vMerge w:val="continue"/>
            <w:tcBorders>
              <w:top w:val="single" w:color="auto" w:sz="4" w:space="0"/>
              <w:left w:val="single" w:color="auto" w:sz="4" w:space="0"/>
              <w:bottom w:val="single" w:color="000000" w:sz="4" w:space="0"/>
              <w:right w:val="single" w:color="auto" w:sz="4" w:space="0"/>
            </w:tcBorders>
            <w:vAlign w:val="center"/>
          </w:tcPr>
          <w:p>
            <w:pPr>
              <w:widowControl/>
              <w:jc w:val="left"/>
              <w:rPr>
                <w:rFonts w:ascii="Times New Roman" w:hAnsi="Times New Roman" w:eastAsia="宋体" w:cs="Times New Roman"/>
                <w:b/>
                <w:bCs/>
                <w:szCs w:val="21"/>
              </w:rPr>
            </w:pPr>
          </w:p>
        </w:tc>
        <w:tc>
          <w:tcPr>
            <w:tcW w:w="968" w:type="dxa"/>
            <w:vMerge w:val="continue"/>
            <w:tcBorders>
              <w:top w:val="single" w:color="auto" w:sz="4" w:space="0"/>
              <w:left w:val="single" w:color="auto" w:sz="4" w:space="0"/>
              <w:bottom w:val="single" w:color="000000" w:sz="4" w:space="0"/>
              <w:right w:val="single" w:color="auto" w:sz="4" w:space="0"/>
            </w:tcBorders>
            <w:vAlign w:val="center"/>
          </w:tcPr>
          <w:p>
            <w:pPr>
              <w:widowControl/>
              <w:jc w:val="left"/>
              <w:rPr>
                <w:rFonts w:ascii="Times New Roman" w:hAnsi="Times New Roman" w:eastAsia="宋体" w:cs="Times New Roman"/>
                <w:b/>
                <w:bCs/>
                <w:szCs w:val="21"/>
              </w:rPr>
            </w:pP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金额</w:t>
            </w:r>
          </w:p>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（万元）</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金额</w:t>
            </w:r>
          </w:p>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（万元）</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资金来源</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金额</w:t>
            </w:r>
          </w:p>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（万元）</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资金来源</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金额</w:t>
            </w:r>
          </w:p>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（万元）</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资金来源</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金额</w:t>
            </w:r>
          </w:p>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（万元）</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资金来源</w:t>
            </w:r>
          </w:p>
        </w:tc>
        <w:tc>
          <w:tcPr>
            <w:tcW w:w="1696" w:type="dxa"/>
            <w:vMerge w:val="continue"/>
            <w:tcBorders>
              <w:top w:val="nil"/>
              <w:left w:val="single" w:color="auto" w:sz="4" w:space="0"/>
              <w:bottom w:val="single" w:color="auto" w:sz="4" w:space="0"/>
              <w:right w:val="single" w:color="auto" w:sz="4" w:space="0"/>
            </w:tcBorders>
            <w:vAlign w:val="center"/>
          </w:tcPr>
          <w:p>
            <w:pPr>
              <w:widowControl/>
              <w:jc w:val="left"/>
              <w:rPr>
                <w:rFonts w:ascii="Times New Roman" w:hAnsi="Times New Roman" w:eastAsia="宋体" w:cs="Times New Roman"/>
                <w:b/>
                <w:bCs/>
                <w:szCs w:val="21"/>
              </w:rPr>
            </w:pPr>
          </w:p>
        </w:tc>
        <w:tc>
          <w:tcPr>
            <w:tcW w:w="2377" w:type="dxa"/>
            <w:vMerge w:val="continue"/>
            <w:tcBorders>
              <w:top w:val="nil"/>
              <w:left w:val="single" w:color="auto" w:sz="4" w:space="0"/>
              <w:bottom w:val="single" w:color="auto" w:sz="4" w:space="0"/>
              <w:right w:val="single" w:color="auto" w:sz="4" w:space="0"/>
            </w:tcBorders>
            <w:vAlign w:val="center"/>
          </w:tcPr>
          <w:p>
            <w:pPr>
              <w:widowControl/>
              <w:jc w:val="left"/>
              <w:rPr>
                <w:rFonts w:ascii="Times New Roman" w:hAnsi="Times New Roman" w:eastAsia="宋体" w:cs="Times New Roman"/>
                <w:b/>
                <w:bCs/>
                <w:szCs w:val="21"/>
              </w:rPr>
            </w:pPr>
          </w:p>
        </w:tc>
        <w:tc>
          <w:tcPr>
            <w:tcW w:w="1762" w:type="dxa"/>
            <w:vMerge w:val="continue"/>
            <w:tcBorders>
              <w:top w:val="single" w:color="auto" w:sz="4" w:space="0"/>
              <w:left w:val="single" w:color="auto" w:sz="4" w:space="0"/>
              <w:bottom w:val="single" w:color="000000" w:sz="4" w:space="0"/>
              <w:right w:val="single" w:color="auto" w:sz="4" w:space="0"/>
            </w:tcBorders>
            <w:vAlign w:val="center"/>
          </w:tcPr>
          <w:p>
            <w:pPr>
              <w:widowControl/>
              <w:jc w:val="left"/>
              <w:rPr>
                <w:rFonts w:ascii="Times New Roman" w:hAnsi="Times New Roman" w:eastAsia="宋体" w:cs="Times New Roman"/>
                <w:b/>
                <w:bCs/>
                <w:szCs w:val="21"/>
              </w:rPr>
            </w:pPr>
          </w:p>
        </w:tc>
      </w:tr>
      <w:tr>
        <w:tblPrEx>
          <w:tblLayout w:type="fixed"/>
          <w:tblCellMar>
            <w:top w:w="0" w:type="dxa"/>
            <w:left w:w="108" w:type="dxa"/>
            <w:bottom w:w="0" w:type="dxa"/>
            <w:right w:w="108" w:type="dxa"/>
          </w:tblCellMar>
        </w:tblPrEx>
        <w:trPr>
          <w:trHeight w:val="367"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一</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梅列区</w:t>
            </w:r>
            <w:r>
              <w:rPr>
                <w:rFonts w:ascii="Times New Roman" w:hAnsi="Times New Roman" w:eastAsia="宋体" w:cs="Times New Roman"/>
                <w:b/>
                <w:bCs/>
                <w:szCs w:val="21"/>
              </w:rPr>
              <w:br w:type="textWrapping"/>
            </w:r>
            <w:r>
              <w:rPr>
                <w:rFonts w:ascii="Times New Roman" w:hAnsi="Times New Roman" w:eastAsia="宋体" w:cs="Times New Roman"/>
                <w:b/>
                <w:bCs/>
                <w:szCs w:val="21"/>
              </w:rPr>
              <w:t>（</w:t>
            </w:r>
            <w:r>
              <w:rPr>
                <w:rFonts w:hint="eastAsia" w:ascii="Times New Roman" w:hAnsi="Times New Roman" w:eastAsia="宋体" w:cs="Times New Roman"/>
                <w:b/>
                <w:bCs/>
                <w:szCs w:val="21"/>
                <w:lang w:val="en-US" w:eastAsia="zh-CN"/>
              </w:rPr>
              <w:t>7</w:t>
            </w:r>
            <w:r>
              <w:rPr>
                <w:rFonts w:ascii="Times New Roman" w:hAnsi="Times New Roman" w:eastAsia="宋体" w:cs="Times New Roman"/>
                <w:b/>
                <w:bCs/>
                <w:szCs w:val="21"/>
              </w:rPr>
              <w:t>个）</w:t>
            </w:r>
          </w:p>
        </w:tc>
        <w:tc>
          <w:tcPr>
            <w:tcW w:w="97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ascii="Times New Roman" w:hAnsi="Times New Roman" w:eastAsia="宋体" w:cs="Times New Roman"/>
                <w:b/>
                <w:bCs/>
                <w:szCs w:val="21"/>
              </w:rPr>
            </w:pPr>
            <w:r>
              <w:rPr>
                <w:rFonts w:hint="default" w:ascii="Times New Roman" w:hAnsi="Times New Roman" w:eastAsia="宋体" w:cs="Times New Roman"/>
                <w:b/>
                <w:i w:val="0"/>
                <w:color w:val="000000"/>
                <w:kern w:val="0"/>
                <w:sz w:val="21"/>
                <w:szCs w:val="21"/>
                <w:u w:val="none"/>
                <w:lang w:val="en-US" w:eastAsia="zh-CN" w:bidi="ar"/>
              </w:rPr>
              <w:t>76856</w:t>
            </w:r>
          </w:p>
        </w:tc>
        <w:tc>
          <w:tcPr>
            <w:tcW w:w="96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ascii="Times New Roman" w:hAnsi="Times New Roman" w:eastAsia="宋体" w:cs="Times New Roman"/>
                <w:b/>
                <w:bCs/>
                <w:szCs w:val="21"/>
              </w:rPr>
            </w:pPr>
            <w:r>
              <w:rPr>
                <w:rFonts w:hint="default" w:ascii="Times New Roman" w:hAnsi="Times New Roman" w:eastAsia="宋体" w:cs="Times New Roman"/>
                <w:b/>
                <w:i w:val="0"/>
                <w:color w:val="000000"/>
                <w:kern w:val="0"/>
                <w:sz w:val="21"/>
                <w:szCs w:val="21"/>
                <w:u w:val="none"/>
                <w:lang w:val="en-US" w:eastAsia="zh-CN" w:bidi="ar"/>
              </w:rPr>
              <w:t>39887</w:t>
            </w:r>
          </w:p>
        </w:tc>
        <w:tc>
          <w:tcPr>
            <w:tcW w:w="1109"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ascii="Times New Roman" w:hAnsi="Times New Roman" w:eastAsia="宋体" w:cs="Times New Roman"/>
                <w:b/>
                <w:bCs/>
                <w:szCs w:val="21"/>
              </w:rPr>
            </w:pPr>
            <w:r>
              <w:rPr>
                <w:rFonts w:hint="default" w:ascii="Times New Roman" w:hAnsi="Times New Roman" w:eastAsia="宋体" w:cs="Times New Roman"/>
                <w:b/>
                <w:i w:val="0"/>
                <w:color w:val="000000"/>
                <w:kern w:val="0"/>
                <w:sz w:val="21"/>
                <w:szCs w:val="21"/>
                <w:u w:val="none"/>
                <w:lang w:val="en-US" w:eastAsia="zh-CN" w:bidi="ar"/>
              </w:rPr>
              <w:t>76856</w:t>
            </w:r>
          </w:p>
        </w:tc>
        <w:tc>
          <w:tcPr>
            <w:tcW w:w="1109"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ascii="Times New Roman" w:hAnsi="Times New Roman" w:eastAsia="宋体" w:cs="Times New Roman"/>
                <w:b/>
                <w:bCs/>
                <w:szCs w:val="21"/>
              </w:rPr>
            </w:pPr>
            <w:r>
              <w:rPr>
                <w:rFonts w:hint="default" w:ascii="Times New Roman" w:hAnsi="Times New Roman" w:eastAsia="宋体" w:cs="Times New Roman"/>
                <w:b/>
                <w:i w:val="0"/>
                <w:color w:val="000000"/>
                <w:kern w:val="0"/>
                <w:sz w:val="21"/>
                <w:szCs w:val="21"/>
                <w:u w:val="none"/>
                <w:lang w:val="en-US" w:eastAsia="zh-CN" w:bidi="ar"/>
              </w:rPr>
              <w:t>10120</w:t>
            </w:r>
          </w:p>
        </w:tc>
        <w:tc>
          <w:tcPr>
            <w:tcW w:w="1237" w:type="dxa"/>
            <w:tcBorders>
              <w:top w:val="nil"/>
              <w:left w:val="nil"/>
              <w:bottom w:val="single" w:color="auto" w:sz="4" w:space="0"/>
              <w:right w:val="single" w:color="auto" w:sz="4" w:space="0"/>
            </w:tcBorders>
            <w:shd w:val="clear" w:color="auto" w:fill="auto"/>
            <w:vAlign w:val="center"/>
          </w:tcPr>
          <w:p>
            <w:pPr>
              <w:jc w:val="center"/>
              <w:rPr>
                <w:rFonts w:ascii="Times New Roman" w:hAnsi="Times New Roman" w:eastAsia="宋体" w:cs="Times New Roman"/>
                <w:b/>
                <w:bCs/>
                <w:szCs w:val="21"/>
              </w:rPr>
            </w:pPr>
          </w:p>
        </w:tc>
        <w:tc>
          <w:tcPr>
            <w:tcW w:w="113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ascii="Times New Roman" w:hAnsi="Times New Roman" w:eastAsia="宋体" w:cs="Times New Roman"/>
                <w:b/>
                <w:bCs/>
                <w:szCs w:val="21"/>
              </w:rPr>
            </w:pPr>
            <w:r>
              <w:rPr>
                <w:rFonts w:hint="default" w:ascii="Times New Roman" w:hAnsi="Times New Roman" w:eastAsia="宋体" w:cs="Times New Roman"/>
                <w:b/>
                <w:i w:val="0"/>
                <w:color w:val="000000"/>
                <w:kern w:val="0"/>
                <w:sz w:val="21"/>
                <w:szCs w:val="21"/>
                <w:u w:val="none"/>
                <w:lang w:val="en-US" w:eastAsia="zh-CN" w:bidi="ar"/>
              </w:rPr>
              <w:t>12416</w:t>
            </w:r>
          </w:p>
        </w:tc>
        <w:tc>
          <w:tcPr>
            <w:tcW w:w="1738" w:type="dxa"/>
            <w:tcBorders>
              <w:top w:val="nil"/>
              <w:left w:val="nil"/>
              <w:bottom w:val="single" w:color="auto" w:sz="4" w:space="0"/>
              <w:right w:val="single" w:color="auto" w:sz="4" w:space="0"/>
            </w:tcBorders>
            <w:shd w:val="clear" w:color="auto" w:fill="auto"/>
            <w:vAlign w:val="center"/>
          </w:tcPr>
          <w:p>
            <w:pPr>
              <w:jc w:val="center"/>
              <w:rPr>
                <w:rFonts w:ascii="Times New Roman" w:hAnsi="Times New Roman" w:eastAsia="宋体" w:cs="Times New Roman"/>
                <w:b/>
                <w:bCs/>
                <w:szCs w:val="21"/>
              </w:rPr>
            </w:pPr>
          </w:p>
        </w:tc>
        <w:tc>
          <w:tcPr>
            <w:tcW w:w="1156"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ascii="Times New Roman" w:hAnsi="Times New Roman" w:eastAsia="宋体" w:cs="Times New Roman"/>
                <w:b/>
                <w:bCs/>
                <w:szCs w:val="21"/>
              </w:rPr>
            </w:pPr>
            <w:r>
              <w:rPr>
                <w:rFonts w:hint="default" w:ascii="Times New Roman" w:hAnsi="Times New Roman" w:eastAsia="宋体" w:cs="Times New Roman"/>
                <w:b/>
                <w:i w:val="0"/>
                <w:color w:val="000000"/>
                <w:kern w:val="0"/>
                <w:sz w:val="21"/>
                <w:szCs w:val="21"/>
                <w:u w:val="none"/>
                <w:lang w:val="en-US" w:eastAsia="zh-CN" w:bidi="ar"/>
              </w:rPr>
              <w:t>21941</w:t>
            </w:r>
          </w:p>
        </w:tc>
        <w:tc>
          <w:tcPr>
            <w:tcW w:w="1248" w:type="dxa"/>
            <w:tcBorders>
              <w:top w:val="nil"/>
              <w:left w:val="nil"/>
              <w:bottom w:val="single" w:color="auto" w:sz="4" w:space="0"/>
              <w:right w:val="single" w:color="auto" w:sz="4" w:space="0"/>
            </w:tcBorders>
            <w:shd w:val="clear" w:color="auto" w:fill="auto"/>
            <w:vAlign w:val="center"/>
          </w:tcPr>
          <w:p>
            <w:pPr>
              <w:jc w:val="center"/>
              <w:rPr>
                <w:rFonts w:ascii="Times New Roman" w:hAnsi="Times New Roman" w:eastAsia="宋体" w:cs="Times New Roman"/>
                <w:b/>
                <w:bCs/>
                <w:szCs w:val="21"/>
              </w:rPr>
            </w:pPr>
          </w:p>
        </w:tc>
        <w:tc>
          <w:tcPr>
            <w:tcW w:w="1121"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ascii="Times New Roman" w:hAnsi="Times New Roman" w:eastAsia="宋体" w:cs="Times New Roman"/>
                <w:b/>
                <w:bCs/>
                <w:szCs w:val="21"/>
              </w:rPr>
            </w:pPr>
            <w:r>
              <w:rPr>
                <w:rFonts w:hint="default" w:ascii="Times New Roman" w:hAnsi="Times New Roman" w:eastAsia="宋体" w:cs="Times New Roman"/>
                <w:b/>
                <w:i w:val="0"/>
                <w:color w:val="000000"/>
                <w:kern w:val="0"/>
                <w:sz w:val="21"/>
                <w:szCs w:val="21"/>
                <w:u w:val="none"/>
                <w:lang w:val="en-US" w:eastAsia="zh-CN" w:bidi="ar"/>
              </w:rPr>
              <w:t>32379</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w:t>
            </w:r>
          </w:p>
        </w:tc>
      </w:tr>
      <w:tr>
        <w:tblPrEx>
          <w:tblLayout w:type="fixed"/>
          <w:tblCellMar>
            <w:top w:w="0" w:type="dxa"/>
            <w:left w:w="108" w:type="dxa"/>
            <w:bottom w:w="0" w:type="dxa"/>
            <w:right w:w="108" w:type="dxa"/>
          </w:tblCellMar>
        </w:tblPrEx>
        <w:trPr>
          <w:trHeight w:val="1275"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梅列区羊口仔溪（及洋溪）安全生态水系项目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1792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1792</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1792</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179</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山水林田湖草专项资金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440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2017年度第一批万里安全生态水系省级财政专项资金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1173</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三明市闽江上游防洪工程建设公司</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三明市水利局、梅列区人民政府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三明市水利局</w:t>
            </w:r>
          </w:p>
        </w:tc>
      </w:tr>
      <w:tr>
        <w:tblPrEx>
          <w:tblLayout w:type="fixed"/>
          <w:tblCellMar>
            <w:top w:w="0" w:type="dxa"/>
            <w:left w:w="108" w:type="dxa"/>
            <w:bottom w:w="0" w:type="dxa"/>
            <w:right w:w="108" w:type="dxa"/>
          </w:tblCellMar>
        </w:tblPrEx>
        <w:trPr>
          <w:trHeight w:val="1246"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梅列区碧溪万里安全生态水系建设项目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1277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1277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1277</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128</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山水林田湖草专项资金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400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2017年安全生态水系建设省级专项资金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749</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三明市闽江上游防洪工程建设公司</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三明市水利局、梅列区人民政府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三明市水利局</w:t>
            </w:r>
          </w:p>
        </w:tc>
      </w:tr>
      <w:tr>
        <w:tblPrEx>
          <w:tblLayout w:type="fixed"/>
          <w:tblCellMar>
            <w:top w:w="0" w:type="dxa"/>
            <w:left w:w="108" w:type="dxa"/>
            <w:bottom w:w="0" w:type="dxa"/>
            <w:right w:w="108" w:type="dxa"/>
          </w:tblCellMar>
        </w:tblPrEx>
        <w:trPr>
          <w:trHeight w:val="479"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梅列区地质灾害防治项目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1700</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1700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1700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1200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省级地质灾害防治专项资金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500</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三明市梅列区自然资源局</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三明市自然资源局、梅列区人民政府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三明市自然资源局</w:t>
            </w:r>
          </w:p>
        </w:tc>
      </w:tr>
      <w:tr>
        <w:tblPrEx>
          <w:tblLayout w:type="fixed"/>
          <w:tblCellMar>
            <w:top w:w="0" w:type="dxa"/>
            <w:left w:w="108" w:type="dxa"/>
            <w:bottom w:w="0" w:type="dxa"/>
            <w:right w:w="108" w:type="dxa"/>
          </w:tblCellMar>
        </w:tblPrEx>
        <w:trPr>
          <w:trHeight w:val="708"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三明列东污水处理厂搬迁及扩建工程</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28640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23000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28640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2800</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山水林田湖草专项资金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600　</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6000</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19240</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贷款</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三明市污水处理有限公司</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三明市国投公司、梅列区人民政府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三明市住房和城乡建设局 </w:t>
            </w:r>
          </w:p>
        </w:tc>
      </w:tr>
      <w:tr>
        <w:tblPrEx>
          <w:tblLayout w:type="fixed"/>
          <w:tblCellMar>
            <w:top w:w="0" w:type="dxa"/>
            <w:left w:w="108" w:type="dxa"/>
            <w:bottom w:w="0" w:type="dxa"/>
            <w:right w:w="108" w:type="dxa"/>
          </w:tblCellMar>
        </w:tblPrEx>
        <w:trPr>
          <w:trHeight w:val="90"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5</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梅列区碧溪水系综合整治工程</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13139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7200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13139</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2000</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2017年中央水利发展资金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3000</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8139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三明市闽江上游防洪工程建设公司</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三明市水利局、梅列区人民政府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三明市水利局</w:t>
            </w:r>
          </w:p>
        </w:tc>
      </w:tr>
      <w:tr>
        <w:tblPrEx>
          <w:tblLayout w:type="fixed"/>
          <w:tblCellMar>
            <w:top w:w="0" w:type="dxa"/>
            <w:left w:w="108" w:type="dxa"/>
            <w:bottom w:w="0" w:type="dxa"/>
            <w:right w:w="108" w:type="dxa"/>
          </w:tblCellMar>
        </w:tblPrEx>
        <w:trPr>
          <w:trHeight w:val="418"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szCs w:val="21"/>
              </w:rPr>
              <w:t>6</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color w:val="000000"/>
                <w:szCs w:val="21"/>
              </w:rPr>
              <w:t>三明市区污水管网建设工程</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szCs w:val="21"/>
              </w:rPr>
              <w:t>15224</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szCs w:val="21"/>
              </w:rPr>
              <w:t>2768</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szCs w:val="21"/>
              </w:rPr>
              <w:t>15224</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szCs w:val="21"/>
              </w:rPr>
              <w:t>2518</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szCs w:val="21"/>
              </w:rPr>
              <w:t>山水林田湖草专项资金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szCs w:val="21"/>
              </w:rPr>
              <w:t>7612</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szCs w:val="21"/>
              </w:rPr>
              <w:t>5094</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szCs w:val="21"/>
              </w:rPr>
              <w:t>财政自有资金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szCs w:val="21"/>
              </w:rPr>
              <w:t>梅列区人民政府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szCs w:val="21"/>
              </w:rPr>
              <w:t>三明市城市管理局</w:t>
            </w:r>
          </w:p>
        </w:tc>
      </w:tr>
      <w:tr>
        <w:tblPrEx>
          <w:tblLayout w:type="fixed"/>
          <w:tblCellMar>
            <w:top w:w="0" w:type="dxa"/>
            <w:left w:w="108" w:type="dxa"/>
            <w:bottom w:w="0" w:type="dxa"/>
            <w:right w:w="108" w:type="dxa"/>
          </w:tblCellMar>
        </w:tblPrEx>
        <w:trPr>
          <w:trHeight w:val="90" w:hRule="atLeast"/>
        </w:trPr>
        <w:tc>
          <w:tcPr>
            <w:tcW w:w="72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7</w:t>
            </w:r>
          </w:p>
        </w:tc>
        <w:tc>
          <w:tcPr>
            <w:tcW w:w="121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szCs w:val="21"/>
              </w:rPr>
              <w:t>蕉溪龙泉溪流域综合整治工程</w:t>
            </w:r>
          </w:p>
        </w:tc>
        <w:tc>
          <w:tcPr>
            <w:tcW w:w="9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15084</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2150</w:t>
            </w:r>
          </w:p>
        </w:tc>
        <w:tc>
          <w:tcPr>
            <w:tcW w:w="11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15084</w:t>
            </w:r>
          </w:p>
        </w:tc>
        <w:tc>
          <w:tcPr>
            <w:tcW w:w="11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2495</w:t>
            </w:r>
          </w:p>
        </w:tc>
        <w:tc>
          <w:tcPr>
            <w:tcW w:w="123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山水林田湖草专项资金</w:t>
            </w:r>
          </w:p>
        </w:tc>
        <w:tc>
          <w:tcPr>
            <w:tcW w:w="113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2164</w:t>
            </w:r>
          </w:p>
        </w:tc>
        <w:tc>
          <w:tcPr>
            <w:tcW w:w="173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15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5425</w:t>
            </w:r>
          </w:p>
        </w:tc>
        <w:tc>
          <w:tcPr>
            <w:tcW w:w="124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w:t>
            </w:r>
          </w:p>
        </w:tc>
        <w:tc>
          <w:tcPr>
            <w:tcW w:w="112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5000</w:t>
            </w:r>
          </w:p>
        </w:tc>
        <w:tc>
          <w:tcPr>
            <w:tcW w:w="138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69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237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梅列区人民政府</w:t>
            </w:r>
          </w:p>
        </w:tc>
        <w:tc>
          <w:tcPr>
            <w:tcW w:w="176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梅列区水利局</w:t>
            </w:r>
          </w:p>
        </w:tc>
      </w:tr>
      <w:tr>
        <w:tblPrEx>
          <w:tblLayout w:type="fixed"/>
          <w:tblCellMar>
            <w:top w:w="0" w:type="dxa"/>
            <w:left w:w="108" w:type="dxa"/>
            <w:bottom w:w="0" w:type="dxa"/>
            <w:right w:w="108" w:type="dxa"/>
          </w:tblCellMar>
        </w:tblPrEx>
        <w:trPr>
          <w:trHeight w:val="1463" w:hRule="atLeast"/>
        </w:trPr>
        <w:tc>
          <w:tcPr>
            <w:tcW w:w="72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b/>
                <w:bCs/>
                <w:szCs w:val="21"/>
              </w:rPr>
              <w:t>二</w:t>
            </w:r>
          </w:p>
        </w:tc>
        <w:tc>
          <w:tcPr>
            <w:tcW w:w="121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b/>
                <w:bCs/>
                <w:szCs w:val="21"/>
              </w:rPr>
              <w:t>三元区（8个）</w:t>
            </w:r>
          </w:p>
        </w:tc>
        <w:tc>
          <w:tcPr>
            <w:tcW w:w="97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b/>
                <w:bCs/>
                <w:szCs w:val="21"/>
              </w:rPr>
              <w:t>25657</w:t>
            </w:r>
          </w:p>
        </w:tc>
        <w:tc>
          <w:tcPr>
            <w:tcW w:w="96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b/>
                <w:bCs/>
                <w:szCs w:val="21"/>
              </w:rPr>
              <w:t>11172</w:t>
            </w:r>
          </w:p>
        </w:tc>
        <w:tc>
          <w:tcPr>
            <w:tcW w:w="11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b/>
                <w:bCs/>
                <w:szCs w:val="21"/>
              </w:rPr>
              <w:t>25657</w:t>
            </w:r>
          </w:p>
        </w:tc>
        <w:tc>
          <w:tcPr>
            <w:tcW w:w="110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b/>
                <w:bCs/>
                <w:szCs w:val="21"/>
              </w:rPr>
              <w:t>5670</w:t>
            </w:r>
          </w:p>
        </w:tc>
        <w:tc>
          <w:tcPr>
            <w:tcW w:w="123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13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b/>
                <w:bCs/>
                <w:szCs w:val="21"/>
              </w:rPr>
              <w:t>13177</w:t>
            </w:r>
          </w:p>
        </w:tc>
        <w:tc>
          <w:tcPr>
            <w:tcW w:w="173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15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b/>
                <w:bCs/>
                <w:szCs w:val="21"/>
              </w:rPr>
              <w:t>6810</w:t>
            </w:r>
          </w:p>
        </w:tc>
        <w:tc>
          <w:tcPr>
            <w:tcW w:w="1248"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b/>
                <w:bCs/>
                <w:szCs w:val="21"/>
              </w:rPr>
              <w:t>　</w:t>
            </w:r>
          </w:p>
        </w:tc>
        <w:tc>
          <w:tcPr>
            <w:tcW w:w="1121"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b/>
                <w:bCs/>
                <w:szCs w:val="21"/>
              </w:rPr>
              <w:t xml:space="preserve">0 </w:t>
            </w:r>
          </w:p>
        </w:tc>
        <w:tc>
          <w:tcPr>
            <w:tcW w:w="1389"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b/>
                <w:bCs/>
                <w:szCs w:val="21"/>
              </w:rPr>
              <w:t>　</w:t>
            </w:r>
          </w:p>
        </w:tc>
        <w:tc>
          <w:tcPr>
            <w:tcW w:w="1696"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b/>
                <w:bCs/>
                <w:szCs w:val="21"/>
              </w:rPr>
              <w:t>　</w:t>
            </w:r>
          </w:p>
        </w:tc>
        <w:tc>
          <w:tcPr>
            <w:tcW w:w="2377"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b/>
                <w:bCs/>
                <w:szCs w:val="21"/>
              </w:rPr>
              <w:t>　</w:t>
            </w:r>
          </w:p>
        </w:tc>
        <w:tc>
          <w:tcPr>
            <w:tcW w:w="1762"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b/>
                <w:bCs/>
                <w:szCs w:val="21"/>
              </w:rPr>
              <w:t>　</w:t>
            </w:r>
          </w:p>
        </w:tc>
      </w:tr>
      <w:tr>
        <w:tblPrEx>
          <w:tblLayout w:type="fixed"/>
          <w:tblCellMar>
            <w:top w:w="0" w:type="dxa"/>
            <w:left w:w="108" w:type="dxa"/>
            <w:bottom w:w="0" w:type="dxa"/>
            <w:right w:w="108" w:type="dxa"/>
          </w:tblCellMar>
        </w:tblPrEx>
        <w:trPr>
          <w:trHeight w:val="2717" w:hRule="atLeast"/>
        </w:trPr>
        <w:tc>
          <w:tcPr>
            <w:tcW w:w="72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w:t>
            </w:r>
          </w:p>
        </w:tc>
        <w:tc>
          <w:tcPr>
            <w:tcW w:w="1210"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三元区沙溪流域荆东小溪水环境治理</w:t>
            </w:r>
          </w:p>
        </w:tc>
        <w:tc>
          <w:tcPr>
            <w:tcW w:w="972"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3600 </w:t>
            </w:r>
          </w:p>
        </w:tc>
        <w:tc>
          <w:tcPr>
            <w:tcW w:w="968"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2320 </w:t>
            </w:r>
          </w:p>
        </w:tc>
        <w:tc>
          <w:tcPr>
            <w:tcW w:w="1109"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3600</w:t>
            </w:r>
          </w:p>
        </w:tc>
        <w:tc>
          <w:tcPr>
            <w:tcW w:w="1109"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577</w:t>
            </w:r>
          </w:p>
        </w:tc>
        <w:tc>
          <w:tcPr>
            <w:tcW w:w="1237"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山水林田湖草第一批中央基础奖补资金：闽财建指【2018】9号</w:t>
            </w:r>
          </w:p>
        </w:tc>
        <w:tc>
          <w:tcPr>
            <w:tcW w:w="1132"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1800</w:t>
            </w:r>
          </w:p>
        </w:tc>
        <w:tc>
          <w:tcPr>
            <w:tcW w:w="1738"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省住建厅、发改委2018年城乡公厕建设省级“以奖代补”资金（第一批）71万：明财建指【2018】67号</w:t>
            </w:r>
          </w:p>
        </w:tc>
        <w:tc>
          <w:tcPr>
            <w:tcW w:w="1156"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1223 </w:t>
            </w:r>
          </w:p>
        </w:tc>
        <w:tc>
          <w:tcPr>
            <w:tcW w:w="1248"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省住建厅2018年城市污水管网建设省级“以奖代补”资金30万：闽财建指【2018】2号（明财建【2018】99号）；2.市财政2018年两城区建设市级“以奖代补”资金200万：明政办【2018】45号；3.债券200万，元建【2018】151号；4.拨付三元区公厕新建及改造项目资金500万：区级资金无下达文件</w:t>
            </w:r>
          </w:p>
        </w:tc>
        <w:tc>
          <w:tcPr>
            <w:tcW w:w="1121"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区住建局  区城投公司</w:t>
            </w:r>
          </w:p>
        </w:tc>
        <w:tc>
          <w:tcPr>
            <w:tcW w:w="2377"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三元区</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三明市住房和城乡建设局 </w:t>
            </w:r>
          </w:p>
        </w:tc>
      </w:tr>
      <w:tr>
        <w:tblPrEx>
          <w:tblLayout w:type="fixed"/>
          <w:tblCellMar>
            <w:top w:w="0" w:type="dxa"/>
            <w:left w:w="108" w:type="dxa"/>
            <w:bottom w:w="0" w:type="dxa"/>
            <w:right w:w="108" w:type="dxa"/>
          </w:tblCellMar>
        </w:tblPrEx>
        <w:trPr>
          <w:trHeight w:val="3019"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三元区薯沙溪流域饮用水源保护区综合治理与生态修复工程</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11300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4650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11300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2390</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1.省环保厅2017年重点流域水环境综合治理中央基建投资预算拨款资金570万：闽财建指【2018】40号；2.山水林田湖草第一批中央基础奖补资金1380万元，闽财建指【2018】9号</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5650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省水利厅关于下达万里安全生态水系省级财政补助资金400万：闽财农指【2017】27号；2.2017年市区饮用水源保护项目资金60万：明财建指[2018]49号；3.2017年生活垃圾运转建设系统省级“以奖代补”资金100万：闽财建指[2017]51号；4.2017年农村生活垃圾治理常态机制建立补助资金21.9万：闽财建指[2017]105号；5.2018年农村生活垃圾治理常态机制建立补助资金29.5万：闽财建指[2018]16号；6.2017年村庄三格化粪池新建改造补助资金114万：闽财建指【2017】22号；7.2018年村庄三格化粪池新建改造省级补助资金74.7万：闽财建指【2018】63号</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3260</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三明市三元区莘口镇人民政府承诺函822.33万元</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区环保局</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三元区</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三明市自然资源局</w:t>
            </w:r>
          </w:p>
        </w:tc>
      </w:tr>
      <w:tr>
        <w:tblPrEx>
          <w:tblLayout w:type="fixed"/>
          <w:tblCellMar>
            <w:top w:w="0" w:type="dxa"/>
            <w:left w:w="108" w:type="dxa"/>
            <w:bottom w:w="0" w:type="dxa"/>
            <w:right w:w="108" w:type="dxa"/>
          </w:tblCellMar>
        </w:tblPrEx>
        <w:trPr>
          <w:trHeight w:val="1213"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三元区东牙溪流域饮用水源保护区综合治理与生态修复工程</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6355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2550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6355</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1521</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1.2017年重点流域水污染防治中央基建投资预算拨款资金750万：闽财建指【2017】44号；2.山水林田湖草第一批中央基础奖补资金642万元，闽财建指[2018]9号</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3177</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1.2017年重点流域生态补偿金837.05万：闽财建指【2016】155号；2.2017年重点流域生态补偿金3.6万：闽财建指【2017】15号；3.省财政2016年重点流域水环境综合整治资金212.8万元，闽财建指【2016】015号</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1657</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1.市环保局2016年东牙溪引用水源保护资金190万：明环规函【2016】26号；2.领款单187万元+100万元+113.8万元</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区环保局</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三元区</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三明市生态环境局</w:t>
            </w:r>
          </w:p>
        </w:tc>
      </w:tr>
      <w:tr>
        <w:tblPrEx>
          <w:tblLayout w:type="fixed"/>
          <w:tblCellMar>
            <w:top w:w="0" w:type="dxa"/>
            <w:left w:w="108" w:type="dxa"/>
            <w:bottom w:w="0" w:type="dxa"/>
            <w:right w:w="108" w:type="dxa"/>
          </w:tblCellMar>
        </w:tblPrEx>
        <w:trPr>
          <w:trHeight w:val="1394"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三元区东牙溪万里安全生态水系建设项目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1252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1252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1252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125</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山水林田湖草第一批中央基础奖补资金：闽财建指【2018】9号</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1000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1.省水利厅关于下达2017年安全生态水系省级专项资金500万：闽财农指【2016】226号；2.省水利厅关于提前下达2019年省级水利专项资金500万：闽财农指【2018】150号</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127</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市防洪公司</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三元区</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三明市水利局</w:t>
            </w:r>
          </w:p>
        </w:tc>
      </w:tr>
      <w:tr>
        <w:tblPrEx>
          <w:tblLayout w:type="fixed"/>
          <w:tblCellMar>
            <w:top w:w="0" w:type="dxa"/>
            <w:left w:w="108" w:type="dxa"/>
            <w:bottom w:w="0" w:type="dxa"/>
            <w:right w:w="108" w:type="dxa"/>
          </w:tblCellMar>
        </w:tblPrEx>
        <w:trPr>
          <w:trHeight w:val="2674"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5</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三元区地质灾害防治项目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800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400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800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800</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1.省国土厅特大型地质灾害防治专项资金400万，闽财建指【2017】5号、闽财建指【2016】200号；2.省国土厅2016年特大型地质灾害防治专项资金400万，闽财建指【2017】5号</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区国土局</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三元区</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三明市自然资源局</w:t>
            </w:r>
          </w:p>
        </w:tc>
      </w:tr>
      <w:tr>
        <w:tblPrEx>
          <w:tblLayout w:type="fixed"/>
          <w:tblCellMar>
            <w:top w:w="0" w:type="dxa"/>
            <w:left w:w="108" w:type="dxa"/>
            <w:bottom w:w="0" w:type="dxa"/>
            <w:right w:w="108" w:type="dxa"/>
          </w:tblCellMar>
        </w:tblPrEx>
        <w:trPr>
          <w:trHeight w:val="929"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6</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三明市三元区槐坑垃圾填埋场整治工程项目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1600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1600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257</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山水林田湖草第二批中央基础奖补资金256.7万元：闽财建指【2018】9号</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800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543</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债券300万元，元建【2018】153号</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区住建局   区城投公司</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三元区</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三明市住房和城乡建设局 </w:t>
            </w:r>
          </w:p>
        </w:tc>
      </w:tr>
      <w:tr>
        <w:tblPrEx>
          <w:tblLayout w:type="fixed"/>
          <w:tblCellMar>
            <w:top w:w="0" w:type="dxa"/>
            <w:left w:w="108" w:type="dxa"/>
            <w:bottom w:w="0" w:type="dxa"/>
            <w:right w:w="108" w:type="dxa"/>
          </w:tblCellMar>
        </w:tblPrEx>
        <w:trPr>
          <w:trHeight w:val="1394"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7</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三元区溪源溪小流域综合整治项目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450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0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450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450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三元区岩前镇人民政府</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三元区人民政府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三明市生态环境局</w:t>
            </w:r>
          </w:p>
        </w:tc>
      </w:tr>
      <w:tr>
        <w:tblPrEx>
          <w:tblLayout w:type="fixed"/>
          <w:tblCellMar>
            <w:top w:w="0" w:type="dxa"/>
            <w:left w:w="108" w:type="dxa"/>
            <w:bottom w:w="0" w:type="dxa"/>
            <w:right w:w="108" w:type="dxa"/>
          </w:tblCellMar>
        </w:tblPrEx>
        <w:trPr>
          <w:trHeight w:val="465"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8</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闽江上游沙溪流域三元段水土流失综合治理项目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300</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300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300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专项资金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三元区水利局</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三元区人民政府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三明市水利局</w:t>
            </w:r>
          </w:p>
        </w:tc>
      </w:tr>
      <w:tr>
        <w:tblPrEx>
          <w:tblLayout w:type="fixed"/>
          <w:tblCellMar>
            <w:top w:w="0" w:type="dxa"/>
            <w:left w:w="108" w:type="dxa"/>
            <w:bottom w:w="0" w:type="dxa"/>
            <w:right w:w="108" w:type="dxa"/>
          </w:tblCellMar>
        </w:tblPrEx>
        <w:trPr>
          <w:trHeight w:val="465"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color w:val="000000" w:themeColor="text1"/>
                <w:szCs w:val="21"/>
                <w14:textFill>
                  <w14:solidFill>
                    <w14:schemeClr w14:val="tx1"/>
                  </w14:solidFill>
                </w14:textFill>
              </w:rPr>
              <w:t>三</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color w:val="000000" w:themeColor="text1"/>
                <w:szCs w:val="21"/>
                <w14:textFill>
                  <w14:solidFill>
                    <w14:schemeClr w14:val="tx1"/>
                  </w14:solidFill>
                </w14:textFill>
              </w:rPr>
              <w:t>永安市（9个）</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color w:val="000000" w:themeColor="text1"/>
                <w:szCs w:val="21"/>
                <w14:textFill>
                  <w14:solidFill>
                    <w14:schemeClr w14:val="tx1"/>
                  </w14:solidFill>
                </w14:textFill>
              </w:rPr>
              <w:t>20725</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color w:val="000000" w:themeColor="text1"/>
                <w:szCs w:val="21"/>
                <w14:textFill>
                  <w14:solidFill>
                    <w14:schemeClr w14:val="tx1"/>
                  </w14:solidFill>
                </w14:textFill>
              </w:rPr>
              <w:t>16953</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color w:val="000000" w:themeColor="text1"/>
                <w:szCs w:val="21"/>
                <w14:textFill>
                  <w14:solidFill>
                    <w14:schemeClr w14:val="tx1"/>
                  </w14:solidFill>
                </w14:textFill>
              </w:rPr>
              <w:t>20725</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color w:val="000000" w:themeColor="text1"/>
                <w:szCs w:val="21"/>
                <w14:textFill>
                  <w14:solidFill>
                    <w14:schemeClr w14:val="tx1"/>
                  </w14:solidFill>
                </w14:textFill>
              </w:rPr>
              <w:t>3326.44</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color w:val="000000" w:themeColor="text1"/>
                <w:szCs w:val="21"/>
                <w14:textFill>
                  <w14:solidFill>
                    <w14:schemeClr w14:val="tx1"/>
                  </w14:solidFill>
                </w14:textFill>
              </w:rPr>
              <w:t>　</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color w:val="000000" w:themeColor="text1"/>
                <w:szCs w:val="21"/>
                <w14:textFill>
                  <w14:solidFill>
                    <w14:schemeClr w14:val="tx1"/>
                  </w14:solidFill>
                </w14:textFill>
              </w:rPr>
              <w:t>7295</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color w:val="000000" w:themeColor="text1"/>
                <w:szCs w:val="21"/>
                <w14:textFill>
                  <w14:solidFill>
                    <w14:schemeClr w14:val="tx1"/>
                  </w14:solidFill>
                </w14:textFill>
              </w:rPr>
              <w:t>　</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color w:val="000000" w:themeColor="text1"/>
                <w:szCs w:val="21"/>
                <w14:textFill>
                  <w14:solidFill>
                    <w14:schemeClr w14:val="tx1"/>
                  </w14:solidFill>
                </w14:textFill>
              </w:rPr>
              <w:t>4793.56</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color w:val="000000" w:themeColor="text1"/>
                <w:szCs w:val="21"/>
                <w14:textFill>
                  <w14:solidFill>
                    <w14:schemeClr w14:val="tx1"/>
                  </w14:solidFill>
                </w14:textFill>
              </w:rPr>
              <w:t>　</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color w:val="000000" w:themeColor="text1"/>
                <w:szCs w:val="21"/>
                <w14:textFill>
                  <w14:solidFill>
                    <w14:schemeClr w14:val="tx1"/>
                  </w14:solidFill>
                </w14:textFill>
              </w:rPr>
              <w:t>5310</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color w:val="000000" w:themeColor="text1"/>
                <w:szCs w:val="21"/>
                <w14:textFill>
                  <w14:solidFill>
                    <w14:schemeClr w14:val="tx1"/>
                  </w14:solidFill>
                </w14:textFill>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　</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　</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　</w:t>
            </w:r>
          </w:p>
        </w:tc>
      </w:tr>
      <w:tr>
        <w:tblPrEx>
          <w:tblLayout w:type="fixed"/>
          <w:tblCellMar>
            <w:top w:w="0" w:type="dxa"/>
            <w:left w:w="108" w:type="dxa"/>
            <w:bottom w:w="0" w:type="dxa"/>
            <w:right w:w="108" w:type="dxa"/>
          </w:tblCellMar>
        </w:tblPrEx>
        <w:trPr>
          <w:trHeight w:val="376"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1</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永安市龟山公园景观改造提升（生态修复工程）项目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 xml:space="preserve">2086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 xml:space="preserve">2149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2086</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333.76</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山水中央项目资金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1043</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专项资金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709.24</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财政自有资金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永安市住建局</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永安市</w:t>
            </w:r>
            <w:r>
              <w:rPr>
                <w:rFonts w:ascii="Times New Roman" w:hAnsi="Times New Roman" w:eastAsia="宋体" w:cs="Times New Roman"/>
                <w:color w:val="000000" w:themeColor="text1"/>
                <w:szCs w:val="21"/>
                <w14:textFill>
                  <w14:solidFill>
                    <w14:schemeClr w14:val="tx1"/>
                  </w14:solidFill>
                </w14:textFill>
              </w:rPr>
              <w:br w:type="textWrapping"/>
            </w:r>
            <w:r>
              <w:rPr>
                <w:rFonts w:ascii="Times New Roman" w:hAnsi="Times New Roman" w:eastAsia="宋体" w:cs="Times New Roman"/>
                <w:color w:val="000000" w:themeColor="text1"/>
                <w:szCs w:val="21"/>
                <w14:textFill>
                  <w14:solidFill>
                    <w14:schemeClr w14:val="tx1"/>
                  </w14:solidFill>
                </w14:textFill>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 xml:space="preserve">三明市住房和城乡建设局 </w:t>
            </w:r>
          </w:p>
        </w:tc>
      </w:tr>
      <w:tr>
        <w:tblPrEx>
          <w:tblLayout w:type="fixed"/>
          <w:tblCellMar>
            <w:top w:w="0" w:type="dxa"/>
            <w:left w:w="108" w:type="dxa"/>
            <w:bottom w:w="0" w:type="dxa"/>
            <w:right w:w="108" w:type="dxa"/>
          </w:tblCellMar>
        </w:tblPrEx>
        <w:trPr>
          <w:trHeight w:val="2323"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2</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永安市巴溪两岸景观改造提升（生态修复工程）项目（巴溪西岸一中桥至新安桥段）</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 xml:space="preserve">778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 xml:space="preserve">229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778</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124.48</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山水中央项目资金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389</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专项资金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264.52</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财政自有资金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永安市住建局</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永安市</w:t>
            </w:r>
            <w:r>
              <w:rPr>
                <w:rFonts w:ascii="Times New Roman" w:hAnsi="Times New Roman" w:eastAsia="宋体" w:cs="Times New Roman"/>
                <w:color w:val="000000" w:themeColor="text1"/>
                <w:szCs w:val="21"/>
                <w14:textFill>
                  <w14:solidFill>
                    <w14:schemeClr w14:val="tx1"/>
                  </w14:solidFill>
                </w14:textFill>
              </w:rPr>
              <w:br w:type="textWrapping"/>
            </w:r>
            <w:r>
              <w:rPr>
                <w:rFonts w:ascii="Times New Roman" w:hAnsi="Times New Roman" w:eastAsia="宋体" w:cs="Times New Roman"/>
                <w:color w:val="000000" w:themeColor="text1"/>
                <w:szCs w:val="21"/>
                <w14:textFill>
                  <w14:solidFill>
                    <w14:schemeClr w14:val="tx1"/>
                  </w14:solidFill>
                </w14:textFill>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 xml:space="preserve">三明市住房和城乡建设局 </w:t>
            </w:r>
          </w:p>
        </w:tc>
      </w:tr>
      <w:tr>
        <w:tblPrEx>
          <w:tblLayout w:type="fixed"/>
          <w:tblCellMar>
            <w:top w:w="0" w:type="dxa"/>
            <w:left w:w="108" w:type="dxa"/>
            <w:bottom w:w="0" w:type="dxa"/>
            <w:right w:w="108" w:type="dxa"/>
          </w:tblCellMar>
        </w:tblPrEx>
        <w:trPr>
          <w:trHeight w:val="697"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3</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永安市地质灾害防治项目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 xml:space="preserve">2946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 xml:space="preserve">1905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2946</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492</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专项补助</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1473</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专项补助</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981</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财政自有资金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洪田镇人民政府</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永安市</w:t>
            </w:r>
            <w:r>
              <w:rPr>
                <w:rFonts w:ascii="Times New Roman" w:hAnsi="Times New Roman" w:eastAsia="宋体" w:cs="Times New Roman"/>
                <w:color w:val="000000" w:themeColor="text1"/>
                <w:szCs w:val="21"/>
                <w14:textFill>
                  <w14:solidFill>
                    <w14:schemeClr w14:val="tx1"/>
                  </w14:solidFill>
                </w14:textFill>
              </w:rPr>
              <w:br w:type="textWrapping"/>
            </w:r>
            <w:r>
              <w:rPr>
                <w:rFonts w:ascii="Times New Roman" w:hAnsi="Times New Roman" w:eastAsia="宋体" w:cs="Times New Roman"/>
                <w:color w:val="000000" w:themeColor="text1"/>
                <w:szCs w:val="21"/>
                <w14:textFill>
                  <w14:solidFill>
                    <w14:schemeClr w14:val="tx1"/>
                  </w14:solidFill>
                </w14:textFill>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三明市自然资源局</w:t>
            </w:r>
          </w:p>
        </w:tc>
      </w:tr>
      <w:tr>
        <w:tblPrEx>
          <w:tblLayout w:type="fixed"/>
          <w:tblCellMar>
            <w:top w:w="0" w:type="dxa"/>
            <w:left w:w="108" w:type="dxa"/>
            <w:bottom w:w="0" w:type="dxa"/>
            <w:right w:w="108" w:type="dxa"/>
          </w:tblCellMar>
        </w:tblPrEx>
        <w:trPr>
          <w:trHeight w:val="1045"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4</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永安市重点生态区位商品林赎买等改革</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 xml:space="preserve">2000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2000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2000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313</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山水中央项目资金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1000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专项资金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　</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　</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687</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社会资金</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永安市生态文明建设志愿者协会</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永安市</w:t>
            </w:r>
            <w:r>
              <w:rPr>
                <w:rFonts w:ascii="Times New Roman" w:hAnsi="Times New Roman" w:eastAsia="宋体" w:cs="Times New Roman"/>
                <w:color w:val="000000" w:themeColor="text1"/>
                <w:szCs w:val="21"/>
                <w14:textFill>
                  <w14:solidFill>
                    <w14:schemeClr w14:val="tx1"/>
                  </w14:solidFill>
                </w14:textFill>
              </w:rPr>
              <w:br w:type="textWrapping"/>
            </w:r>
            <w:r>
              <w:rPr>
                <w:rFonts w:ascii="Times New Roman" w:hAnsi="Times New Roman" w:eastAsia="宋体" w:cs="Times New Roman"/>
                <w:color w:val="000000" w:themeColor="text1"/>
                <w:szCs w:val="21"/>
                <w14:textFill>
                  <w14:solidFill>
                    <w14:schemeClr w14:val="tx1"/>
                  </w14:solidFill>
                </w14:textFill>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三明市林业局</w:t>
            </w:r>
          </w:p>
        </w:tc>
      </w:tr>
      <w:tr>
        <w:tblPrEx>
          <w:tblLayout w:type="fixed"/>
          <w:tblCellMar>
            <w:top w:w="0" w:type="dxa"/>
            <w:left w:w="108" w:type="dxa"/>
            <w:bottom w:w="0" w:type="dxa"/>
            <w:right w:w="108" w:type="dxa"/>
          </w:tblCellMar>
        </w:tblPrEx>
        <w:trPr>
          <w:trHeight w:val="1626"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5</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永安市北部工业新城一期污水处理(10000m3/d)建设项目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 xml:space="preserve">5125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 xml:space="preserve">5125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5125</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512</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山水中央项目资金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　</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　</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　</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　</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4613</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自筹</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永安市尼葛开发投资有限公司</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永安市</w:t>
            </w:r>
            <w:r>
              <w:rPr>
                <w:rFonts w:ascii="Times New Roman" w:hAnsi="Times New Roman" w:eastAsia="宋体" w:cs="Times New Roman"/>
                <w:color w:val="000000" w:themeColor="text1"/>
                <w:szCs w:val="21"/>
                <w14:textFill>
                  <w14:solidFill>
                    <w14:schemeClr w14:val="tx1"/>
                  </w14:solidFill>
                </w14:textFill>
              </w:rPr>
              <w:br w:type="textWrapping"/>
            </w:r>
            <w:r>
              <w:rPr>
                <w:rFonts w:ascii="Times New Roman" w:hAnsi="Times New Roman" w:eastAsia="宋体" w:cs="Times New Roman"/>
                <w:color w:val="000000" w:themeColor="text1"/>
                <w:szCs w:val="21"/>
                <w14:textFill>
                  <w14:solidFill>
                    <w14:schemeClr w14:val="tx1"/>
                  </w14:solidFill>
                </w14:textFill>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三明市生态环境局</w:t>
            </w:r>
          </w:p>
        </w:tc>
      </w:tr>
      <w:tr>
        <w:tblPrEx>
          <w:tblLayout w:type="fixed"/>
          <w:tblCellMar>
            <w:top w:w="0" w:type="dxa"/>
            <w:left w:w="108" w:type="dxa"/>
            <w:bottom w:w="0" w:type="dxa"/>
            <w:right w:w="108" w:type="dxa"/>
          </w:tblCellMar>
        </w:tblPrEx>
        <w:trPr>
          <w:trHeight w:val="1720"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6</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永安市畜禽养殖污染整治</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 xml:space="preserve">5800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 xml:space="preserve">4380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5800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1160</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明财（建）指（2018）121号</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2320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永安市财政局永安市环保局关于下达2017年重点流域生态补偿资金预算的通知（永财建【2017】178号，1000万；永安市财政局永安市环保局关于下达2018年重点流域生态补偿资金预算的通知（永财建【2018】189号，1320万</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2320</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永财建（2016）185号、永财建（2017）178号、永财建（2018）189号</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永安市农业局</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永安市</w:t>
            </w:r>
            <w:r>
              <w:rPr>
                <w:rFonts w:ascii="Times New Roman" w:hAnsi="Times New Roman" w:eastAsia="宋体" w:cs="Times New Roman"/>
                <w:color w:val="000000" w:themeColor="text1"/>
                <w:szCs w:val="21"/>
                <w14:textFill>
                  <w14:solidFill>
                    <w14:schemeClr w14:val="tx1"/>
                  </w14:solidFill>
                </w14:textFill>
              </w:rPr>
              <w:br w:type="textWrapping"/>
            </w:r>
            <w:r>
              <w:rPr>
                <w:rFonts w:ascii="Times New Roman" w:hAnsi="Times New Roman" w:eastAsia="宋体" w:cs="Times New Roman"/>
                <w:color w:val="000000" w:themeColor="text1"/>
                <w:szCs w:val="21"/>
                <w14:textFill>
                  <w14:solidFill>
                    <w14:schemeClr w14:val="tx1"/>
                  </w14:solidFill>
                </w14:textFill>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三明市农业农村局</w:t>
            </w:r>
          </w:p>
        </w:tc>
      </w:tr>
      <w:tr>
        <w:tblPrEx>
          <w:tblLayout w:type="fixed"/>
          <w:tblCellMar>
            <w:top w:w="0" w:type="dxa"/>
            <w:left w:w="108" w:type="dxa"/>
            <w:bottom w:w="0" w:type="dxa"/>
            <w:right w:w="108" w:type="dxa"/>
          </w:tblCellMar>
        </w:tblPrEx>
        <w:trPr>
          <w:trHeight w:val="1254"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7</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闽江上游沙溪流域永安段水土流失综合治理项目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 xml:space="preserve">450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328</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450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140</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山水中央项目资金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300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闽财（农）指[2018]6号</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　</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　</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10</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社会资金</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项目所在乡镇</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永安市人民政府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三明市水利局</w:t>
            </w:r>
          </w:p>
        </w:tc>
      </w:tr>
      <w:tr>
        <w:tblPrEx>
          <w:tblLayout w:type="fixed"/>
          <w:tblCellMar>
            <w:top w:w="0" w:type="dxa"/>
            <w:left w:w="108" w:type="dxa"/>
            <w:bottom w:w="0" w:type="dxa"/>
            <w:right w:w="108" w:type="dxa"/>
          </w:tblCellMar>
        </w:tblPrEx>
        <w:trPr>
          <w:trHeight w:val="1394"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8</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永安市天宝岩自然保护区水电退出项目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 xml:space="preserve">770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 xml:space="preserve">196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770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128</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山水中央项目资金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385</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2018年重点流域资金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257</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财政自有资金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福建省永安天宝岩国家级自然保护区管理局</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永安市人民政府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三明市水利局</w:t>
            </w:r>
          </w:p>
        </w:tc>
      </w:tr>
      <w:tr>
        <w:tblPrEx>
          <w:tblLayout w:type="fixed"/>
          <w:tblCellMar>
            <w:top w:w="0" w:type="dxa"/>
            <w:left w:w="108" w:type="dxa"/>
            <w:bottom w:w="0" w:type="dxa"/>
            <w:right w:w="108" w:type="dxa"/>
          </w:tblCellMar>
        </w:tblPrEx>
        <w:trPr>
          <w:trHeight w:val="1161"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9</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永安龙头国家湿地公园水环境综合整治项目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770</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641</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770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123.2</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山水中央项目资金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385</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专项资金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themeColor="text1"/>
                <w:szCs w:val="21"/>
                <w14:textFill>
                  <w14:solidFill>
                    <w14:schemeClr w14:val="tx1"/>
                  </w14:solidFill>
                </w14:textFill>
              </w:rPr>
              <w:t>261.8</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r>
      <w:tr>
        <w:tblPrEx>
          <w:tblLayout w:type="fixed"/>
          <w:tblCellMar>
            <w:top w:w="0" w:type="dxa"/>
            <w:left w:w="108" w:type="dxa"/>
            <w:bottom w:w="0" w:type="dxa"/>
            <w:right w:w="108" w:type="dxa"/>
          </w:tblCellMar>
        </w:tblPrEx>
        <w:trPr>
          <w:trHeight w:val="465"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四</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沙县</w:t>
            </w:r>
            <w:r>
              <w:rPr>
                <w:rFonts w:ascii="Times New Roman" w:hAnsi="Times New Roman" w:eastAsia="宋体" w:cs="Times New Roman"/>
                <w:b/>
                <w:bCs/>
                <w:szCs w:val="21"/>
              </w:rPr>
              <w:br w:type="textWrapping"/>
            </w:r>
            <w:r>
              <w:rPr>
                <w:rFonts w:ascii="Times New Roman" w:hAnsi="Times New Roman" w:eastAsia="宋体" w:cs="Times New Roman"/>
                <w:b/>
                <w:bCs/>
                <w:szCs w:val="21"/>
              </w:rPr>
              <w:t>（7个）</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xml:space="preserve">9883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3544</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xml:space="preserve">2204 </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4638.5</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2875.5</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xml:space="preserve">165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w:t>
            </w:r>
          </w:p>
        </w:tc>
      </w:tr>
      <w:tr>
        <w:tblPrEx>
          <w:tblLayout w:type="fixed"/>
          <w:tblCellMar>
            <w:top w:w="0" w:type="dxa"/>
            <w:left w:w="108" w:type="dxa"/>
            <w:bottom w:w="0" w:type="dxa"/>
            <w:right w:w="108" w:type="dxa"/>
          </w:tblCellMar>
        </w:tblPrEx>
        <w:trPr>
          <w:trHeight w:val="1394"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沙县畜禽污染整治</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313</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13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313</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52</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其中31万元已下达（沙财（建）指〔2018〕249号），剩余22万元未落实</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156.5</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104.5</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0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沙县农业农村局</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沙县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三明市农业农村局</w:t>
            </w:r>
          </w:p>
        </w:tc>
      </w:tr>
      <w:tr>
        <w:tblPrEx>
          <w:tblLayout w:type="fixed"/>
          <w:tblCellMar>
            <w:top w:w="0" w:type="dxa"/>
            <w:left w:w="108" w:type="dxa"/>
            <w:bottom w:w="0" w:type="dxa"/>
            <w:right w:w="108" w:type="dxa"/>
          </w:tblCellMar>
        </w:tblPrEx>
        <w:trPr>
          <w:trHeight w:val="1672"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闽江上游天然林和重点生态区位商品林林分改造</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432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132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432</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72</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其中43万元已下达（沙财（建）指【2018】249号），剩余29万元未落实</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216</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未到位</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144</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其中133万已落实，为应上缴财政自有资金，剩余11万元未落实</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0</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沙县林业局</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沙县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三明市林业局</w:t>
            </w:r>
          </w:p>
        </w:tc>
      </w:tr>
      <w:tr>
        <w:tblPrEx>
          <w:tblLayout w:type="fixed"/>
          <w:tblCellMar>
            <w:top w:w="0" w:type="dxa"/>
            <w:left w:w="108" w:type="dxa"/>
            <w:bottom w:w="0" w:type="dxa"/>
            <w:right w:w="108" w:type="dxa"/>
          </w:tblCellMar>
        </w:tblPrEx>
        <w:trPr>
          <w:trHeight w:val="713"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沙县南溪安全生态水系项目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4000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400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4000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668</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其中400万元已下达（沙财（建）指【2018】249号），剩余268万元未落实。</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2000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其中400万元已下达，省水利厅万里安全生态水系省级财政补助资金的通知（闽财农指【2017】27号），剩余1600万元未落实。</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1332</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其中350万元已下达，沙县水利局关于要求调整预算安排的请示（沙水【2018】164号），剩余982万元未落实。</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0</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沙县禹德水利投资开发有限公司</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沙县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三明市水利局</w:t>
            </w:r>
          </w:p>
        </w:tc>
      </w:tr>
      <w:tr>
        <w:tblPrEx>
          <w:tblLayout w:type="fixed"/>
          <w:tblCellMar>
            <w:top w:w="0" w:type="dxa"/>
            <w:left w:w="108" w:type="dxa"/>
            <w:bottom w:w="0" w:type="dxa"/>
            <w:right w:w="108" w:type="dxa"/>
          </w:tblCellMar>
        </w:tblPrEx>
        <w:trPr>
          <w:trHeight w:val="90"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沙县地质灾害防治项目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898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359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898</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90</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（沙财（建）指【2018】249号</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808</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(闽财（建）指（2017）20号、（明财（建）指（2018）116号）</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0</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0</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夏茂镇镇政府高桥镇镇政府</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沙县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三明市自然资源局</w:t>
            </w:r>
          </w:p>
        </w:tc>
      </w:tr>
      <w:tr>
        <w:tblPrEx>
          <w:tblLayout w:type="fixed"/>
          <w:tblCellMar>
            <w:top w:w="0" w:type="dxa"/>
            <w:left w:w="108" w:type="dxa"/>
            <w:bottom w:w="0" w:type="dxa"/>
            <w:right w:w="108" w:type="dxa"/>
          </w:tblCellMar>
        </w:tblPrEx>
        <w:trPr>
          <w:trHeight w:val="1672"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5</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闽江上游天然林和重点生态区位商品林赎买（租用）</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1000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1000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167</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其中100万元已下达（沙财（建）指【2018】249号），剩余67万元未落实</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500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333</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沙县林业局</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沙县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三明市林业局</w:t>
            </w:r>
          </w:p>
        </w:tc>
      </w:tr>
      <w:tr>
        <w:tblPrEx>
          <w:tblLayout w:type="fixed"/>
          <w:tblCellMar>
            <w:top w:w="0" w:type="dxa"/>
            <w:left w:w="108" w:type="dxa"/>
            <w:bottom w:w="0" w:type="dxa"/>
            <w:right w:w="108" w:type="dxa"/>
          </w:tblCellMar>
        </w:tblPrEx>
        <w:trPr>
          <w:trHeight w:val="1394"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6</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沙县豆士溪小流域水环境综合整治工程</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2340</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2340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2340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1155</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上级拔款</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58</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上级拔款</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962</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165</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业主自筹</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沙县水利局；三明市沙县生态环境局；沙县住建局</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沙县人民政府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三明市生态环境局</w:t>
            </w:r>
          </w:p>
        </w:tc>
      </w:tr>
      <w:tr>
        <w:tblPrEx>
          <w:tblLayout w:type="fixed"/>
          <w:tblCellMar>
            <w:top w:w="0" w:type="dxa"/>
            <w:left w:w="108" w:type="dxa"/>
            <w:bottom w:w="0" w:type="dxa"/>
            <w:right w:w="108" w:type="dxa"/>
          </w:tblCellMar>
        </w:tblPrEx>
        <w:trPr>
          <w:trHeight w:val="2090"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7</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闽江上游沙溪流域沙县段水土流失综合治理项目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900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300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900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0</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900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其中300万元已下达，省水利厅2018年省级水利专项资金的通知（闽财农（指）【2018】6号，剩余600万元未落实。</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0</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项目所在乡镇</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沙县人民政府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三明市水利局</w:t>
            </w:r>
          </w:p>
        </w:tc>
      </w:tr>
      <w:tr>
        <w:tblPrEx>
          <w:tblLayout w:type="fixed"/>
          <w:tblCellMar>
            <w:top w:w="0" w:type="dxa"/>
            <w:left w:w="108" w:type="dxa"/>
            <w:bottom w:w="0" w:type="dxa"/>
            <w:right w:w="108" w:type="dxa"/>
          </w:tblCellMar>
        </w:tblPrEx>
        <w:trPr>
          <w:trHeight w:val="465"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五</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尤溪县</w:t>
            </w:r>
            <w:r>
              <w:rPr>
                <w:rFonts w:ascii="Times New Roman" w:hAnsi="Times New Roman" w:eastAsia="宋体" w:cs="Times New Roman"/>
                <w:b/>
                <w:bCs/>
                <w:szCs w:val="21"/>
              </w:rPr>
              <w:br w:type="textWrapping"/>
            </w:r>
            <w:r>
              <w:rPr>
                <w:rFonts w:ascii="Times New Roman" w:hAnsi="Times New Roman" w:eastAsia="宋体" w:cs="Times New Roman"/>
                <w:b/>
                <w:bCs/>
                <w:szCs w:val="21"/>
              </w:rPr>
              <w:t>（10个）</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color w:val="000000"/>
                <w:szCs w:val="21"/>
              </w:rPr>
              <w:t>38338</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color w:val="000000"/>
                <w:szCs w:val="21"/>
              </w:rPr>
              <w:t>31865</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color w:val="000000"/>
                <w:szCs w:val="21"/>
              </w:rPr>
              <w:t>38338</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color w:val="000000"/>
                <w:szCs w:val="21"/>
              </w:rPr>
              <w:t>8812.5</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color w:val="000000"/>
                <w:szCs w:val="21"/>
              </w:rPr>
              <w:t>12127</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color w:val="000000"/>
                <w:szCs w:val="21"/>
              </w:rPr>
              <w:t>11696</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color w:val="000000"/>
                <w:szCs w:val="21"/>
              </w:rPr>
              <w:t>5702.5</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w:t>
            </w:r>
          </w:p>
        </w:tc>
      </w:tr>
      <w:tr>
        <w:tblPrEx>
          <w:tblLayout w:type="fixed"/>
          <w:tblCellMar>
            <w:top w:w="0" w:type="dxa"/>
            <w:left w:w="108" w:type="dxa"/>
            <w:bottom w:w="0" w:type="dxa"/>
            <w:right w:w="108" w:type="dxa"/>
          </w:tblCellMar>
        </w:tblPrEx>
        <w:trPr>
          <w:trHeight w:val="607"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尤溪县流域污染源治理项目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11170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11170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11170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2234</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2200199其他国土资源事务支出</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8936</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尤溪县商务局尤溪县经济开发区</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尤溪县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三明市生态环境局</w:t>
            </w:r>
          </w:p>
        </w:tc>
      </w:tr>
      <w:tr>
        <w:tblPrEx>
          <w:tblLayout w:type="fixed"/>
          <w:tblCellMar>
            <w:top w:w="0" w:type="dxa"/>
            <w:left w:w="108" w:type="dxa"/>
            <w:bottom w:w="0" w:type="dxa"/>
            <w:right w:w="108" w:type="dxa"/>
          </w:tblCellMar>
        </w:tblPrEx>
        <w:trPr>
          <w:trHeight w:val="836"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尤溪县畜禽粪污资源化利用整县推进项目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4000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3838</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4000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800</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2200199其他国土资源事务支出</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1500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2130135农业资源保护修复与利用</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1700</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自筹</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尤溪县农业农村局</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尤溪县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三明市农业农村局</w:t>
            </w:r>
          </w:p>
        </w:tc>
      </w:tr>
      <w:tr>
        <w:tblPrEx>
          <w:tblLayout w:type="fixed"/>
          <w:tblCellMar>
            <w:top w:w="0" w:type="dxa"/>
            <w:left w:w="108" w:type="dxa"/>
            <w:bottom w:w="0" w:type="dxa"/>
            <w:right w:w="108" w:type="dxa"/>
          </w:tblCellMar>
        </w:tblPrEx>
        <w:trPr>
          <w:trHeight w:val="929"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尤溪河下游底泥环境调查和风险评估及治理试点项目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2268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660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2268</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561.5</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2200199其他国土资源事务支出</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561.5</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1145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自筹</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尤溪县梅仙镇人民政府</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尤溪县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三明市生态环境局</w:t>
            </w:r>
          </w:p>
        </w:tc>
      </w:tr>
      <w:tr>
        <w:tblPrEx>
          <w:tblLayout w:type="fixed"/>
          <w:tblCellMar>
            <w:top w:w="0" w:type="dxa"/>
            <w:left w:w="108" w:type="dxa"/>
            <w:bottom w:w="0" w:type="dxa"/>
            <w:right w:w="108" w:type="dxa"/>
          </w:tblCellMar>
        </w:tblPrEx>
        <w:trPr>
          <w:trHeight w:val="90"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尤溪县地质灾害防治项目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2424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2424</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2424</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1650</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415.5</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2200111地质灾害防治</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358.5</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自筹</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尤溪县自然资源局</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尤溪县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三明市自然资源局</w:t>
            </w:r>
          </w:p>
        </w:tc>
      </w:tr>
      <w:tr>
        <w:tblPrEx>
          <w:tblLayout w:type="fixed"/>
          <w:tblCellMar>
            <w:top w:w="0" w:type="dxa"/>
            <w:left w:w="108" w:type="dxa"/>
            <w:bottom w:w="0" w:type="dxa"/>
            <w:right w:w="108" w:type="dxa"/>
          </w:tblCellMar>
        </w:tblPrEx>
        <w:trPr>
          <w:trHeight w:val="1394"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5</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尤溪县新岭溪洋中段安全生态水系建设项目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1027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503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1027</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227</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2200199其他国土资源事务支出</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800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2136999其他重大水利工程建设基金支出</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尤溪县水利局</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尤溪县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三明市水利局</w:t>
            </w:r>
          </w:p>
        </w:tc>
      </w:tr>
      <w:tr>
        <w:tblPrEx>
          <w:tblLayout w:type="fixed"/>
          <w:tblCellMar>
            <w:top w:w="0" w:type="dxa"/>
            <w:left w:w="108" w:type="dxa"/>
            <w:bottom w:w="0" w:type="dxa"/>
            <w:right w:w="108" w:type="dxa"/>
          </w:tblCellMar>
        </w:tblPrEx>
        <w:trPr>
          <w:trHeight w:val="1045"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6</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尤溪县华兰溪秀峤至溪尾段安全生态水系建设项目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1083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400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1083</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900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2136999其它重大水利工程建设基金支出</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183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溪尾乡人民政府</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尤溪县人民政府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三明市水利局</w:t>
            </w:r>
          </w:p>
        </w:tc>
      </w:tr>
      <w:tr>
        <w:tblPrEx>
          <w:tblLayout w:type="fixed"/>
          <w:tblCellMar>
            <w:top w:w="0" w:type="dxa"/>
            <w:left w:w="108" w:type="dxa"/>
            <w:bottom w:w="0" w:type="dxa"/>
            <w:right w:w="108" w:type="dxa"/>
          </w:tblCellMar>
        </w:tblPrEx>
        <w:trPr>
          <w:trHeight w:val="697"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7</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尤溪县清溪河台溪段安全生态水系建设项目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1268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1283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1268</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1000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2136999其它重大水利工程建设基金支出</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0</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268</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台溪乡人民政府</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尤溪县人民政府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三明市水利局</w:t>
            </w:r>
          </w:p>
        </w:tc>
      </w:tr>
      <w:tr>
        <w:tblPrEx>
          <w:tblLayout w:type="fixed"/>
          <w:tblCellMar>
            <w:top w:w="0" w:type="dxa"/>
            <w:left w:w="108" w:type="dxa"/>
            <w:bottom w:w="0" w:type="dxa"/>
            <w:right w:w="108" w:type="dxa"/>
          </w:tblCellMar>
        </w:tblPrEx>
        <w:trPr>
          <w:trHeight w:val="1161"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8</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尤溪县尤溪城关至梅仙段安全生态水系建设项目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1248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1000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1248</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1000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2136999其它重大水利工程建设基金支出</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0</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248</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梅仙镇人民政府</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尤溪县人民政府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三明市水利局</w:t>
            </w:r>
          </w:p>
        </w:tc>
      </w:tr>
      <w:tr>
        <w:tblPrEx>
          <w:tblLayout w:type="fixed"/>
          <w:tblCellMar>
            <w:top w:w="0" w:type="dxa"/>
            <w:left w:w="108" w:type="dxa"/>
            <w:bottom w:w="0" w:type="dxa"/>
            <w:right w:w="108" w:type="dxa"/>
          </w:tblCellMar>
        </w:tblPrEx>
        <w:trPr>
          <w:trHeight w:val="1161"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9</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闽江上游尤溪流域尤溪段水土流失综合治理项目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2850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2752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2850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1900</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2130310水土保持</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950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2130310水土保持</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0</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0</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项目所在乡镇</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尤溪县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三明市水利局</w:t>
            </w:r>
          </w:p>
        </w:tc>
      </w:tr>
      <w:tr>
        <w:tblPrEx>
          <w:tblLayout w:type="fixed"/>
          <w:tblCellMar>
            <w:top w:w="0" w:type="dxa"/>
            <w:left w:w="108" w:type="dxa"/>
            <w:bottom w:w="0" w:type="dxa"/>
            <w:right w:w="108" w:type="dxa"/>
          </w:tblCellMar>
        </w:tblPrEx>
        <w:trPr>
          <w:trHeight w:val="697"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10</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尤溪河流域（尤溪口至闽湖）水环境综合治理</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11000</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7835</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11000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1440</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5000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2760</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1800</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尤溪县（尤溪县紫阳湖、尤溪县闽湖、汶潭水库、尤溪下游水库西滨镇、尤溪口镇）</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尤溪县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三明市水利局</w:t>
            </w:r>
          </w:p>
        </w:tc>
      </w:tr>
      <w:tr>
        <w:tblPrEx>
          <w:tblLayout w:type="fixed"/>
          <w:tblCellMar>
            <w:top w:w="0" w:type="dxa"/>
            <w:left w:w="108" w:type="dxa"/>
            <w:bottom w:w="0" w:type="dxa"/>
            <w:right w:w="108" w:type="dxa"/>
          </w:tblCellMar>
        </w:tblPrEx>
        <w:trPr>
          <w:trHeight w:val="465"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六</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大田县</w:t>
            </w:r>
            <w:r>
              <w:rPr>
                <w:rFonts w:ascii="Times New Roman" w:hAnsi="Times New Roman" w:eastAsia="宋体" w:cs="Times New Roman"/>
                <w:b/>
                <w:bCs/>
                <w:szCs w:val="21"/>
              </w:rPr>
              <w:br w:type="textWrapping"/>
            </w:r>
            <w:r>
              <w:rPr>
                <w:rFonts w:ascii="Times New Roman" w:hAnsi="Times New Roman" w:eastAsia="宋体" w:cs="Times New Roman"/>
                <w:b/>
                <w:bCs/>
                <w:szCs w:val="21"/>
              </w:rPr>
              <w:t>（10个）</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61055</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19795.7</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61055</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10196.3</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30527.5</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20331.2</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w:t>
            </w:r>
          </w:p>
        </w:tc>
      </w:tr>
      <w:tr>
        <w:tblPrEx>
          <w:tblLayout w:type="fixed"/>
          <w:tblCellMar>
            <w:top w:w="0" w:type="dxa"/>
            <w:left w:w="108" w:type="dxa"/>
            <w:bottom w:w="0" w:type="dxa"/>
            <w:right w:w="108" w:type="dxa"/>
          </w:tblCellMar>
        </w:tblPrEx>
        <w:trPr>
          <w:trHeight w:val="1161"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大田县农村生活污水垃圾收集处理项目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3180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1501</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3180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531.1</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1590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生态补偿金、三格化粪池</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1058.9</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文江镇人民政府、梅山镇人民政府</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大田县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三明市住房和城乡建设局 </w:t>
            </w:r>
          </w:p>
        </w:tc>
      </w:tr>
      <w:tr>
        <w:tblPrEx>
          <w:tblLayout w:type="fixed"/>
          <w:tblCellMar>
            <w:top w:w="0" w:type="dxa"/>
            <w:left w:w="108" w:type="dxa"/>
            <w:bottom w:w="0" w:type="dxa"/>
            <w:right w:w="108" w:type="dxa"/>
          </w:tblCellMar>
        </w:tblPrEx>
        <w:trPr>
          <w:trHeight w:val="1394"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大田县城区饮用水源地(坑口水库）综合治理工程</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23000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9826.7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23000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3841</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11500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生态补偿金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7659</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0</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大田县水利投资有限公司</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大田县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三明市生态环境局</w:t>
            </w:r>
          </w:p>
        </w:tc>
      </w:tr>
      <w:tr>
        <w:tblPrEx>
          <w:tblLayout w:type="fixed"/>
          <w:tblCellMar>
            <w:top w:w="0" w:type="dxa"/>
            <w:left w:w="108" w:type="dxa"/>
            <w:bottom w:w="0" w:type="dxa"/>
            <w:right w:w="108" w:type="dxa"/>
          </w:tblCellMar>
        </w:tblPrEx>
        <w:trPr>
          <w:trHeight w:val="929"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大田县废弃矿山生态修复治理</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18000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320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18000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3006</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9000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5994</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均溪镇、太华镇、前坪乡人民政府</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大田县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三明市自然资源局</w:t>
            </w:r>
          </w:p>
        </w:tc>
      </w:tr>
      <w:tr>
        <w:tblPrEx>
          <w:tblLayout w:type="fixed"/>
          <w:tblCellMar>
            <w:top w:w="0" w:type="dxa"/>
            <w:left w:w="108" w:type="dxa"/>
            <w:bottom w:w="0" w:type="dxa"/>
            <w:right w:w="108" w:type="dxa"/>
          </w:tblCellMar>
        </w:tblPrEx>
        <w:trPr>
          <w:trHeight w:val="929"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大田县地质灾害防治工程包</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1100</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291.5</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1100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183.7</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550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366.3</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福建省水利投资集团（大田）水务</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大田县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三明市自然资源局</w:t>
            </w:r>
          </w:p>
        </w:tc>
      </w:tr>
      <w:tr>
        <w:tblPrEx>
          <w:tblLayout w:type="fixed"/>
          <w:tblCellMar>
            <w:top w:w="0" w:type="dxa"/>
            <w:left w:w="108" w:type="dxa"/>
            <w:bottom w:w="0" w:type="dxa"/>
            <w:right w:w="108" w:type="dxa"/>
          </w:tblCellMar>
        </w:tblPrEx>
        <w:trPr>
          <w:trHeight w:val="1394"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5</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大田县建设镇建设溪流域安全生态水系建设项目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1252</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1071</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1252</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209.1</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626</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416.9</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建设镇人民政府</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大田县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三明市水利局</w:t>
            </w:r>
          </w:p>
        </w:tc>
      </w:tr>
      <w:tr>
        <w:tblPrEx>
          <w:tblLayout w:type="fixed"/>
          <w:tblCellMar>
            <w:top w:w="0" w:type="dxa"/>
            <w:left w:w="108" w:type="dxa"/>
            <w:bottom w:w="0" w:type="dxa"/>
            <w:right w:w="108" w:type="dxa"/>
          </w:tblCellMar>
        </w:tblPrEx>
        <w:trPr>
          <w:trHeight w:val="929"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6</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闽湖（大田）流域环境综合整治工程</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9465</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4732.5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9465</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1580.7</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4732.5</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3151.8　</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大田县生态环境局</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大田县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三明市生态环境局</w:t>
            </w:r>
          </w:p>
        </w:tc>
      </w:tr>
      <w:tr>
        <w:tblPrEx>
          <w:tblLayout w:type="fixed"/>
          <w:tblCellMar>
            <w:top w:w="0" w:type="dxa"/>
            <w:left w:w="108" w:type="dxa"/>
            <w:bottom w:w="0" w:type="dxa"/>
            <w:right w:w="108" w:type="dxa"/>
          </w:tblCellMar>
        </w:tblPrEx>
        <w:trPr>
          <w:trHeight w:val="1045"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7</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大田周田溪小流域水环境综合整治工程</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217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217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217</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36.2</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108.5</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72.3</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三明市大田生态环境局</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大田县人民政府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三明市生态环境局</w:t>
            </w:r>
          </w:p>
        </w:tc>
      </w:tr>
      <w:tr>
        <w:tblPrEx>
          <w:tblLayout w:type="fixed"/>
          <w:tblCellMar>
            <w:top w:w="0" w:type="dxa"/>
            <w:left w:w="108" w:type="dxa"/>
            <w:bottom w:w="0" w:type="dxa"/>
            <w:right w:w="108" w:type="dxa"/>
          </w:tblCellMar>
        </w:tblPrEx>
        <w:trPr>
          <w:trHeight w:val="1161"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8</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大田县奇韬溪安全生态水系建设项目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1391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600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1391</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232.3</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695.5</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万里安全生态水系</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463.2</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奇韬镇人民政府</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大田县人民政府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三明市水利局</w:t>
            </w:r>
          </w:p>
        </w:tc>
      </w:tr>
      <w:tr>
        <w:tblPrEx>
          <w:tblLayout w:type="fixed"/>
          <w:tblCellMar>
            <w:top w:w="0" w:type="dxa"/>
            <w:left w:w="108" w:type="dxa"/>
            <w:bottom w:w="0" w:type="dxa"/>
            <w:right w:w="108" w:type="dxa"/>
          </w:tblCellMar>
        </w:tblPrEx>
        <w:trPr>
          <w:trHeight w:val="929"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9</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大田县大仙峰自然保护区内水电设施退出项目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450</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450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75.2</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225</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149.8</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大田县水利局</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大田县人民政府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三明市水利局</w:t>
            </w:r>
          </w:p>
        </w:tc>
      </w:tr>
      <w:tr>
        <w:tblPrEx>
          <w:tblLayout w:type="fixed"/>
          <w:tblCellMar>
            <w:top w:w="0" w:type="dxa"/>
            <w:left w:w="108" w:type="dxa"/>
            <w:bottom w:w="0" w:type="dxa"/>
            <w:right w:w="108" w:type="dxa"/>
          </w:tblCellMar>
        </w:tblPrEx>
        <w:trPr>
          <w:trHeight w:val="1161"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10</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闽江上游尤溪流域大田段水土流失综合治理项目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3000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1236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3000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501</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1500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213农林水</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999</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项目所在乡镇</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大田县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三明市水利局</w:t>
            </w:r>
          </w:p>
        </w:tc>
      </w:tr>
      <w:tr>
        <w:tblPrEx>
          <w:tblLayout w:type="fixed"/>
          <w:tblCellMar>
            <w:top w:w="0" w:type="dxa"/>
            <w:left w:w="108" w:type="dxa"/>
            <w:bottom w:w="0" w:type="dxa"/>
            <w:right w:w="108" w:type="dxa"/>
          </w:tblCellMar>
        </w:tblPrEx>
        <w:trPr>
          <w:trHeight w:val="465"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七</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将乐县</w:t>
            </w:r>
            <w:r>
              <w:rPr>
                <w:rFonts w:ascii="Times New Roman" w:hAnsi="Times New Roman" w:eastAsia="宋体" w:cs="Times New Roman"/>
                <w:b/>
                <w:bCs/>
                <w:szCs w:val="21"/>
              </w:rPr>
              <w:br w:type="textWrapping"/>
            </w:r>
            <w:r>
              <w:rPr>
                <w:rFonts w:ascii="Times New Roman" w:hAnsi="Times New Roman" w:eastAsia="宋体" w:cs="Times New Roman"/>
                <w:b/>
                <w:bCs/>
                <w:szCs w:val="21"/>
              </w:rPr>
              <w:t>（13个）</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4</w:t>
            </w:r>
            <w:r>
              <w:rPr>
                <w:rFonts w:hint="eastAsia" w:ascii="Times New Roman" w:hAnsi="Times New Roman" w:eastAsia="宋体" w:cs="Times New Roman"/>
                <w:b/>
                <w:bCs/>
                <w:szCs w:val="21"/>
                <w:lang w:val="en-US" w:eastAsia="zh-CN"/>
              </w:rPr>
              <w:t>91</w:t>
            </w:r>
            <w:r>
              <w:rPr>
                <w:rFonts w:ascii="Times New Roman" w:hAnsi="Times New Roman" w:eastAsia="宋体" w:cs="Times New Roman"/>
                <w:b/>
                <w:bCs/>
                <w:szCs w:val="21"/>
              </w:rPr>
              <w:t xml:space="preserve">17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2</w:t>
            </w:r>
            <w:r>
              <w:rPr>
                <w:rFonts w:hint="eastAsia" w:ascii="Times New Roman" w:hAnsi="Times New Roman" w:eastAsia="宋体" w:cs="Times New Roman"/>
                <w:b/>
                <w:bCs/>
                <w:szCs w:val="21"/>
                <w:lang w:val="en-US" w:eastAsia="zh-CN"/>
              </w:rPr>
              <w:t>88</w:t>
            </w:r>
            <w:r>
              <w:rPr>
                <w:rFonts w:ascii="Times New Roman" w:hAnsi="Times New Roman" w:eastAsia="宋体" w:cs="Times New Roman"/>
                <w:b/>
                <w:bCs/>
                <w:szCs w:val="21"/>
              </w:rPr>
              <w:t xml:space="preserve">68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4</w:t>
            </w:r>
            <w:r>
              <w:rPr>
                <w:rFonts w:hint="eastAsia" w:ascii="Times New Roman" w:hAnsi="Times New Roman" w:eastAsia="宋体" w:cs="Times New Roman"/>
                <w:b/>
                <w:bCs/>
                <w:szCs w:val="21"/>
                <w:lang w:val="en-US" w:eastAsia="zh-CN"/>
              </w:rPr>
              <w:t>91</w:t>
            </w:r>
            <w:r>
              <w:rPr>
                <w:rFonts w:ascii="Times New Roman" w:hAnsi="Times New Roman" w:eastAsia="宋体" w:cs="Times New Roman"/>
                <w:b/>
                <w:bCs/>
                <w:szCs w:val="21"/>
              </w:rPr>
              <w:t xml:space="preserve">17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xml:space="preserve">11576.35 </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1</w:t>
            </w:r>
            <w:r>
              <w:rPr>
                <w:rFonts w:hint="eastAsia" w:ascii="Times New Roman" w:hAnsi="Times New Roman" w:eastAsia="宋体" w:cs="Times New Roman"/>
                <w:b/>
                <w:bCs/>
                <w:szCs w:val="21"/>
                <w:lang w:val="en-US" w:eastAsia="zh-CN"/>
              </w:rPr>
              <w:t>85</w:t>
            </w:r>
            <w:r>
              <w:rPr>
                <w:rFonts w:ascii="Times New Roman" w:hAnsi="Times New Roman" w:eastAsia="宋体" w:cs="Times New Roman"/>
                <w:b/>
                <w:bCs/>
                <w:szCs w:val="21"/>
              </w:rPr>
              <w:t xml:space="preserve">49 </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xml:space="preserve">6777.614 </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xml:space="preserve">12214.04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r>
      <w:tr>
        <w:tblPrEx>
          <w:tblLayout w:type="fixed"/>
          <w:tblCellMar>
            <w:top w:w="0" w:type="dxa"/>
            <w:left w:w="108" w:type="dxa"/>
            <w:bottom w:w="0" w:type="dxa"/>
            <w:right w:w="108" w:type="dxa"/>
          </w:tblCellMar>
        </w:tblPrEx>
        <w:trPr>
          <w:trHeight w:val="929"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将乐县常上湖生态修复项目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7000</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5358</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7000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1858</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专项资金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3085.2</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专项资金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2056.8</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高唐镇人民政府</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将乐县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三明市市发改委、市财政局、市生态环境局、住建局、农业农村局、林业局、水利局</w:t>
            </w:r>
          </w:p>
        </w:tc>
      </w:tr>
      <w:tr>
        <w:tblPrEx>
          <w:tblLayout w:type="fixed"/>
          <w:tblCellMar>
            <w:top w:w="0" w:type="dxa"/>
            <w:left w:w="108" w:type="dxa"/>
            <w:bottom w:w="0" w:type="dxa"/>
            <w:right w:w="108" w:type="dxa"/>
          </w:tblCellMar>
        </w:tblPrEx>
        <w:trPr>
          <w:trHeight w:val="1161"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将乐县地质灾害防治项目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1000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590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1000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812</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188</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相关乡镇人民政府</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将乐县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三明市自然资源局</w:t>
            </w:r>
          </w:p>
        </w:tc>
      </w:tr>
      <w:tr>
        <w:tblPrEx>
          <w:tblLayout w:type="fixed"/>
          <w:tblCellMar>
            <w:top w:w="0" w:type="dxa"/>
            <w:left w:w="108" w:type="dxa"/>
            <w:bottom w:w="0" w:type="dxa"/>
            <w:right w:w="108" w:type="dxa"/>
          </w:tblCellMar>
        </w:tblPrEx>
        <w:trPr>
          <w:trHeight w:val="1161"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将乐县城区饮用水源地综合整治及修复工程</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850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699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850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141</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专项资金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596</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专项资金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113</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漠源乡、光明镇人民政府</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将乐县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三明市生态环境局</w:t>
            </w:r>
          </w:p>
        </w:tc>
      </w:tr>
      <w:tr>
        <w:tblPrEx>
          <w:tblLayout w:type="fixed"/>
          <w:tblCellMar>
            <w:top w:w="0" w:type="dxa"/>
            <w:left w:w="108" w:type="dxa"/>
            <w:bottom w:w="0" w:type="dxa"/>
            <w:right w:w="108" w:type="dxa"/>
          </w:tblCellMar>
        </w:tblPrEx>
        <w:trPr>
          <w:trHeight w:val="836"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将乐县农村生活污水处理项目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11000</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6100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11000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1819</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专项资金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210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专项资金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330</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8641</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社会资金</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镛州水汇</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将乐县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三明市住房和城乡建设局 </w:t>
            </w:r>
          </w:p>
        </w:tc>
      </w:tr>
      <w:tr>
        <w:tblPrEx>
          <w:tblLayout w:type="fixed"/>
          <w:tblCellMar>
            <w:top w:w="0" w:type="dxa"/>
            <w:left w:w="108" w:type="dxa"/>
            <w:bottom w:w="0" w:type="dxa"/>
            <w:right w:w="108" w:type="dxa"/>
          </w:tblCellMar>
        </w:tblPrEx>
        <w:trPr>
          <w:trHeight w:val="929"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5</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将乐县金溪流域农地生态提升工程</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5080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4238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5080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3395</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专项资金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1685</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专项资金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相关乡镇人民政府</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将乐县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三明市农业农村局</w:t>
            </w:r>
          </w:p>
        </w:tc>
      </w:tr>
      <w:tr>
        <w:tblPrEx>
          <w:tblLayout w:type="fixed"/>
          <w:tblCellMar>
            <w:top w:w="0" w:type="dxa"/>
            <w:left w:w="108" w:type="dxa"/>
            <w:bottom w:w="0" w:type="dxa"/>
            <w:right w:w="108" w:type="dxa"/>
          </w:tblCellMar>
        </w:tblPrEx>
        <w:trPr>
          <w:trHeight w:val="1045"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6</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hint="eastAsia"/>
                <w:kern w:val="0"/>
                <w:szCs w:val="21"/>
              </w:rPr>
              <w:t>将乐县重点生态区位商品林赎买等改革</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4000</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2670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4000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662</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专项资金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400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专项资金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2938</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社会资金</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县林业局</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将乐县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三明市林业局</w:t>
            </w:r>
          </w:p>
        </w:tc>
      </w:tr>
      <w:tr>
        <w:tblPrEx>
          <w:tblLayout w:type="fixed"/>
          <w:tblCellMar>
            <w:top w:w="0" w:type="dxa"/>
            <w:left w:w="108" w:type="dxa"/>
            <w:bottom w:w="0" w:type="dxa"/>
            <w:right w:w="108" w:type="dxa"/>
          </w:tblCellMar>
        </w:tblPrEx>
        <w:trPr>
          <w:trHeight w:val="836"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7</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福建龙栖山国家级自然保护区集体林赎买</w:t>
            </w:r>
            <w:r>
              <w:rPr>
                <w:rFonts w:hint="eastAsia"/>
                <w:kern w:val="0"/>
                <w:szCs w:val="21"/>
              </w:rPr>
              <w:t>或租用</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3800</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2035</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3800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629</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专项资金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1902.6</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专项资金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1268.4</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龙栖山管理局</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将乐县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三明市林业局</w:t>
            </w:r>
          </w:p>
        </w:tc>
      </w:tr>
      <w:tr>
        <w:tblPrEx>
          <w:tblLayout w:type="fixed"/>
          <w:tblCellMar>
            <w:top w:w="0" w:type="dxa"/>
            <w:left w:w="108" w:type="dxa"/>
            <w:bottom w:w="0" w:type="dxa"/>
            <w:right w:w="108" w:type="dxa"/>
          </w:tblCellMar>
        </w:tblPrEx>
        <w:trPr>
          <w:trHeight w:val="697"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8</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将乐县万安镇安福口溪安全生态水系建设项目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1032</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450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1032</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170</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专项资金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800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专项资金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62</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万安镇人民政府</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将乐县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三明市水利局</w:t>
            </w:r>
          </w:p>
        </w:tc>
      </w:tr>
      <w:tr>
        <w:tblPrEx>
          <w:tblLayout w:type="fixed"/>
          <w:tblCellMar>
            <w:top w:w="0" w:type="dxa"/>
            <w:left w:w="108" w:type="dxa"/>
            <w:bottom w:w="0" w:type="dxa"/>
            <w:right w:w="108" w:type="dxa"/>
          </w:tblCellMar>
        </w:tblPrEx>
        <w:trPr>
          <w:trHeight w:val="697"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9</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闽江上游金溪流域将乐段水土流失综合治理项目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6407</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2638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6407</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1060</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专项资金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3208.2</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专项资金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2138.8</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相关乡镇人民政府</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将乐县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三明市水利局</w:t>
            </w:r>
          </w:p>
        </w:tc>
      </w:tr>
      <w:tr>
        <w:tblPrEx>
          <w:tblLayout w:type="fixed"/>
          <w:tblCellMar>
            <w:top w:w="0" w:type="dxa"/>
            <w:left w:w="108" w:type="dxa"/>
            <w:bottom w:w="0" w:type="dxa"/>
            <w:right w:w="108" w:type="dxa"/>
          </w:tblCellMar>
        </w:tblPrEx>
        <w:trPr>
          <w:trHeight w:val="1394"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10</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将乐县废弃、关闭矿山生态恢复治理</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2700</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0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2700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1350</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专项资金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810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专项资金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540</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县国土局</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将乐县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三明市自然资源局</w:t>
            </w:r>
          </w:p>
        </w:tc>
      </w:tr>
      <w:tr>
        <w:tblPrEx>
          <w:tblLayout w:type="fixed"/>
          <w:tblCellMar>
            <w:top w:w="0" w:type="dxa"/>
            <w:left w:w="108" w:type="dxa"/>
            <w:bottom w:w="0" w:type="dxa"/>
            <w:right w:w="108" w:type="dxa"/>
          </w:tblCellMar>
        </w:tblPrEx>
        <w:trPr>
          <w:trHeight w:val="90"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11</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hint="eastAsia"/>
                <w:kern w:val="0"/>
                <w:szCs w:val="21"/>
              </w:rPr>
              <w:t>将乐池湖溪小流域水体达标工程</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790</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790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790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131.96</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专项资金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专项资金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635.04</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社会资金</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三明市将乐生态环境局</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将乐县人民政府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三明市生态环境局</w:t>
            </w:r>
          </w:p>
        </w:tc>
      </w:tr>
      <w:tr>
        <w:tblPrEx>
          <w:tblLayout w:type="fixed"/>
          <w:tblCellMar>
            <w:top w:w="0" w:type="dxa"/>
            <w:left w:w="108" w:type="dxa"/>
            <w:bottom w:w="0" w:type="dxa"/>
            <w:right w:w="108" w:type="dxa"/>
          </w:tblCellMar>
        </w:tblPrEx>
        <w:trPr>
          <w:trHeight w:val="929"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12</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将乐县大源乡安福口溪安全生态水系建设项目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1258</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1258</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210.086</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专项资金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1000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专项资金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47.914</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大源乡人民政府</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将乐县人民政府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三明市水利局</w:t>
            </w:r>
          </w:p>
        </w:tc>
      </w:tr>
      <w:tr>
        <w:tblPrEx>
          <w:tblLayout w:type="fixed"/>
          <w:tblCellMar>
            <w:top w:w="0" w:type="dxa"/>
            <w:left w:w="108" w:type="dxa"/>
            <w:bottom w:w="0" w:type="dxa"/>
            <w:right w:w="108" w:type="dxa"/>
          </w:tblCellMar>
        </w:tblPrEx>
        <w:trPr>
          <w:trHeight w:val="929"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13</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将乐县邓坊溪安全生态水系建设项目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900</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900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150.3</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专项资金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720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专项资金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29.7</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高唐镇人民政府</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将乐县人民政府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三明市水利局</w:t>
            </w:r>
          </w:p>
        </w:tc>
      </w:tr>
      <w:tr>
        <w:tblPrEx>
          <w:tblLayout w:type="fixed"/>
          <w:tblCellMar>
            <w:top w:w="0" w:type="dxa"/>
            <w:left w:w="108" w:type="dxa"/>
            <w:bottom w:w="0" w:type="dxa"/>
            <w:right w:w="108" w:type="dxa"/>
          </w:tblCellMar>
        </w:tblPrEx>
        <w:trPr>
          <w:trHeight w:val="929"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14</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hint="eastAsia"/>
                <w:kern w:val="0"/>
                <w:szCs w:val="21"/>
              </w:rPr>
              <w:t>福建龙栖山国家级自然保护区生物多样性保护与建设项目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3300</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3300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3300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3300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专项资金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kern w:val="0"/>
                <w:szCs w:val="21"/>
              </w:rPr>
              <w:t>将乐县林业局</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将乐县人民政府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kern w:val="0"/>
                <w:szCs w:val="21"/>
              </w:rPr>
              <w:t>三明市林业局</w:t>
            </w:r>
          </w:p>
        </w:tc>
      </w:tr>
      <w:tr>
        <w:tblPrEx>
          <w:tblLayout w:type="fixed"/>
          <w:tblCellMar>
            <w:top w:w="0" w:type="dxa"/>
            <w:left w:w="108" w:type="dxa"/>
            <w:bottom w:w="0" w:type="dxa"/>
            <w:right w:w="108" w:type="dxa"/>
          </w:tblCellMar>
        </w:tblPrEx>
        <w:trPr>
          <w:trHeight w:val="465"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八</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泰宁县</w:t>
            </w:r>
            <w:r>
              <w:rPr>
                <w:rFonts w:ascii="Times New Roman" w:hAnsi="Times New Roman" w:eastAsia="宋体" w:cs="Times New Roman"/>
                <w:b/>
                <w:bCs/>
                <w:szCs w:val="21"/>
              </w:rPr>
              <w:br w:type="textWrapping"/>
            </w:r>
            <w:r>
              <w:rPr>
                <w:rFonts w:ascii="Times New Roman" w:hAnsi="Times New Roman" w:eastAsia="宋体" w:cs="Times New Roman"/>
                <w:b/>
                <w:bCs/>
                <w:szCs w:val="21"/>
              </w:rPr>
              <w:t>（11个）</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46622</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22675</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46622</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7189</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24559</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14874</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xml:space="preserve">0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r>
      <w:tr>
        <w:tblPrEx>
          <w:tblLayout w:type="fixed"/>
          <w:tblCellMar>
            <w:top w:w="0" w:type="dxa"/>
            <w:left w:w="108" w:type="dxa"/>
            <w:bottom w:w="0" w:type="dxa"/>
            <w:right w:w="108" w:type="dxa"/>
          </w:tblCellMar>
        </w:tblPrEx>
        <w:trPr>
          <w:trHeight w:val="1161"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泰宁县金湖及周边生态修复项目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8200</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8200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8200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1353</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明财建指[2018]121号1353万中央山水林田湖草奖补资金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4100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省级2690（闽财(建)指[2016]155号100，闽财(建)指[2017]149号90，明财外指[2017]7号1500，闽财农指[2018]150号500，闽财农指[2015]276号500）省级杉溪水安全资金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2747</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财政自有资金2747（650土地出让金，十三五重大项目前期经费60）</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泰宁县住建局、水利局、旅游管委会</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泰宁县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三明市住房和城乡建设局 </w:t>
            </w:r>
          </w:p>
        </w:tc>
      </w:tr>
      <w:tr>
        <w:tblPrEx>
          <w:tblLayout w:type="fixed"/>
          <w:tblCellMar>
            <w:top w:w="0" w:type="dxa"/>
            <w:left w:w="108" w:type="dxa"/>
            <w:bottom w:w="0" w:type="dxa"/>
            <w:right w:w="108" w:type="dxa"/>
          </w:tblCellMar>
        </w:tblPrEx>
        <w:trPr>
          <w:trHeight w:val="1161"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福建峨嵋峰国家级自然保护区水电站生态整治工程</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600</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480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600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120</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明财建指[2018]121号120万中央山水林田湖草奖补资金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288</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省级闽财(建)指[2018]24号200省级安全生态水系建设水土保持专项</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192</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财政自有资金泰财预[2018]2号329.5</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泰宁县林业局</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泰宁县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三明市林业局</w:t>
            </w:r>
          </w:p>
        </w:tc>
      </w:tr>
      <w:tr>
        <w:tblPrEx>
          <w:tblLayout w:type="fixed"/>
          <w:tblCellMar>
            <w:top w:w="0" w:type="dxa"/>
            <w:left w:w="108" w:type="dxa"/>
            <w:bottom w:w="0" w:type="dxa"/>
            <w:right w:w="108" w:type="dxa"/>
          </w:tblCellMar>
        </w:tblPrEx>
        <w:trPr>
          <w:trHeight w:val="1161"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泰宁县生态环保智慧监管平台建设项目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355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0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355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58</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明财建指[2018]155号58万中央山水林田湖草奖补资金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178</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专项资金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119</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泰宁县生态环境局</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泰宁县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三明市生态环境局</w:t>
            </w:r>
          </w:p>
        </w:tc>
      </w:tr>
      <w:tr>
        <w:tblPrEx>
          <w:tblLayout w:type="fixed"/>
          <w:tblCellMar>
            <w:top w:w="0" w:type="dxa"/>
            <w:left w:w="108" w:type="dxa"/>
            <w:bottom w:w="0" w:type="dxa"/>
            <w:right w:w="108" w:type="dxa"/>
          </w:tblCellMar>
        </w:tblPrEx>
        <w:trPr>
          <w:trHeight w:val="1161"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闽江上游金溪流域泰宁段水土流失综合治理项目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6407</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2136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6407</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1057</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明财建指[2018]121号641万中央山水林田湖草奖补资金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3204</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省级1100万（闽财农指[2018]6号 1050，闽财农指[2018]26号 50）省级安全生态水系建设水土保持专项</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2146</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泰宁县水利局</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泰宁县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三明市水利局</w:t>
            </w:r>
          </w:p>
        </w:tc>
      </w:tr>
      <w:tr>
        <w:tblPrEx>
          <w:tblLayout w:type="fixed"/>
          <w:tblCellMar>
            <w:top w:w="0" w:type="dxa"/>
            <w:left w:w="108" w:type="dxa"/>
            <w:bottom w:w="0" w:type="dxa"/>
            <w:right w:w="108" w:type="dxa"/>
          </w:tblCellMar>
        </w:tblPrEx>
        <w:trPr>
          <w:trHeight w:val="90"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5</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泰宁县城区及大金湖周边生态修复工程</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6390</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6390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1054</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专项资金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3195</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专项资金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2141</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r>
      <w:tr>
        <w:tblPrEx>
          <w:tblLayout w:type="fixed"/>
          <w:tblCellMar>
            <w:top w:w="0" w:type="dxa"/>
            <w:left w:w="108" w:type="dxa"/>
            <w:bottom w:w="0" w:type="dxa"/>
            <w:right w:w="108" w:type="dxa"/>
          </w:tblCellMar>
        </w:tblPrEx>
        <w:trPr>
          <w:trHeight w:val="1161"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6</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泰宁县地质灾害防治项目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1644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317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1644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0</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1644</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省级352（明财建指[2018]116号302省级地质灾害防治补助资金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0</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泰宁县自然资源局</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泰宁县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三明市自然资源局</w:t>
            </w:r>
          </w:p>
        </w:tc>
      </w:tr>
      <w:tr>
        <w:tblPrEx>
          <w:tblLayout w:type="fixed"/>
          <w:tblCellMar>
            <w:top w:w="0" w:type="dxa"/>
            <w:left w:w="108" w:type="dxa"/>
            <w:bottom w:w="0" w:type="dxa"/>
            <w:right w:w="108" w:type="dxa"/>
          </w:tblCellMar>
        </w:tblPrEx>
        <w:trPr>
          <w:trHeight w:val="1161"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7</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泰宁县废弃、关闭矿山生态恢复治理项目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3500</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0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3500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578</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明财建指[2018]155号578万中央山水林田湖草奖补资金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1750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省级285.58（明财企指[2017]11号73.08，闽财(建)指[2017]149号194.55，明财企指[2016]32号17.95）省级重点流域</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1172</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泰宁县自然资源局、大龙乡</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泰宁县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三明市自然资源局</w:t>
            </w:r>
          </w:p>
        </w:tc>
      </w:tr>
      <w:tr>
        <w:tblPrEx>
          <w:tblLayout w:type="fixed"/>
          <w:tblCellMar>
            <w:top w:w="0" w:type="dxa"/>
            <w:left w:w="108" w:type="dxa"/>
            <w:bottom w:w="0" w:type="dxa"/>
            <w:right w:w="108" w:type="dxa"/>
          </w:tblCellMar>
        </w:tblPrEx>
        <w:trPr>
          <w:trHeight w:val="1161"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8</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泰宁县杉城镇（含城区）污水处理设施及排水管网建设项目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8000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5980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8000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1320</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明财建指[2018]121号1320万中央山水林田湖草奖补资金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4000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省级790万（闽财建指[2016]205号250，闽财(建)指[2017]149号320，明财建指[2018]99号220）省级污水网管专项资金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2680</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泰宁县住建局</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泰宁县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三明市住房和城乡建设局 </w:t>
            </w:r>
          </w:p>
        </w:tc>
      </w:tr>
      <w:tr>
        <w:tblPrEx>
          <w:tblLayout w:type="fixed"/>
          <w:tblCellMar>
            <w:top w:w="0" w:type="dxa"/>
            <w:left w:w="108" w:type="dxa"/>
            <w:bottom w:w="0" w:type="dxa"/>
            <w:right w:w="108" w:type="dxa"/>
          </w:tblCellMar>
        </w:tblPrEx>
        <w:trPr>
          <w:trHeight w:val="1161"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9</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泰宁县上青乡上清溪安全生态水系建设项目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1526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1526</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1200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专项资金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326</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溪源乡人民政府</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泰宁县人民政府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三明市水利局</w:t>
            </w:r>
          </w:p>
        </w:tc>
      </w:tr>
      <w:tr>
        <w:tblPrEx>
          <w:tblLayout w:type="fixed"/>
          <w:tblCellMar>
            <w:top w:w="0" w:type="dxa"/>
            <w:left w:w="108" w:type="dxa"/>
            <w:bottom w:w="0" w:type="dxa"/>
            <w:right w:w="108" w:type="dxa"/>
          </w:tblCellMar>
        </w:tblPrEx>
        <w:trPr>
          <w:trHeight w:val="1161"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10</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泰宁县乡镇公厕（含三格化粪池）建设及固废治理项目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7500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4450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7500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1237</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明财建指[2018]121号1237万中央山水林田湖草奖补资金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3750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省级2949.12万（闽财(建)指[2016]155号661.3，闽财(建)指[2017]15号602.85，闽财建指[2016]155号413.15，闽财(建)指[2017]149号440，闽财(建)指[2018]24号102，闽财建指[2017]51号60，闽财建指[2017]52号240，闽财建指[2017]105号42.2，明财建指[2018]87号11.58，明财建指[2018]46号57.8，明财建指[2018]66号157，闽财建指[2018]100号15.239，明财建指[2018]67号98，明财建指[2018]71号48）；省级农村三格化粪池新建改造、农村户厕改造、重点流域</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2513</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市级198.64万（明财（建）指[2017]84号54.58，明财（建）指[2017]110号54.58，明财建指[2018]68号76.68，明财建指[2018]75号12.8）；财政自有资金1475.14万（结余结转资金275.14万，龙海对口帮扶资金1200）</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泰宁县住建局、工业园区管委会</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泰宁县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三明市住房和城乡建设局 </w:t>
            </w:r>
          </w:p>
        </w:tc>
      </w:tr>
      <w:tr>
        <w:tblPrEx>
          <w:tblLayout w:type="fixed"/>
          <w:tblCellMar>
            <w:top w:w="0" w:type="dxa"/>
            <w:left w:w="108" w:type="dxa"/>
            <w:bottom w:w="0" w:type="dxa"/>
            <w:right w:w="108" w:type="dxa"/>
          </w:tblCellMar>
        </w:tblPrEx>
        <w:trPr>
          <w:trHeight w:val="1161"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11</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泰宁县畜禽养殖污染治理</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2500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1112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2500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412</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明财建指[2018]121号412万中央山水林田湖草奖补资金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1250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省级200万（闽财(建)指[2017]149号）省级重点流域资金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838</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财政自有资金500万（泰财[2018]64号清理结余结转资金）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泰宁县农业农村局</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泰宁县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三明市农业农村局</w:t>
            </w:r>
          </w:p>
        </w:tc>
      </w:tr>
      <w:tr>
        <w:tblPrEx>
          <w:tblLayout w:type="fixed"/>
          <w:tblCellMar>
            <w:top w:w="0" w:type="dxa"/>
            <w:left w:w="108" w:type="dxa"/>
            <w:bottom w:w="0" w:type="dxa"/>
            <w:right w:w="108" w:type="dxa"/>
          </w:tblCellMar>
        </w:tblPrEx>
        <w:trPr>
          <w:trHeight w:val="465"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九</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建宁县（8个）</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38860.8</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10977</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38860.8</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4725</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12491.4</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16274.4</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5370</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r>
      <w:tr>
        <w:tblPrEx>
          <w:tblLayout w:type="fixed"/>
          <w:tblCellMar>
            <w:top w:w="0" w:type="dxa"/>
            <w:left w:w="108" w:type="dxa"/>
            <w:bottom w:w="0" w:type="dxa"/>
            <w:right w:w="108" w:type="dxa"/>
          </w:tblCellMar>
        </w:tblPrEx>
        <w:trPr>
          <w:trHeight w:val="929" w:hRule="atLeast"/>
        </w:trPr>
        <w:tc>
          <w:tcPr>
            <w:tcW w:w="72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w:t>
            </w:r>
          </w:p>
        </w:tc>
        <w:tc>
          <w:tcPr>
            <w:tcW w:w="1210"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建宁县地质灾害防治项目</w:t>
            </w:r>
          </w:p>
        </w:tc>
        <w:tc>
          <w:tcPr>
            <w:tcW w:w="972"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401</w:t>
            </w:r>
          </w:p>
        </w:tc>
        <w:tc>
          <w:tcPr>
            <w:tcW w:w="968"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185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401</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0</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401</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地质灾害防治补助资金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建宁县自然资源局</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建宁县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三明市自然资源局</w:t>
            </w:r>
          </w:p>
        </w:tc>
      </w:tr>
      <w:tr>
        <w:tblPrEx>
          <w:tblLayout w:type="fixed"/>
          <w:tblCellMar>
            <w:top w:w="0" w:type="dxa"/>
            <w:left w:w="108" w:type="dxa"/>
            <w:bottom w:w="0" w:type="dxa"/>
            <w:right w:w="108" w:type="dxa"/>
          </w:tblCellMar>
        </w:tblPrEx>
        <w:trPr>
          <w:trHeight w:val="929" w:hRule="atLeast"/>
        </w:trPr>
        <w:tc>
          <w:tcPr>
            <w:tcW w:w="72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w:t>
            </w:r>
          </w:p>
        </w:tc>
        <w:tc>
          <w:tcPr>
            <w:tcW w:w="1210"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建宁县水源地综合整治及修复工程</w:t>
            </w:r>
          </w:p>
        </w:tc>
        <w:tc>
          <w:tcPr>
            <w:tcW w:w="972"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1096.8</w:t>
            </w:r>
          </w:p>
        </w:tc>
        <w:tc>
          <w:tcPr>
            <w:tcW w:w="968"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872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1096.8</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154</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山水林田湖草中央基础奖补资金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570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重点流域生态补偿金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372.8</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三明市建宁生态环境局、建宁县水利局</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建宁县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三明市生态环境局</w:t>
            </w:r>
          </w:p>
        </w:tc>
      </w:tr>
      <w:tr>
        <w:tblPrEx>
          <w:tblLayout w:type="fixed"/>
          <w:tblCellMar>
            <w:top w:w="0" w:type="dxa"/>
            <w:left w:w="108" w:type="dxa"/>
            <w:bottom w:w="0" w:type="dxa"/>
            <w:right w:w="108" w:type="dxa"/>
          </w:tblCellMar>
        </w:tblPrEx>
        <w:trPr>
          <w:trHeight w:val="929" w:hRule="atLeast"/>
        </w:trPr>
        <w:tc>
          <w:tcPr>
            <w:tcW w:w="72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w:t>
            </w:r>
          </w:p>
        </w:tc>
        <w:tc>
          <w:tcPr>
            <w:tcW w:w="1210"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建宁县乡镇及农村生活污水处理工程</w:t>
            </w:r>
          </w:p>
        </w:tc>
        <w:tc>
          <w:tcPr>
            <w:tcW w:w="972"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16426</w:t>
            </w:r>
          </w:p>
        </w:tc>
        <w:tc>
          <w:tcPr>
            <w:tcW w:w="968"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3960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16426</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865</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山水林田湖草中央补助865万元</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534.4</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乡镇污水处理设施建设省级“以奖代补”资金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11256.6</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3770</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银行贷款及PPP项目资金</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建宁县住建局</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建宁县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三明市住房和城乡建设局 </w:t>
            </w:r>
          </w:p>
        </w:tc>
      </w:tr>
      <w:tr>
        <w:tblPrEx>
          <w:tblLayout w:type="fixed"/>
          <w:tblCellMar>
            <w:top w:w="0" w:type="dxa"/>
            <w:left w:w="108" w:type="dxa"/>
            <w:bottom w:w="0" w:type="dxa"/>
            <w:right w:w="108" w:type="dxa"/>
          </w:tblCellMar>
        </w:tblPrEx>
        <w:trPr>
          <w:trHeight w:val="1254"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建宁县重点生态区位商品林赎买等改革</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4107</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2197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4107</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1000</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山水林田湖草中央基础奖补资金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2000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林业专项资金350万,造林绿化省级补助资金680万</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1107</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建宁县林业局</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建宁县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三明市林业局</w:t>
            </w:r>
          </w:p>
        </w:tc>
      </w:tr>
      <w:tr>
        <w:tblPrEx>
          <w:tblLayout w:type="fixed"/>
          <w:tblCellMar>
            <w:top w:w="0" w:type="dxa"/>
            <w:left w:w="108" w:type="dxa"/>
            <w:bottom w:w="0" w:type="dxa"/>
            <w:right w:w="108" w:type="dxa"/>
          </w:tblCellMar>
        </w:tblPrEx>
        <w:trPr>
          <w:trHeight w:val="90"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5</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建宁县溪源乡楚溪安全生态水系建设项目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1504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1100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1504</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150</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山水林田湖草中央基础奖补资金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1200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万里安全生态水系省级财政补助资金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154</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建宁县水利局</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建宁县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三明市水利局</w:t>
            </w:r>
          </w:p>
        </w:tc>
      </w:tr>
      <w:tr>
        <w:tblPrEx>
          <w:tblLayout w:type="fixed"/>
          <w:tblCellMar>
            <w:top w:w="0" w:type="dxa"/>
            <w:left w:w="108" w:type="dxa"/>
            <w:bottom w:w="0" w:type="dxa"/>
            <w:right w:w="108" w:type="dxa"/>
          </w:tblCellMar>
        </w:tblPrEx>
        <w:trPr>
          <w:trHeight w:val="1749"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6</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闽江上游金溪流域建宁段水土流失综合治理项目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5111</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2585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5111</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1900</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2018年国家重点项目补助800万元，2019年国家重点项目补助1100万元。</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2000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水土保持省级专项资金、水利“以奖代补”专项资金、重点流域生态补偿金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1211</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建宁县水利局</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建宁县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三明市水利局</w:t>
            </w:r>
          </w:p>
        </w:tc>
      </w:tr>
      <w:tr>
        <w:tblPrEx>
          <w:tblLayout w:type="fixed"/>
          <w:tblCellMar>
            <w:top w:w="0" w:type="dxa"/>
            <w:left w:w="108" w:type="dxa"/>
            <w:bottom w:w="0" w:type="dxa"/>
            <w:right w:w="108" w:type="dxa"/>
          </w:tblCellMar>
        </w:tblPrEx>
        <w:trPr>
          <w:trHeight w:val="90"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7</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建宁县环境监管网格化体系数字化管理平台项目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150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78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150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15</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山水林田湖草中央基础奖补资金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135</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专项资金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三明市建宁生态环境局</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建宁县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三明市生态环境局</w:t>
            </w:r>
          </w:p>
        </w:tc>
      </w:tr>
      <w:tr>
        <w:tblPrEx>
          <w:tblLayout w:type="fixed"/>
          <w:tblCellMar>
            <w:top w:w="0" w:type="dxa"/>
            <w:left w:w="108" w:type="dxa"/>
            <w:bottom w:w="0" w:type="dxa"/>
            <w:right w:w="108" w:type="dxa"/>
          </w:tblCellMar>
        </w:tblPrEx>
        <w:trPr>
          <w:trHeight w:val="836"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8</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建宁县闽江源头（濉溪段）生态修复保护工程</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10065</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10065</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641</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山水林田湖草中央基础奖补资金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5651</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专项资金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2173</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1600</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社会资金</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建宁县各相关部门</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建宁县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三明市各相关部门</w:t>
            </w:r>
          </w:p>
        </w:tc>
      </w:tr>
      <w:tr>
        <w:tblPrEx>
          <w:tblLayout w:type="fixed"/>
          <w:tblCellMar>
            <w:top w:w="0" w:type="dxa"/>
            <w:left w:w="108" w:type="dxa"/>
            <w:bottom w:w="0" w:type="dxa"/>
            <w:right w:w="108" w:type="dxa"/>
          </w:tblCellMar>
        </w:tblPrEx>
        <w:trPr>
          <w:trHeight w:val="465"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十</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宁化县</w:t>
            </w:r>
            <w:r>
              <w:rPr>
                <w:rFonts w:ascii="Times New Roman" w:hAnsi="Times New Roman" w:eastAsia="宋体" w:cs="Times New Roman"/>
                <w:b/>
                <w:bCs/>
                <w:szCs w:val="21"/>
              </w:rPr>
              <w:br w:type="textWrapping"/>
            </w:r>
            <w:r>
              <w:rPr>
                <w:rFonts w:ascii="Times New Roman" w:hAnsi="Times New Roman" w:eastAsia="宋体" w:cs="Times New Roman"/>
                <w:b/>
                <w:bCs/>
                <w:szCs w:val="21"/>
              </w:rPr>
              <w:t>（8个）</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xml:space="preserve">17149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9042</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xml:space="preserve">17149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2374</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11431</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2209</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1135</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r>
      <w:tr>
        <w:tblPrEx>
          <w:tblLayout w:type="fixed"/>
          <w:tblCellMar>
            <w:top w:w="0" w:type="dxa"/>
            <w:left w:w="108" w:type="dxa"/>
            <w:bottom w:w="0" w:type="dxa"/>
            <w:right w:w="108" w:type="dxa"/>
          </w:tblCellMar>
        </w:tblPrEx>
        <w:trPr>
          <w:trHeight w:val="1394"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闽江上游沙溪流域宁化段水土流失综合治理项目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10000</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6640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10000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2000</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山水林田湖草专项资金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5550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水土保持专项资金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1315</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1135</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宁化县各乡镇</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宁化县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三明市水利局</w:t>
            </w:r>
          </w:p>
        </w:tc>
      </w:tr>
      <w:tr>
        <w:tblPrEx>
          <w:tblLayout w:type="fixed"/>
          <w:tblCellMar>
            <w:top w:w="0" w:type="dxa"/>
            <w:left w:w="108" w:type="dxa"/>
            <w:bottom w:w="0" w:type="dxa"/>
            <w:right w:w="108" w:type="dxa"/>
          </w:tblCellMar>
        </w:tblPrEx>
        <w:trPr>
          <w:trHeight w:val="929"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宁化县地质灾害防治项目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1987</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1420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1987</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0</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1987</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宁化县各乡镇人民政府</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宁化县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三明市自然资源局</w:t>
            </w:r>
          </w:p>
        </w:tc>
      </w:tr>
      <w:tr>
        <w:tblPrEx>
          <w:tblLayout w:type="fixed"/>
          <w:tblCellMar>
            <w:top w:w="0" w:type="dxa"/>
            <w:left w:w="108" w:type="dxa"/>
            <w:bottom w:w="0" w:type="dxa"/>
            <w:right w:w="108" w:type="dxa"/>
          </w:tblCellMar>
        </w:tblPrEx>
        <w:trPr>
          <w:trHeight w:val="836"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宁化县重点生态区位商品林赎买等改革</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1180</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1180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354</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山水林田湖草专项资金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472</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配套资金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354</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宁化县林业局</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宁化县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三明市林业局</w:t>
            </w:r>
          </w:p>
        </w:tc>
      </w:tr>
      <w:tr>
        <w:tblPrEx>
          <w:tblLayout w:type="fixed"/>
          <w:tblCellMar>
            <w:top w:w="0" w:type="dxa"/>
            <w:left w:w="108" w:type="dxa"/>
            <w:bottom w:w="0" w:type="dxa"/>
            <w:right w:w="108" w:type="dxa"/>
          </w:tblCellMar>
        </w:tblPrEx>
        <w:trPr>
          <w:trHeight w:val="1394"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宁化县水茜镇张坊村兴坑组饮用水水源地整治工程　</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100</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100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20</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山水林田湖草专项资金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配套资金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40</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宁化县水茜镇人民政府</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宁化县人民政府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三明市生态环境局</w:t>
            </w:r>
          </w:p>
        </w:tc>
      </w:tr>
      <w:tr>
        <w:tblPrEx>
          <w:tblLayout w:type="fixed"/>
          <w:tblCellMar>
            <w:top w:w="0" w:type="dxa"/>
            <w:left w:w="108" w:type="dxa"/>
            <w:bottom w:w="0" w:type="dxa"/>
            <w:right w:w="108" w:type="dxa"/>
          </w:tblCellMar>
        </w:tblPrEx>
        <w:trPr>
          <w:trHeight w:val="666"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5</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宁化西溪小流域水环境综合整治工程</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890</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890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890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890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以奖促治专、以奖代补项资金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宁化县各乡镇人民政府</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宁化县人民政府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三明市生态环境局</w:t>
            </w:r>
          </w:p>
        </w:tc>
      </w:tr>
      <w:tr>
        <w:tblPrEx>
          <w:tblLayout w:type="fixed"/>
          <w:tblCellMar>
            <w:top w:w="0" w:type="dxa"/>
            <w:left w:w="108" w:type="dxa"/>
            <w:bottom w:w="0" w:type="dxa"/>
            <w:right w:w="108" w:type="dxa"/>
          </w:tblCellMar>
        </w:tblPrEx>
        <w:trPr>
          <w:trHeight w:val="929"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6</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宁化宁溪小流域水环境综合整治工程</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92</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92</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92</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92</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重点流域治理资金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宁化县安远镇人民政府</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宁化县人民政府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三明市生态环境局</w:t>
            </w:r>
          </w:p>
        </w:tc>
      </w:tr>
      <w:tr>
        <w:tblPrEx>
          <w:tblLayout w:type="fixed"/>
          <w:tblCellMar>
            <w:top w:w="0" w:type="dxa"/>
            <w:left w:w="108" w:type="dxa"/>
            <w:bottom w:w="0" w:type="dxa"/>
            <w:right w:w="108" w:type="dxa"/>
          </w:tblCellMar>
        </w:tblPrEx>
        <w:trPr>
          <w:trHeight w:val="1161"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7</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宁化县淮土镇石壁溪淮土段安全水系建设项目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1450</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1450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1200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省级专项资金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250</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宁化县淮土镇人民政府</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宁化县人民政府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三明市水利局</w:t>
            </w:r>
          </w:p>
        </w:tc>
      </w:tr>
      <w:tr>
        <w:tblPrEx>
          <w:tblLayout w:type="fixed"/>
          <w:tblCellMar>
            <w:top w:w="0" w:type="dxa"/>
            <w:left w:w="108" w:type="dxa"/>
            <w:bottom w:w="0" w:type="dxa"/>
            <w:right w:w="108" w:type="dxa"/>
          </w:tblCellMar>
        </w:tblPrEx>
        <w:trPr>
          <w:trHeight w:val="929"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8</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宁化县中沙乡中沙溪安全生态水系</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1450</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1450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1200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省级专项资金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250</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宁化县中沙乡人民政府</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宁化县人民政府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三明市水利局</w:t>
            </w:r>
          </w:p>
        </w:tc>
      </w:tr>
      <w:tr>
        <w:tblPrEx>
          <w:tblLayout w:type="fixed"/>
          <w:tblCellMar>
            <w:top w:w="0" w:type="dxa"/>
            <w:left w:w="108" w:type="dxa"/>
            <w:bottom w:w="0" w:type="dxa"/>
            <w:right w:w="108" w:type="dxa"/>
          </w:tblCellMar>
        </w:tblPrEx>
        <w:trPr>
          <w:trHeight w:val="465"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十一</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清流县</w:t>
            </w:r>
            <w:r>
              <w:rPr>
                <w:rFonts w:ascii="Times New Roman" w:hAnsi="Times New Roman" w:eastAsia="宋体" w:cs="Times New Roman"/>
                <w:b/>
                <w:bCs/>
                <w:szCs w:val="21"/>
              </w:rPr>
              <w:br w:type="textWrapping"/>
            </w:r>
            <w:r>
              <w:rPr>
                <w:rFonts w:ascii="Times New Roman" w:hAnsi="Times New Roman" w:eastAsia="宋体" w:cs="Times New Roman"/>
                <w:b/>
                <w:bCs/>
                <w:szCs w:val="21"/>
              </w:rPr>
              <w:t>（5个）</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color w:val="000000"/>
                <w:szCs w:val="21"/>
              </w:rPr>
              <w:t>17767</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color w:val="000000"/>
                <w:szCs w:val="21"/>
              </w:rPr>
              <w:t>13574</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color w:val="000000"/>
                <w:szCs w:val="21"/>
              </w:rPr>
              <w:t>17767</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color w:val="000000"/>
                <w:szCs w:val="21"/>
              </w:rPr>
              <w:t>4221</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color w:val="000000"/>
                <w:szCs w:val="21"/>
              </w:rPr>
              <w:t>0</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color w:val="000000"/>
                <w:szCs w:val="21"/>
              </w:rPr>
              <w:t>4220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color w:val="000000"/>
                <w:szCs w:val="21"/>
              </w:rPr>
              <w:t>0</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color w:val="000000"/>
                <w:szCs w:val="21"/>
              </w:rPr>
              <w:t>1751</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color w:val="000000"/>
                <w:szCs w:val="21"/>
              </w:rPr>
              <w:t>0</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color w:val="000000"/>
                <w:szCs w:val="21"/>
              </w:rPr>
              <w:t>7575</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r>
      <w:tr>
        <w:tblPrEx>
          <w:tblLayout w:type="fixed"/>
          <w:tblCellMar>
            <w:top w:w="0" w:type="dxa"/>
            <w:left w:w="108" w:type="dxa"/>
            <w:bottom w:w="0" w:type="dxa"/>
            <w:right w:w="108" w:type="dxa"/>
          </w:tblCellMar>
        </w:tblPrEx>
        <w:trPr>
          <w:trHeight w:val="90"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九龙湖生态保护与修复项目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3400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2181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3400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360</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山水林田湖草试点项目建设资金360万元</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省级</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1308</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1732</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自筹</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清流县畜牧水产局</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清流县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三明市农业农村局</w:t>
            </w:r>
          </w:p>
        </w:tc>
      </w:tr>
      <w:tr>
        <w:tblPrEx>
          <w:tblLayout w:type="fixed"/>
          <w:tblCellMar>
            <w:top w:w="0" w:type="dxa"/>
            <w:left w:w="108" w:type="dxa"/>
            <w:bottom w:w="0" w:type="dxa"/>
            <w:right w:w="108" w:type="dxa"/>
          </w:tblCellMar>
        </w:tblPrEx>
        <w:trPr>
          <w:trHeight w:val="1394"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闽江上游沙溪流域清流段水土流失综合治理项目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6407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4964</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6407</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641</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山水林田湖草试点项目建设资金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3100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省级</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443</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2223</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自筹</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项目所在乡镇人民政府</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清流县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三明市水利局</w:t>
            </w:r>
          </w:p>
        </w:tc>
      </w:tr>
      <w:tr>
        <w:tblPrEx>
          <w:tblLayout w:type="fixed"/>
          <w:tblCellMar>
            <w:top w:w="0" w:type="dxa"/>
            <w:left w:w="108" w:type="dxa"/>
            <w:bottom w:w="0" w:type="dxa"/>
            <w:right w:w="108" w:type="dxa"/>
          </w:tblCellMar>
        </w:tblPrEx>
        <w:trPr>
          <w:trHeight w:val="836"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清流县地质灾害防治项目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3200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3200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3200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2880</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特大型地质灾害防治专项资金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320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省级地质灾害防治补助资金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0</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清流县自然资源局</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清流县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三明市自然资源局</w:t>
            </w:r>
          </w:p>
        </w:tc>
      </w:tr>
      <w:tr>
        <w:tblPrEx>
          <w:tblLayout w:type="fixed"/>
          <w:tblCellMar>
            <w:top w:w="0" w:type="dxa"/>
            <w:left w:w="108" w:type="dxa"/>
            <w:bottom w:w="0" w:type="dxa"/>
            <w:right w:w="108" w:type="dxa"/>
          </w:tblCellMar>
        </w:tblPrEx>
        <w:trPr>
          <w:trHeight w:val="929"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清流县废弃关闭矿山生态恢复治理</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3400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1869</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3400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340</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山水林田湖草试点项目建设资金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0</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3060</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社会资金</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清流县自然资源局</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清流县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三明市自然资源局</w:t>
            </w:r>
          </w:p>
        </w:tc>
      </w:tr>
      <w:tr>
        <w:tblPrEx>
          <w:tblLayout w:type="fixed"/>
          <w:tblCellMar>
            <w:top w:w="0" w:type="dxa"/>
            <w:left w:w="108" w:type="dxa"/>
            <w:bottom w:w="0" w:type="dxa"/>
            <w:right w:w="108" w:type="dxa"/>
          </w:tblCellMar>
        </w:tblPrEx>
        <w:trPr>
          <w:trHeight w:val="1161"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5</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清流嵩溪溪小流域水环境综合整治工程</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1360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1360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1360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0</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800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省级流域补偿资金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0</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560</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企业自筹</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三明市清流生态环境局</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清流县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三明市生态环境局</w:t>
            </w:r>
          </w:p>
        </w:tc>
      </w:tr>
      <w:tr>
        <w:tblPrEx>
          <w:tblLayout w:type="fixed"/>
          <w:tblCellMar>
            <w:top w:w="0" w:type="dxa"/>
            <w:left w:w="108" w:type="dxa"/>
            <w:bottom w:w="0" w:type="dxa"/>
            <w:right w:w="108" w:type="dxa"/>
          </w:tblCellMar>
        </w:tblPrEx>
        <w:trPr>
          <w:trHeight w:val="465"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十二</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明溪县</w:t>
            </w:r>
            <w:r>
              <w:rPr>
                <w:rFonts w:ascii="Times New Roman" w:hAnsi="Times New Roman" w:eastAsia="宋体" w:cs="Times New Roman"/>
                <w:b/>
                <w:bCs/>
                <w:szCs w:val="21"/>
              </w:rPr>
              <w:br w:type="textWrapping"/>
            </w:r>
            <w:r>
              <w:rPr>
                <w:rFonts w:ascii="Times New Roman" w:hAnsi="Times New Roman" w:eastAsia="宋体" w:cs="Times New Roman"/>
                <w:b/>
                <w:bCs/>
                <w:szCs w:val="21"/>
              </w:rPr>
              <w:t>（7个）</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xml:space="preserve">21319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xml:space="preserve">13057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xml:space="preserve">21319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3468</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10332</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xml:space="preserve">5189 </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2330</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b/>
                <w:bCs/>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r>
      <w:tr>
        <w:tblPrEx>
          <w:tblLayout w:type="fixed"/>
          <w:tblCellMar>
            <w:top w:w="0" w:type="dxa"/>
            <w:left w:w="108" w:type="dxa"/>
            <w:bottom w:w="0" w:type="dxa"/>
            <w:right w:w="108" w:type="dxa"/>
          </w:tblCellMar>
        </w:tblPrEx>
        <w:trPr>
          <w:trHeight w:val="2508"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沙溪流域明溪段国际候鸟迁徙通道保护与修复工程</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8844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5934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8844</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1474</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山水林田湖草中央奖补资金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4422</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1.造林绿化省级补助资金</w:t>
            </w:r>
            <w:r>
              <w:rPr>
                <w:rFonts w:ascii="Times New Roman" w:hAnsi="Times New Roman" w:eastAsia="宋体" w:cs="Times New Roman"/>
                <w:szCs w:val="21"/>
              </w:rPr>
              <w:br w:type="textWrapping"/>
            </w:r>
            <w:r>
              <w:rPr>
                <w:rFonts w:ascii="Times New Roman" w:hAnsi="Times New Roman" w:eastAsia="宋体" w:cs="Times New Roman"/>
                <w:szCs w:val="21"/>
              </w:rPr>
              <w:t>2.省级财政林业专项资金</w:t>
            </w:r>
            <w:r>
              <w:rPr>
                <w:rFonts w:ascii="Times New Roman" w:hAnsi="Times New Roman" w:eastAsia="宋体" w:cs="Times New Roman"/>
                <w:szCs w:val="21"/>
              </w:rPr>
              <w:br w:type="textWrapping"/>
            </w:r>
            <w:r>
              <w:rPr>
                <w:rFonts w:ascii="Times New Roman" w:hAnsi="Times New Roman" w:eastAsia="宋体" w:cs="Times New Roman"/>
                <w:szCs w:val="21"/>
              </w:rPr>
              <w:t>3.重点流域生态补偿资金</w:t>
            </w:r>
            <w:r>
              <w:rPr>
                <w:rFonts w:ascii="Times New Roman" w:hAnsi="Times New Roman" w:eastAsia="宋体" w:cs="Times New Roman"/>
                <w:szCs w:val="21"/>
              </w:rPr>
              <w:br w:type="textWrapping"/>
            </w:r>
            <w:r>
              <w:rPr>
                <w:rFonts w:ascii="Times New Roman" w:hAnsi="Times New Roman" w:eastAsia="宋体" w:cs="Times New Roman"/>
                <w:szCs w:val="21"/>
              </w:rPr>
              <w:t>4.其他省级财政资金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2948</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明溪县林业局</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明溪县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三明市林业局</w:t>
            </w:r>
          </w:p>
        </w:tc>
      </w:tr>
      <w:tr>
        <w:tblPrEx>
          <w:tblLayout w:type="fixed"/>
          <w:tblCellMar>
            <w:top w:w="0" w:type="dxa"/>
            <w:left w:w="108" w:type="dxa"/>
            <w:bottom w:w="0" w:type="dxa"/>
            <w:right w:w="108" w:type="dxa"/>
          </w:tblCellMar>
        </w:tblPrEx>
        <w:trPr>
          <w:trHeight w:val="1394"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闽江上游沙溪流域明溪段水土流失综合治理项目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6407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2960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6407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1200 </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1.山水林田湖草中央奖补资金</w:t>
            </w:r>
            <w:r>
              <w:rPr>
                <w:rFonts w:ascii="Times New Roman" w:hAnsi="Times New Roman" w:eastAsia="宋体" w:cs="Times New Roman"/>
                <w:szCs w:val="21"/>
              </w:rPr>
              <w:br w:type="textWrapping"/>
            </w:r>
            <w:r>
              <w:rPr>
                <w:rFonts w:ascii="Times New Roman" w:hAnsi="Times New Roman" w:eastAsia="宋体" w:cs="Times New Roman"/>
                <w:szCs w:val="21"/>
              </w:rPr>
              <w:t>2.水土保持中央资金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2750 </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1.省级安全生态水系资金</w:t>
            </w:r>
            <w:r>
              <w:rPr>
                <w:rFonts w:ascii="Times New Roman" w:hAnsi="Times New Roman" w:eastAsia="宋体" w:cs="Times New Roman"/>
                <w:szCs w:val="21"/>
              </w:rPr>
              <w:br w:type="textWrapping"/>
            </w:r>
            <w:r>
              <w:rPr>
                <w:rFonts w:ascii="Times New Roman" w:hAnsi="Times New Roman" w:eastAsia="宋体" w:cs="Times New Roman"/>
                <w:szCs w:val="21"/>
              </w:rPr>
              <w:t>2.省级水土保持专项资金</w:t>
            </w:r>
            <w:r>
              <w:rPr>
                <w:rFonts w:ascii="Times New Roman" w:hAnsi="Times New Roman" w:eastAsia="宋体" w:cs="Times New Roman"/>
                <w:szCs w:val="21"/>
              </w:rPr>
              <w:br w:type="textWrapping"/>
            </w:r>
            <w:r>
              <w:rPr>
                <w:rFonts w:ascii="Times New Roman" w:hAnsi="Times New Roman" w:eastAsia="宋体" w:cs="Times New Roman"/>
                <w:szCs w:val="21"/>
              </w:rPr>
              <w:t>3.其他省级财政资金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1357</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1100</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瀚仙镇、</w:t>
            </w:r>
            <w:r>
              <w:rPr>
                <w:rFonts w:ascii="Times New Roman" w:hAnsi="Times New Roman" w:eastAsia="宋体" w:cs="Times New Roman"/>
                <w:szCs w:val="21"/>
              </w:rPr>
              <w:br w:type="textWrapping"/>
            </w:r>
            <w:r>
              <w:rPr>
                <w:rFonts w:ascii="Times New Roman" w:hAnsi="Times New Roman" w:eastAsia="宋体" w:cs="Times New Roman"/>
                <w:szCs w:val="21"/>
              </w:rPr>
              <w:t>胡坊镇、</w:t>
            </w:r>
            <w:r>
              <w:rPr>
                <w:rFonts w:ascii="Times New Roman" w:hAnsi="Times New Roman" w:eastAsia="宋体" w:cs="Times New Roman"/>
                <w:szCs w:val="21"/>
              </w:rPr>
              <w:br w:type="textWrapping"/>
            </w:r>
            <w:r>
              <w:rPr>
                <w:rFonts w:ascii="Times New Roman" w:hAnsi="Times New Roman" w:eastAsia="宋体" w:cs="Times New Roman"/>
                <w:szCs w:val="21"/>
              </w:rPr>
              <w:t>夏阳乡、</w:t>
            </w:r>
            <w:r>
              <w:rPr>
                <w:rFonts w:ascii="Times New Roman" w:hAnsi="Times New Roman" w:eastAsia="宋体" w:cs="Times New Roman"/>
                <w:szCs w:val="21"/>
              </w:rPr>
              <w:br w:type="textWrapping"/>
            </w:r>
            <w:r>
              <w:rPr>
                <w:rFonts w:ascii="Times New Roman" w:hAnsi="Times New Roman" w:eastAsia="宋体" w:cs="Times New Roman"/>
                <w:szCs w:val="21"/>
              </w:rPr>
              <w:t>盖洋镇、</w:t>
            </w:r>
            <w:r>
              <w:rPr>
                <w:rFonts w:ascii="Times New Roman" w:hAnsi="Times New Roman" w:eastAsia="宋体" w:cs="Times New Roman"/>
                <w:szCs w:val="21"/>
              </w:rPr>
              <w:br w:type="textWrapping"/>
            </w:r>
            <w:r>
              <w:rPr>
                <w:rFonts w:ascii="Times New Roman" w:hAnsi="Times New Roman" w:eastAsia="宋体" w:cs="Times New Roman"/>
                <w:szCs w:val="21"/>
              </w:rPr>
              <w:t>枫溪乡人民政府</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明溪县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三明市水利局</w:t>
            </w:r>
          </w:p>
        </w:tc>
      </w:tr>
      <w:tr>
        <w:tblPrEx>
          <w:tblLayout w:type="fixed"/>
          <w:tblCellMar>
            <w:top w:w="0" w:type="dxa"/>
            <w:left w:w="108" w:type="dxa"/>
            <w:bottom w:w="0" w:type="dxa"/>
            <w:right w:w="108" w:type="dxa"/>
          </w:tblCellMar>
        </w:tblPrEx>
        <w:trPr>
          <w:trHeight w:val="836"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闽江上游重点生态区位商品林赎买（租用）</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1434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831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1434</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250 </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山水林田湖草中央奖补资金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710 </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其他省级财政资金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474</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明溪县林业总公司</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明溪县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三明市林业局</w:t>
            </w:r>
          </w:p>
        </w:tc>
      </w:tr>
      <w:tr>
        <w:tblPrEx>
          <w:tblLayout w:type="fixed"/>
          <w:tblCellMar>
            <w:top w:w="0" w:type="dxa"/>
            <w:left w:w="108" w:type="dxa"/>
            <w:bottom w:w="0" w:type="dxa"/>
            <w:right w:w="108" w:type="dxa"/>
          </w:tblCellMar>
        </w:tblPrEx>
        <w:trPr>
          <w:trHeight w:val="836"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明溪县饮用水水源地综合整治项目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277</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65</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277</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44</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山水林田湖草中央奖补资金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168</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1.重点流域生态补偿资金</w:t>
            </w:r>
            <w:r>
              <w:rPr>
                <w:rFonts w:ascii="Times New Roman" w:hAnsi="Times New Roman" w:eastAsia="宋体" w:cs="Times New Roman"/>
                <w:szCs w:val="21"/>
              </w:rPr>
              <w:br w:type="textWrapping"/>
            </w:r>
            <w:r>
              <w:rPr>
                <w:rFonts w:ascii="Times New Roman" w:hAnsi="Times New Roman" w:eastAsia="宋体" w:cs="Times New Roman"/>
                <w:szCs w:val="21"/>
              </w:rPr>
              <w:t>2.其他省级财政资金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65</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城关乡、胡坊镇、沙溪乡、夏阳乡、盖洋镇、夏坊乡、枫溪乡人民政府</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明溪县人民政府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三明市生态环境局</w:t>
            </w:r>
          </w:p>
        </w:tc>
      </w:tr>
      <w:tr>
        <w:tblPrEx>
          <w:tblLayout w:type="fixed"/>
          <w:tblCellMar>
            <w:top w:w="0" w:type="dxa"/>
            <w:left w:w="108" w:type="dxa"/>
            <w:bottom w:w="0" w:type="dxa"/>
            <w:right w:w="108" w:type="dxa"/>
          </w:tblCellMar>
        </w:tblPrEx>
        <w:trPr>
          <w:trHeight w:val="623"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5</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明溪县小流域综合治理项目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1956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1230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1956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314</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山水林田湖草中央奖补资金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412</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1.重点流域生态补偿资金</w:t>
            </w:r>
            <w:r>
              <w:rPr>
                <w:rFonts w:ascii="Times New Roman" w:hAnsi="Times New Roman" w:eastAsia="宋体" w:cs="Times New Roman"/>
                <w:szCs w:val="21"/>
              </w:rPr>
              <w:br w:type="textWrapping"/>
            </w:r>
            <w:r>
              <w:rPr>
                <w:rFonts w:ascii="Times New Roman" w:hAnsi="Times New Roman" w:eastAsia="宋体" w:cs="Times New Roman"/>
                <w:szCs w:val="21"/>
              </w:rPr>
              <w:t>2.其他省级财政资金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1230</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明溪生态环境局</w:t>
            </w:r>
            <w:r>
              <w:rPr>
                <w:rFonts w:ascii="Times New Roman" w:hAnsi="Times New Roman" w:eastAsia="宋体" w:cs="Times New Roman"/>
                <w:szCs w:val="21"/>
              </w:rPr>
              <w:br w:type="textWrapping"/>
            </w:r>
            <w:r>
              <w:rPr>
                <w:rFonts w:ascii="Times New Roman" w:hAnsi="Times New Roman" w:eastAsia="宋体" w:cs="Times New Roman"/>
                <w:szCs w:val="21"/>
              </w:rPr>
              <w:t>沙溪乡、夏阳乡、盖洋镇人民政府</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明溪县人民政府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三明市生态环境局</w:t>
            </w:r>
          </w:p>
        </w:tc>
      </w:tr>
      <w:tr>
        <w:tblPrEx>
          <w:tblLayout w:type="fixed"/>
          <w:tblCellMar>
            <w:top w:w="0" w:type="dxa"/>
            <w:left w:w="108" w:type="dxa"/>
            <w:bottom w:w="0" w:type="dxa"/>
            <w:right w:w="108" w:type="dxa"/>
          </w:tblCellMar>
        </w:tblPrEx>
        <w:trPr>
          <w:trHeight w:val="1254"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6</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福建君子峰国家级自然保护区内电站退出及生态修复</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1164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800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1164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186</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山水林田湖草中央奖补资金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870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1.重点流域生态补偿资金</w:t>
            </w:r>
            <w:r>
              <w:rPr>
                <w:rFonts w:ascii="Times New Roman" w:hAnsi="Times New Roman" w:eastAsia="宋体" w:cs="Times New Roman"/>
                <w:szCs w:val="21"/>
              </w:rPr>
              <w:br w:type="textWrapping"/>
            </w:r>
            <w:r>
              <w:rPr>
                <w:rFonts w:ascii="Times New Roman" w:hAnsi="Times New Roman" w:eastAsia="宋体" w:cs="Times New Roman"/>
                <w:szCs w:val="21"/>
              </w:rPr>
              <w:t>2.其他省级财政资金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108</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夏阳乡、盖洋镇、夏坊乡人民政府</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明溪县</w:t>
            </w:r>
            <w:r>
              <w:rPr>
                <w:rFonts w:ascii="Times New Roman" w:hAnsi="Times New Roman" w:eastAsia="宋体" w:cs="Times New Roman"/>
                <w:szCs w:val="21"/>
              </w:rPr>
              <w:br w:type="textWrapping"/>
            </w:r>
            <w:r>
              <w:rPr>
                <w:rFonts w:ascii="Times New Roman" w:hAnsi="Times New Roman" w:eastAsia="宋体" w:cs="Times New Roman"/>
                <w:szCs w:val="21"/>
              </w:rPr>
              <w:t>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三明市水利局</w:t>
            </w:r>
          </w:p>
        </w:tc>
      </w:tr>
      <w:tr>
        <w:tblPrEx>
          <w:tblLayout w:type="fixed"/>
          <w:tblCellMar>
            <w:top w:w="0" w:type="dxa"/>
            <w:left w:w="108" w:type="dxa"/>
            <w:bottom w:w="0" w:type="dxa"/>
            <w:right w:w="108" w:type="dxa"/>
          </w:tblCellMar>
        </w:tblPrEx>
        <w:trPr>
          <w:trHeight w:val="1254"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7</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明溪县渔塘溪城区上游段安全生态水系建设项目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1237 </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1237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1237 </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1000 </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1.省级安全生态水系资金</w:t>
            </w:r>
            <w:r>
              <w:rPr>
                <w:rFonts w:ascii="Times New Roman" w:hAnsi="Times New Roman" w:eastAsia="宋体" w:cs="Times New Roman"/>
                <w:szCs w:val="21"/>
              </w:rPr>
              <w:br w:type="textWrapping"/>
            </w:r>
            <w:r>
              <w:rPr>
                <w:rFonts w:ascii="Times New Roman" w:hAnsi="Times New Roman" w:eastAsia="宋体" w:cs="Times New Roman"/>
                <w:szCs w:val="21"/>
              </w:rPr>
              <w:t>2.其他省级财政资金</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xml:space="preserve">237 </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明溪县人民政府</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明溪县人民政府</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三明市水利局</w:t>
            </w:r>
          </w:p>
        </w:tc>
      </w:tr>
      <w:tr>
        <w:tblPrEx>
          <w:tblLayout w:type="fixed"/>
          <w:tblCellMar>
            <w:top w:w="0" w:type="dxa"/>
            <w:left w:w="108" w:type="dxa"/>
            <w:bottom w:w="0" w:type="dxa"/>
            <w:right w:w="108" w:type="dxa"/>
          </w:tblCellMar>
        </w:tblPrEx>
        <w:trPr>
          <w:trHeight w:val="90"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b/>
                <w:bCs/>
                <w:szCs w:val="21"/>
              </w:rPr>
              <w:t>十三</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b/>
                <w:bCs/>
                <w:szCs w:val="21"/>
              </w:rPr>
              <w:t>市直</w:t>
            </w:r>
            <w:r>
              <w:rPr>
                <w:rFonts w:ascii="Times New Roman" w:hAnsi="Times New Roman" w:eastAsia="宋体" w:cs="Times New Roman"/>
                <w:b/>
                <w:bCs/>
                <w:szCs w:val="21"/>
              </w:rPr>
              <w:br w:type="textWrapping"/>
            </w:r>
            <w:r>
              <w:rPr>
                <w:rFonts w:ascii="Times New Roman" w:hAnsi="Times New Roman" w:eastAsia="宋体" w:cs="Times New Roman"/>
                <w:b/>
                <w:bCs/>
                <w:szCs w:val="21"/>
              </w:rPr>
              <w:t>（</w:t>
            </w:r>
            <w:r>
              <w:rPr>
                <w:rFonts w:hint="eastAsia" w:ascii="Times New Roman" w:hAnsi="Times New Roman" w:eastAsia="宋体" w:cs="Times New Roman"/>
                <w:b/>
                <w:bCs/>
                <w:szCs w:val="21"/>
                <w:lang w:val="en-US" w:eastAsia="zh-CN"/>
              </w:rPr>
              <w:t>5</w:t>
            </w:r>
            <w:r>
              <w:rPr>
                <w:rFonts w:ascii="Times New Roman" w:hAnsi="Times New Roman" w:eastAsia="宋体" w:cs="Times New Roman"/>
                <w:b/>
                <w:bCs/>
                <w:szCs w:val="21"/>
              </w:rPr>
              <w:t>个）</w:t>
            </w:r>
          </w:p>
        </w:tc>
        <w:tc>
          <w:tcPr>
            <w:tcW w:w="97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ascii="Times New Roman" w:hAnsi="Times New Roman" w:eastAsia="宋体" w:cs="Times New Roman"/>
                <w:szCs w:val="21"/>
              </w:rPr>
            </w:pPr>
            <w:r>
              <w:rPr>
                <w:rFonts w:hint="default" w:ascii="Times New Roman" w:hAnsi="Times New Roman" w:eastAsia="宋体" w:cs="Times New Roman"/>
                <w:b/>
                <w:i w:val="0"/>
                <w:color w:val="000000"/>
                <w:kern w:val="0"/>
                <w:sz w:val="21"/>
                <w:szCs w:val="21"/>
                <w:u w:val="none"/>
                <w:lang w:val="en-US" w:eastAsia="zh-CN" w:bidi="ar"/>
              </w:rPr>
              <w:t>88439.05</w:t>
            </w:r>
          </w:p>
        </w:tc>
        <w:tc>
          <w:tcPr>
            <w:tcW w:w="96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ascii="Times New Roman" w:hAnsi="Times New Roman" w:eastAsia="宋体" w:cs="Times New Roman"/>
                <w:szCs w:val="21"/>
              </w:rPr>
            </w:pPr>
            <w:r>
              <w:rPr>
                <w:rFonts w:hint="default" w:ascii="Times New Roman" w:hAnsi="Times New Roman" w:eastAsia="宋体" w:cs="Times New Roman"/>
                <w:b/>
                <w:i w:val="0"/>
                <w:color w:val="000000"/>
                <w:kern w:val="0"/>
                <w:sz w:val="21"/>
                <w:szCs w:val="21"/>
                <w:u w:val="none"/>
                <w:lang w:val="en-US" w:eastAsia="zh-CN" w:bidi="ar"/>
              </w:rPr>
              <w:t>770</w:t>
            </w:r>
          </w:p>
        </w:tc>
        <w:tc>
          <w:tcPr>
            <w:tcW w:w="1109"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ascii="Times New Roman" w:hAnsi="Times New Roman" w:eastAsia="宋体" w:cs="Times New Roman"/>
                <w:szCs w:val="21"/>
              </w:rPr>
            </w:pPr>
            <w:r>
              <w:rPr>
                <w:rFonts w:hint="default" w:ascii="Times New Roman" w:hAnsi="Times New Roman" w:eastAsia="宋体" w:cs="Times New Roman"/>
                <w:b/>
                <w:i w:val="0"/>
                <w:color w:val="000000"/>
                <w:kern w:val="0"/>
                <w:sz w:val="21"/>
                <w:szCs w:val="21"/>
                <w:u w:val="none"/>
                <w:lang w:val="en-US" w:eastAsia="zh-CN" w:bidi="ar"/>
              </w:rPr>
              <w:t>88439.05</w:t>
            </w:r>
          </w:p>
        </w:tc>
        <w:tc>
          <w:tcPr>
            <w:tcW w:w="1109"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ascii="Times New Roman" w:hAnsi="Times New Roman" w:eastAsia="宋体" w:cs="Times New Roman"/>
                <w:szCs w:val="21"/>
              </w:rPr>
            </w:pPr>
            <w:r>
              <w:rPr>
                <w:rFonts w:hint="default" w:ascii="Times New Roman" w:hAnsi="Times New Roman" w:eastAsia="宋体" w:cs="Times New Roman"/>
                <w:b/>
                <w:i w:val="0"/>
                <w:color w:val="000000"/>
                <w:kern w:val="0"/>
                <w:sz w:val="21"/>
                <w:szCs w:val="21"/>
                <w:u w:val="none"/>
                <w:lang w:val="en-US" w:eastAsia="zh-CN" w:bidi="ar"/>
              </w:rPr>
              <w:t>21597.88</w:t>
            </w:r>
          </w:p>
        </w:tc>
        <w:tc>
          <w:tcPr>
            <w:tcW w:w="1237"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ascii="Times New Roman" w:hAnsi="Times New Roman" w:eastAsia="宋体" w:cs="Times New Roman"/>
                <w:szCs w:val="21"/>
              </w:rPr>
            </w:pPr>
            <w:r>
              <w:rPr>
                <w:rFonts w:hint="default" w:ascii="Times New Roman" w:hAnsi="Times New Roman" w:eastAsia="宋体" w:cs="Times New Roman"/>
                <w:b/>
                <w:i w:val="0"/>
                <w:color w:val="000000"/>
                <w:kern w:val="0"/>
                <w:sz w:val="21"/>
                <w:szCs w:val="21"/>
                <w:u w:val="none"/>
                <w:lang w:val="en-US" w:eastAsia="zh-CN" w:bidi="ar"/>
              </w:rPr>
              <w:t>0</w:t>
            </w:r>
          </w:p>
        </w:tc>
        <w:tc>
          <w:tcPr>
            <w:tcW w:w="1132"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ascii="Times New Roman" w:hAnsi="Times New Roman" w:eastAsia="宋体" w:cs="Times New Roman"/>
                <w:szCs w:val="21"/>
              </w:rPr>
            </w:pPr>
            <w:r>
              <w:rPr>
                <w:rFonts w:hint="default" w:ascii="Times New Roman" w:hAnsi="Times New Roman" w:eastAsia="宋体" w:cs="Times New Roman"/>
                <w:b/>
                <w:i w:val="0"/>
                <w:color w:val="000000"/>
                <w:kern w:val="0"/>
                <w:sz w:val="21"/>
                <w:szCs w:val="21"/>
                <w:u w:val="none"/>
                <w:lang w:val="en-US" w:eastAsia="zh-CN" w:bidi="ar"/>
              </w:rPr>
              <w:t>56704.6</w:t>
            </w:r>
          </w:p>
        </w:tc>
        <w:tc>
          <w:tcPr>
            <w:tcW w:w="173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ascii="Times New Roman" w:hAnsi="Times New Roman" w:eastAsia="宋体" w:cs="Times New Roman"/>
                <w:szCs w:val="21"/>
              </w:rPr>
            </w:pPr>
            <w:r>
              <w:rPr>
                <w:rFonts w:hint="default" w:ascii="Times New Roman" w:hAnsi="Times New Roman" w:eastAsia="宋体" w:cs="Times New Roman"/>
                <w:b/>
                <w:i w:val="0"/>
                <w:color w:val="000000"/>
                <w:kern w:val="0"/>
                <w:sz w:val="21"/>
                <w:szCs w:val="21"/>
                <w:u w:val="none"/>
                <w:lang w:val="en-US" w:eastAsia="zh-CN" w:bidi="ar"/>
              </w:rPr>
              <w:t>0</w:t>
            </w:r>
          </w:p>
        </w:tc>
        <w:tc>
          <w:tcPr>
            <w:tcW w:w="1156"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ascii="Times New Roman" w:hAnsi="Times New Roman" w:eastAsia="宋体" w:cs="Times New Roman"/>
                <w:szCs w:val="21"/>
              </w:rPr>
            </w:pPr>
            <w:r>
              <w:rPr>
                <w:rFonts w:hint="default" w:ascii="Times New Roman" w:hAnsi="Times New Roman" w:eastAsia="宋体" w:cs="Times New Roman"/>
                <w:b/>
                <w:i w:val="0"/>
                <w:color w:val="000000"/>
                <w:kern w:val="0"/>
                <w:sz w:val="21"/>
                <w:szCs w:val="21"/>
                <w:u w:val="none"/>
                <w:lang w:val="en-US" w:eastAsia="zh-CN" w:bidi="ar"/>
              </w:rPr>
              <w:t>8962.81</w:t>
            </w:r>
          </w:p>
        </w:tc>
        <w:tc>
          <w:tcPr>
            <w:tcW w:w="1248"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ascii="Times New Roman" w:hAnsi="Times New Roman" w:eastAsia="宋体" w:cs="Times New Roman"/>
                <w:szCs w:val="21"/>
              </w:rPr>
            </w:pPr>
            <w:r>
              <w:rPr>
                <w:rFonts w:hint="default" w:ascii="Times New Roman" w:hAnsi="Times New Roman" w:eastAsia="宋体" w:cs="Times New Roman"/>
                <w:b/>
                <w:i w:val="0"/>
                <w:color w:val="000000"/>
                <w:kern w:val="0"/>
                <w:sz w:val="21"/>
                <w:szCs w:val="21"/>
                <w:u w:val="none"/>
                <w:lang w:val="en-US" w:eastAsia="zh-CN" w:bidi="ar"/>
              </w:rPr>
              <w:t>0</w:t>
            </w:r>
          </w:p>
        </w:tc>
        <w:tc>
          <w:tcPr>
            <w:tcW w:w="1121" w:type="dxa"/>
            <w:tcBorders>
              <w:top w:val="nil"/>
              <w:left w:val="nil"/>
              <w:bottom w:val="single" w:color="auto" w:sz="4" w:space="0"/>
              <w:right w:val="single" w:color="auto" w:sz="4" w:space="0"/>
            </w:tcBorders>
            <w:shd w:val="clear" w:color="auto" w:fill="auto"/>
            <w:vAlign w:val="center"/>
          </w:tcPr>
          <w:p>
            <w:pPr>
              <w:keepNext w:val="0"/>
              <w:keepLines w:val="0"/>
              <w:widowControl/>
              <w:suppressLineNumbers w:val="0"/>
              <w:jc w:val="center"/>
              <w:textAlignment w:val="center"/>
              <w:rPr>
                <w:rFonts w:ascii="Times New Roman" w:hAnsi="Times New Roman" w:eastAsia="宋体" w:cs="Times New Roman"/>
                <w:szCs w:val="21"/>
              </w:rPr>
            </w:pPr>
            <w:r>
              <w:rPr>
                <w:rFonts w:hint="default" w:ascii="Times New Roman" w:hAnsi="Times New Roman" w:eastAsia="宋体" w:cs="Times New Roman"/>
                <w:b/>
                <w:i w:val="0"/>
                <w:color w:val="000000"/>
                <w:kern w:val="0"/>
                <w:sz w:val="21"/>
                <w:szCs w:val="21"/>
                <w:u w:val="none"/>
                <w:lang w:val="en-US" w:eastAsia="zh-CN" w:bidi="ar"/>
              </w:rPr>
              <w:t>1173.76</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r>
      <w:tr>
        <w:tblPrEx>
          <w:tblLayout w:type="fixed"/>
          <w:tblCellMar>
            <w:top w:w="0" w:type="dxa"/>
            <w:left w:w="108" w:type="dxa"/>
            <w:bottom w:w="0" w:type="dxa"/>
            <w:right w:w="108" w:type="dxa"/>
          </w:tblCellMar>
        </w:tblPrEx>
        <w:trPr>
          <w:trHeight w:val="418"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szCs w:val="21"/>
              </w:rPr>
              <w:t>1</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szCs w:val="21"/>
              </w:rPr>
              <w:t>三明市生态综合监管云平台</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szCs w:val="21"/>
              </w:rPr>
              <w:t>1928.45</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szCs w:val="21"/>
              </w:rPr>
              <w:t>770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szCs w:val="21"/>
              </w:rPr>
              <w:t>1928.45</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szCs w:val="21"/>
              </w:rPr>
              <w:t>320.64</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szCs w:val="21"/>
              </w:rPr>
              <w:t>专项资金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szCs w:val="21"/>
              </w:rPr>
              <w:t>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szCs w:val="21"/>
              </w:rPr>
              <w:t>　</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szCs w:val="21"/>
              </w:rPr>
              <w:t>1607.81</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szCs w:val="21"/>
              </w:rPr>
              <w:t>财政专项资金</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b/>
                <w:bCs/>
                <w:szCs w:val="21"/>
              </w:rPr>
            </w:pPr>
            <w:r>
              <w:rPr>
                <w:rFonts w:ascii="Times New Roman" w:hAnsi="Times New Roman" w:eastAsia="宋体" w:cs="Times New Roman"/>
                <w:szCs w:val="21"/>
              </w:rPr>
              <w:t>　</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r>
      <w:tr>
        <w:tblPrEx>
          <w:tblLayout w:type="fixed"/>
          <w:tblCellMar>
            <w:top w:w="0" w:type="dxa"/>
            <w:left w:w="108" w:type="dxa"/>
            <w:bottom w:w="0" w:type="dxa"/>
            <w:right w:w="108" w:type="dxa"/>
          </w:tblCellMar>
        </w:tblPrEx>
        <w:trPr>
          <w:trHeight w:val="627" w:hRule="atLeast"/>
        </w:trPr>
        <w:tc>
          <w:tcPr>
            <w:tcW w:w="724"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w:t>
            </w:r>
          </w:p>
        </w:tc>
        <w:tc>
          <w:tcPr>
            <w:tcW w:w="1210"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三明市生猪规模养殖场和生猪定点屠宰场（点）监管物联网平台建设及沙县、永安市、三元区畜禽粪污资源化利用整县推进项目</w:t>
            </w:r>
          </w:p>
        </w:tc>
        <w:tc>
          <w:tcPr>
            <w:tcW w:w="97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5600</w:t>
            </w:r>
          </w:p>
        </w:tc>
        <w:tc>
          <w:tcPr>
            <w:tcW w:w="96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5600</w:t>
            </w:r>
          </w:p>
        </w:tc>
        <w:tc>
          <w:tcPr>
            <w:tcW w:w="110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926.24</w:t>
            </w:r>
          </w:p>
        </w:tc>
        <w:tc>
          <w:tcPr>
            <w:tcW w:w="123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专项资金</w:t>
            </w:r>
          </w:p>
        </w:tc>
        <w:tc>
          <w:tcPr>
            <w:tcW w:w="113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3500</w:t>
            </w:r>
          </w:p>
        </w:tc>
        <w:tc>
          <w:tcPr>
            <w:tcW w:w="173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沙县、永安市、三元区畜禽粪污资源化利用整县推进项目</w:t>
            </w:r>
          </w:p>
        </w:tc>
        <w:tc>
          <w:tcPr>
            <w:tcW w:w="115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0</w:t>
            </w:r>
          </w:p>
        </w:tc>
        <w:tc>
          <w:tcPr>
            <w:tcW w:w="1248"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121"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1173.76</w:t>
            </w:r>
          </w:p>
        </w:tc>
        <w:tc>
          <w:tcPr>
            <w:tcW w:w="1389"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业主自筹</w:t>
            </w:r>
          </w:p>
        </w:tc>
        <w:tc>
          <w:tcPr>
            <w:tcW w:w="1696"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2377"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c>
          <w:tcPr>
            <w:tcW w:w="1762" w:type="dxa"/>
            <w:tcBorders>
              <w:top w:val="nil"/>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r>
      <w:tr>
        <w:tblPrEx>
          <w:tblLayout w:type="fixed"/>
          <w:tblCellMar>
            <w:top w:w="0" w:type="dxa"/>
            <w:left w:w="108" w:type="dxa"/>
            <w:bottom w:w="0" w:type="dxa"/>
            <w:right w:w="108" w:type="dxa"/>
          </w:tblCellMar>
        </w:tblPrEx>
        <w:trPr>
          <w:trHeight w:val="1018" w:hRule="atLeast"/>
        </w:trPr>
        <w:tc>
          <w:tcPr>
            <w:tcW w:w="72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3</w:t>
            </w:r>
          </w:p>
        </w:tc>
        <w:tc>
          <w:tcPr>
            <w:tcW w:w="1210"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闽江上游林分修复（林分改造）</w:t>
            </w:r>
          </w:p>
        </w:tc>
        <w:tc>
          <w:tcPr>
            <w:tcW w:w="972"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2660</w:t>
            </w:r>
          </w:p>
        </w:tc>
        <w:tc>
          <w:tcPr>
            <w:tcW w:w="968"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109"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2660</w:t>
            </w:r>
          </w:p>
        </w:tc>
        <w:tc>
          <w:tcPr>
            <w:tcW w:w="1109"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237"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132"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2660</w:t>
            </w:r>
          </w:p>
        </w:tc>
        <w:tc>
          <w:tcPr>
            <w:tcW w:w="1738"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专项资金</w:t>
            </w:r>
          </w:p>
        </w:tc>
        <w:tc>
          <w:tcPr>
            <w:tcW w:w="1156"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248"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121"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389"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696"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2377"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762"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　</w:t>
            </w:r>
          </w:p>
        </w:tc>
      </w:tr>
      <w:tr>
        <w:tblPrEx>
          <w:tblLayout w:type="fixed"/>
          <w:tblCellMar>
            <w:top w:w="0" w:type="dxa"/>
            <w:left w:w="108" w:type="dxa"/>
            <w:bottom w:w="0" w:type="dxa"/>
            <w:right w:w="108" w:type="dxa"/>
          </w:tblCellMar>
        </w:tblPrEx>
        <w:trPr>
          <w:trHeight w:val="841" w:hRule="atLeast"/>
        </w:trPr>
        <w:tc>
          <w:tcPr>
            <w:tcW w:w="72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4</w:t>
            </w:r>
          </w:p>
        </w:tc>
        <w:tc>
          <w:tcPr>
            <w:tcW w:w="1210"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三明市土地综合整治项目</w:t>
            </w:r>
          </w:p>
        </w:tc>
        <w:tc>
          <w:tcPr>
            <w:tcW w:w="972"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67937.6</w:t>
            </w:r>
          </w:p>
        </w:tc>
        <w:tc>
          <w:tcPr>
            <w:tcW w:w="968"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109"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67937.6</w:t>
            </w:r>
          </w:p>
        </w:tc>
        <w:tc>
          <w:tcPr>
            <w:tcW w:w="1109"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17393</w:t>
            </w:r>
          </w:p>
        </w:tc>
        <w:tc>
          <w:tcPr>
            <w:tcW w:w="1237"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专项资金</w:t>
            </w:r>
          </w:p>
        </w:tc>
        <w:tc>
          <w:tcPr>
            <w:tcW w:w="1132"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50544.6</w:t>
            </w:r>
          </w:p>
        </w:tc>
        <w:tc>
          <w:tcPr>
            <w:tcW w:w="1738"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专项资金</w:t>
            </w:r>
          </w:p>
        </w:tc>
        <w:tc>
          <w:tcPr>
            <w:tcW w:w="1156"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248"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121"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389"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696"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2377"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762"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r>
      <w:tr>
        <w:tblPrEx>
          <w:tblLayout w:type="fixed"/>
          <w:tblCellMar>
            <w:top w:w="0" w:type="dxa"/>
            <w:left w:w="108" w:type="dxa"/>
            <w:bottom w:w="0" w:type="dxa"/>
            <w:right w:w="108" w:type="dxa"/>
          </w:tblCellMar>
        </w:tblPrEx>
        <w:trPr>
          <w:trHeight w:val="841" w:hRule="atLeast"/>
        </w:trPr>
        <w:tc>
          <w:tcPr>
            <w:tcW w:w="724"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hint="eastAsia" w:ascii="Times New Roman" w:hAnsi="Times New Roman" w:eastAsia="宋体" w:cs="Times New Roman"/>
                <w:szCs w:val="21"/>
                <w:lang w:eastAsia="zh-CN"/>
              </w:rPr>
            </w:pPr>
            <w:r>
              <w:rPr>
                <w:rFonts w:hint="eastAsia" w:ascii="Times New Roman" w:hAnsi="Times New Roman" w:eastAsia="宋体" w:cs="Times New Roman"/>
                <w:szCs w:val="21"/>
                <w:lang w:val="en-US" w:eastAsia="zh-CN"/>
              </w:rPr>
              <w:t>5</w:t>
            </w:r>
          </w:p>
        </w:tc>
        <w:tc>
          <w:tcPr>
            <w:tcW w:w="1210"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color w:val="000000"/>
                <w:szCs w:val="21"/>
              </w:rPr>
              <w:t>三明市餐厨垃圾处置项目</w:t>
            </w:r>
          </w:p>
        </w:tc>
        <w:tc>
          <w:tcPr>
            <w:tcW w:w="972"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10313</w:t>
            </w:r>
          </w:p>
        </w:tc>
        <w:tc>
          <w:tcPr>
            <w:tcW w:w="968"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0</w:t>
            </w:r>
          </w:p>
        </w:tc>
        <w:tc>
          <w:tcPr>
            <w:tcW w:w="1109"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10313</w:t>
            </w:r>
          </w:p>
        </w:tc>
        <w:tc>
          <w:tcPr>
            <w:tcW w:w="1109"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2958</w:t>
            </w:r>
          </w:p>
        </w:tc>
        <w:tc>
          <w:tcPr>
            <w:tcW w:w="1237"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山水林田湖草专项资金</w:t>
            </w:r>
          </w:p>
        </w:tc>
        <w:tc>
          <w:tcPr>
            <w:tcW w:w="1132"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738"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156"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7355</w:t>
            </w:r>
          </w:p>
        </w:tc>
        <w:tc>
          <w:tcPr>
            <w:tcW w:w="1248"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财政自有资金</w:t>
            </w:r>
          </w:p>
        </w:tc>
        <w:tc>
          <w:tcPr>
            <w:tcW w:w="1121"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389"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696"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2377"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p>
        </w:tc>
        <w:tc>
          <w:tcPr>
            <w:tcW w:w="1762"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Times New Roman" w:hAnsi="Times New Roman" w:eastAsia="宋体" w:cs="Times New Roman"/>
                <w:szCs w:val="21"/>
              </w:rPr>
            </w:pPr>
            <w:r>
              <w:rPr>
                <w:rFonts w:ascii="Times New Roman" w:hAnsi="Times New Roman" w:eastAsia="宋体" w:cs="Times New Roman"/>
                <w:szCs w:val="21"/>
              </w:rPr>
              <w:t>三明市城市管理局</w:t>
            </w:r>
          </w:p>
        </w:tc>
      </w:tr>
      <w:bookmarkEnd w:id="135"/>
      <w:bookmarkEnd w:id="136"/>
    </w:tbl>
    <w:p>
      <w:pPr>
        <w:widowControl/>
        <w:jc w:val="left"/>
        <w:rPr>
          <w:szCs w:val="36"/>
        </w:rPr>
      </w:pPr>
    </w:p>
    <w:p/>
    <w:sectPr>
      <w:pgSz w:w="23814" w:h="16839"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Microsoft YaHei UI">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Microsoft JhengHei">
    <w:panose1 w:val="020B0604030504040204"/>
    <w:charset w:val="88"/>
    <w:family w:val="swiss"/>
    <w:pitch w:val="default"/>
    <w:sig w:usb0="000002A7" w:usb1="28CF4400" w:usb2="00000016" w:usb3="00000000" w:csb0="00100009" w:csb1="00000000"/>
  </w:font>
  <w:font w:name="等线">
    <w:panose1 w:val="02010600030101010101"/>
    <w:charset w:val="86"/>
    <w:family w:val="auto"/>
    <w:pitch w:val="default"/>
    <w:sig w:usb0="A00002BF" w:usb1="38CF7CFA" w:usb2="00000016" w:usb3="00000000" w:csb0="0004000F" w:csb1="00000000"/>
  </w:font>
  <w:font w:name="PMingLiU">
    <w:altName w:val="PMingLiU-ExtB"/>
    <w:panose1 w:val="02020500000000000000"/>
    <w:charset w:val="88"/>
    <w:family w:val="roman"/>
    <w:pitch w:val="default"/>
    <w:sig w:usb0="00000000" w:usb1="00000000" w:usb2="00000016" w:usb3="00000000" w:csb0="00100001" w:csb1="00000000"/>
  </w:font>
  <w:font w:name="仿宋_GB2312">
    <w:panose1 w:val="02010609030101010101"/>
    <w:charset w:val="86"/>
    <w:family w:val="modern"/>
    <w:pitch w:val="default"/>
    <w:sig w:usb0="00000001" w:usb1="080E0000" w:usb2="00000000" w:usb3="00000000" w:csb0="00040000" w:csb1="00000000"/>
  </w:font>
  <w:font w:name="MingLiU">
    <w:altName w:val="PMingLiU-ExtB"/>
    <w:panose1 w:val="02020509000000000000"/>
    <w:charset w:val="88"/>
    <w:family w:val="modern"/>
    <w:pitch w:val="default"/>
    <w:sig w:usb0="00000000" w:usb1="00000000" w:usb2="00000016" w:usb3="00000000" w:csb0="00100001" w:csb1="00000000"/>
  </w:font>
  <w:font w:name="Tahoma">
    <w:panose1 w:val="020B0604030504040204"/>
    <w:charset w:val="00"/>
    <w:family w:val="swiss"/>
    <w:pitch w:val="default"/>
    <w:sig w:usb0="E1002EFF" w:usb1="C000605B" w:usb2="00000029" w:usb3="00000000" w:csb0="200101FF" w:csb1="20280000"/>
  </w:font>
  <w:font w:name="华文隶书">
    <w:panose1 w:val="02010800040101010101"/>
    <w:charset w:val="86"/>
    <w:family w:val="auto"/>
    <w:pitch w:val="default"/>
    <w:sig w:usb0="00000001" w:usb1="080F0000" w:usb2="00000000" w:usb3="00000000" w:csb0="00040000"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jc w:val="center"/>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3"/>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zSVju0AAAAAUBAAAPAAAAAAAAAAEAIAAAACIAAABk&#10;cnMvZG93bnJldi54bWxQSwECFAAUAAAACACHTuJAUEyylQ4CAAAHBAAADgAAAAAAAAABACAAAAAf&#10;AQAAZHJzL2Uyb0RvYy54bWxQSwUGAAAAAAYABgBZAQAAnwUAAAAA&#10;">
              <v:fill on="f" focussize="0,0"/>
              <v:stroke on="f" weight="0.5pt"/>
              <v:imagedata o:title=""/>
              <o:lock v:ext="edit" aspectratio="f"/>
              <v:textbox inset="0mm,0mm,0mm,0mm" style="mso-fit-shape-to-text:t;">
                <w:txbxContent>
                  <w:p>
                    <w:pPr>
                      <w:pStyle w:val="23"/>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jc w:val="center"/>
      <w:rPr>
        <w:rFonts w:ascii="Times New Roman" w:hAnsi="Times New Roman" w:cs="Times New Roman"/>
        <w:sz w:val="21"/>
      </w:rPr>
    </w:pPr>
    <w:r>
      <w:rPr>
        <w:sz w:val="21"/>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439227363"/>
                          </w:sdtPr>
                          <w:sdtEndPr>
                            <w:rPr>
                              <w:rFonts w:ascii="Times New Roman" w:hAnsi="Times New Roman" w:cs="Times New Roman"/>
                              <w:sz w:val="21"/>
                            </w:rPr>
                          </w:sdtEndPr>
                          <w:sdtContent>
                            <w:p>
                              <w:pPr>
                                <w:pStyle w:val="23"/>
                                <w:jc w:val="center"/>
                                <w:rPr>
                                  <w:rFonts w:ascii="Times New Roman" w:hAnsi="Times New Roman" w:cs="Times New Roman"/>
                                  <w:sz w:val="21"/>
                                </w:rPr>
                              </w:pPr>
                              <w:r>
                                <w:rPr>
                                  <w:rFonts w:ascii="Times New Roman" w:hAnsi="Times New Roman" w:cs="Times New Roman"/>
                                  <w:sz w:val="21"/>
                                </w:rPr>
                                <w:fldChar w:fldCharType="begin"/>
                              </w:r>
                              <w:r>
                                <w:rPr>
                                  <w:rFonts w:ascii="Times New Roman" w:hAnsi="Times New Roman" w:cs="Times New Roman"/>
                                  <w:sz w:val="21"/>
                                </w:rPr>
                                <w:instrText xml:space="preserve">PAGE   \* MERGEFORMAT</w:instrText>
                              </w:r>
                              <w:r>
                                <w:rPr>
                                  <w:rFonts w:ascii="Times New Roman" w:hAnsi="Times New Roman" w:cs="Times New Roman"/>
                                  <w:sz w:val="21"/>
                                </w:rPr>
                                <w:fldChar w:fldCharType="separate"/>
                              </w:r>
                              <w:r>
                                <w:rPr>
                                  <w:rFonts w:ascii="Times New Roman" w:hAnsi="Times New Roman" w:cs="Times New Roman"/>
                                  <w:sz w:val="21"/>
                                  <w:lang w:val="zh-CN"/>
                                </w:rPr>
                                <w:t>18</w:t>
                              </w:r>
                              <w:r>
                                <w:rPr>
                                  <w:rFonts w:ascii="Times New Roman" w:hAnsi="Times New Roman" w:cs="Times New Roman"/>
                                  <w:sz w:val="21"/>
                                </w:rPr>
                                <w:fldChar w:fldCharType="end"/>
                              </w:r>
                            </w:p>
                          </w:sdtContent>
                        </w:sdt>
                        <w:p>
                          <w:pPr>
                            <w:rPr>
                              <w:rFonts w:ascii="Times New Roman" w:hAnsi="Times New Roman" w:cs="Times New Roman"/>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zSVju0AAAAAUBAAAPAAAAAAAAAAEAIAAAACIAAABk&#10;cnMvZG93bnJldi54bWxQSwECFAAUAAAACACHTuJA+k7mmg4CAAAHBAAADgAAAAAAAAABACAAAAAf&#10;AQAAZHJzL2Uyb0RvYy54bWxQSwUGAAAAAAYABgBZAQAAnwUAAAAA&#10;">
              <v:fill on="f" focussize="0,0"/>
              <v:stroke on="f" weight="0.5pt"/>
              <v:imagedata o:title=""/>
              <o:lock v:ext="edit" aspectratio="f"/>
              <v:textbox inset="0mm,0mm,0mm,0mm" style="mso-fit-shape-to-text:t;">
                <w:txbxContent>
                  <w:sdt>
                    <w:sdtPr>
                      <w:id w:val="-439227363"/>
                    </w:sdtPr>
                    <w:sdtEndPr>
                      <w:rPr>
                        <w:rFonts w:ascii="Times New Roman" w:hAnsi="Times New Roman" w:cs="Times New Roman"/>
                        <w:sz w:val="21"/>
                      </w:rPr>
                    </w:sdtEndPr>
                    <w:sdtContent>
                      <w:p>
                        <w:pPr>
                          <w:pStyle w:val="23"/>
                          <w:jc w:val="center"/>
                          <w:rPr>
                            <w:rFonts w:ascii="Times New Roman" w:hAnsi="Times New Roman" w:cs="Times New Roman"/>
                            <w:sz w:val="21"/>
                          </w:rPr>
                        </w:pPr>
                        <w:r>
                          <w:rPr>
                            <w:rFonts w:ascii="Times New Roman" w:hAnsi="Times New Roman" w:cs="Times New Roman"/>
                            <w:sz w:val="21"/>
                          </w:rPr>
                          <w:fldChar w:fldCharType="begin"/>
                        </w:r>
                        <w:r>
                          <w:rPr>
                            <w:rFonts w:ascii="Times New Roman" w:hAnsi="Times New Roman" w:cs="Times New Roman"/>
                            <w:sz w:val="21"/>
                          </w:rPr>
                          <w:instrText xml:space="preserve">PAGE   \* MERGEFORMAT</w:instrText>
                        </w:r>
                        <w:r>
                          <w:rPr>
                            <w:rFonts w:ascii="Times New Roman" w:hAnsi="Times New Roman" w:cs="Times New Roman"/>
                            <w:sz w:val="21"/>
                          </w:rPr>
                          <w:fldChar w:fldCharType="separate"/>
                        </w:r>
                        <w:r>
                          <w:rPr>
                            <w:rFonts w:ascii="Times New Roman" w:hAnsi="Times New Roman" w:cs="Times New Roman"/>
                            <w:sz w:val="21"/>
                            <w:lang w:val="zh-CN"/>
                          </w:rPr>
                          <w:t>18</w:t>
                        </w:r>
                        <w:r>
                          <w:rPr>
                            <w:rFonts w:ascii="Times New Roman" w:hAnsi="Times New Roman" w:cs="Times New Roman"/>
                            <w:sz w:val="21"/>
                          </w:rPr>
                          <w:fldChar w:fldCharType="end"/>
                        </w:r>
                      </w:p>
                    </w:sdtContent>
                  </w:sdt>
                  <w:p>
                    <w:pPr>
                      <w:rPr>
                        <w:rFonts w:ascii="Times New Roman" w:hAnsi="Times New Roman" w:cs="Times New Roman"/>
                      </w:rPr>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jc w:val="center"/>
      <w:rPr>
        <w:rFonts w:ascii="Times New Roman" w:hAnsi="Times New Roman" w:cs="Times New Roman"/>
        <w:sz w:val="21"/>
      </w:rPr>
    </w:pPr>
    <w:r>
      <w:rPr>
        <w:sz w:val="21"/>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994613606"/>
                          </w:sdtPr>
                          <w:sdtEndPr>
                            <w:rPr>
                              <w:rFonts w:ascii="Times New Roman" w:hAnsi="Times New Roman" w:cs="Times New Roman"/>
                              <w:sz w:val="21"/>
                            </w:rPr>
                          </w:sdtEndPr>
                          <w:sdtContent>
                            <w:p>
                              <w:pPr>
                                <w:pStyle w:val="23"/>
                                <w:jc w:val="center"/>
                                <w:rPr>
                                  <w:rFonts w:ascii="Times New Roman" w:hAnsi="Times New Roman" w:cs="Times New Roman"/>
                                  <w:sz w:val="21"/>
                                </w:rPr>
                              </w:pPr>
                              <w:r>
                                <w:rPr>
                                  <w:rFonts w:ascii="Times New Roman" w:hAnsi="Times New Roman" w:cs="Times New Roman"/>
                                  <w:sz w:val="21"/>
                                </w:rPr>
                                <w:fldChar w:fldCharType="begin"/>
                              </w:r>
                              <w:r>
                                <w:rPr>
                                  <w:rFonts w:ascii="Times New Roman" w:hAnsi="Times New Roman" w:cs="Times New Roman"/>
                                  <w:sz w:val="21"/>
                                </w:rPr>
                                <w:instrText xml:space="preserve">PAGE   \* MERGEFORMAT</w:instrText>
                              </w:r>
                              <w:r>
                                <w:rPr>
                                  <w:rFonts w:ascii="Times New Roman" w:hAnsi="Times New Roman" w:cs="Times New Roman"/>
                                  <w:sz w:val="21"/>
                                </w:rPr>
                                <w:fldChar w:fldCharType="separate"/>
                              </w:r>
                              <w:r>
                                <w:rPr>
                                  <w:rFonts w:ascii="Times New Roman" w:hAnsi="Times New Roman" w:cs="Times New Roman"/>
                                  <w:sz w:val="21"/>
                                  <w:lang w:val="zh-CN"/>
                                </w:rPr>
                                <w:t>21</w:t>
                              </w:r>
                              <w:r>
                                <w:rPr>
                                  <w:rFonts w:ascii="Times New Roman" w:hAnsi="Times New Roman" w:cs="Times New Roman"/>
                                  <w:sz w:val="21"/>
                                </w:rPr>
                                <w:fldChar w:fldCharType="end"/>
                              </w:r>
                            </w:p>
                          </w:sdtContent>
                        </w:sdt>
                        <w:p>
                          <w:pPr>
                            <w:rPr>
                              <w:rFonts w:ascii="Times New Roman" w:hAnsi="Times New Roman" w:cs="Times New Roman"/>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zSVju0AAAAAUBAAAPAAAAAAAAAAEAIAAAACIAAABk&#10;cnMvZG93bnJldi54bWxQSwECFAAUAAAACACHTuJABEkaiw4CAAAHBAAADgAAAAAAAAABACAAAAAf&#10;AQAAZHJzL2Uyb0RvYy54bWxQSwUGAAAAAAYABgBZAQAAnwUAAAAA&#10;">
              <v:fill on="f" focussize="0,0"/>
              <v:stroke on="f" weight="0.5pt"/>
              <v:imagedata o:title=""/>
              <o:lock v:ext="edit" aspectratio="f"/>
              <v:textbox inset="0mm,0mm,0mm,0mm" style="mso-fit-shape-to-text:t;">
                <w:txbxContent>
                  <w:sdt>
                    <w:sdtPr>
                      <w:id w:val="994613606"/>
                    </w:sdtPr>
                    <w:sdtEndPr>
                      <w:rPr>
                        <w:rFonts w:ascii="Times New Roman" w:hAnsi="Times New Roman" w:cs="Times New Roman"/>
                        <w:sz w:val="21"/>
                      </w:rPr>
                    </w:sdtEndPr>
                    <w:sdtContent>
                      <w:p>
                        <w:pPr>
                          <w:pStyle w:val="23"/>
                          <w:jc w:val="center"/>
                          <w:rPr>
                            <w:rFonts w:ascii="Times New Roman" w:hAnsi="Times New Roman" w:cs="Times New Roman"/>
                            <w:sz w:val="21"/>
                          </w:rPr>
                        </w:pPr>
                        <w:r>
                          <w:rPr>
                            <w:rFonts w:ascii="Times New Roman" w:hAnsi="Times New Roman" w:cs="Times New Roman"/>
                            <w:sz w:val="21"/>
                          </w:rPr>
                          <w:fldChar w:fldCharType="begin"/>
                        </w:r>
                        <w:r>
                          <w:rPr>
                            <w:rFonts w:ascii="Times New Roman" w:hAnsi="Times New Roman" w:cs="Times New Roman"/>
                            <w:sz w:val="21"/>
                          </w:rPr>
                          <w:instrText xml:space="preserve">PAGE   \* MERGEFORMAT</w:instrText>
                        </w:r>
                        <w:r>
                          <w:rPr>
                            <w:rFonts w:ascii="Times New Roman" w:hAnsi="Times New Roman" w:cs="Times New Roman"/>
                            <w:sz w:val="21"/>
                          </w:rPr>
                          <w:fldChar w:fldCharType="separate"/>
                        </w:r>
                        <w:r>
                          <w:rPr>
                            <w:rFonts w:ascii="Times New Roman" w:hAnsi="Times New Roman" w:cs="Times New Roman"/>
                            <w:sz w:val="21"/>
                            <w:lang w:val="zh-CN"/>
                          </w:rPr>
                          <w:t>21</w:t>
                        </w:r>
                        <w:r>
                          <w:rPr>
                            <w:rFonts w:ascii="Times New Roman" w:hAnsi="Times New Roman" w:cs="Times New Roman"/>
                            <w:sz w:val="21"/>
                          </w:rPr>
                          <w:fldChar w:fldCharType="end"/>
                        </w:r>
                      </w:p>
                    </w:sdtContent>
                  </w:sdt>
                  <w:p>
                    <w:pPr>
                      <w:rPr>
                        <w:rFonts w:ascii="Times New Roman" w:hAnsi="Times New Roman" w:cs="Times New Roman"/>
                      </w:rPr>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ind w:firstLine="560"/>
      <w:jc w:val="center"/>
      <w:rPr>
        <w:rFonts w:ascii="Times New Roman" w:hAnsi="Times New Roman" w:cs="Times New Roman"/>
        <w:sz w:val="21"/>
      </w:rP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3"/>
                            <w:ind w:firstLine="560"/>
                            <w:jc w:val="center"/>
                          </w:pPr>
                          <w:r>
                            <w:rPr>
                              <w:rFonts w:ascii="Times New Roman" w:hAnsi="Times New Roman" w:cs="Times New Roman"/>
                              <w:sz w:val="21"/>
                            </w:rPr>
                            <w:fldChar w:fldCharType="begin"/>
                          </w:r>
                          <w:r>
                            <w:rPr>
                              <w:rFonts w:ascii="Times New Roman" w:hAnsi="Times New Roman" w:cs="Times New Roman"/>
                              <w:sz w:val="21"/>
                            </w:rPr>
                            <w:instrText xml:space="preserve"> PAGE   \* MERGEFORMAT </w:instrText>
                          </w:r>
                          <w:r>
                            <w:rPr>
                              <w:rFonts w:ascii="Times New Roman" w:hAnsi="Times New Roman" w:cs="Times New Roman"/>
                              <w:sz w:val="21"/>
                            </w:rPr>
                            <w:fldChar w:fldCharType="separate"/>
                          </w:r>
                          <w:r>
                            <w:rPr>
                              <w:rFonts w:ascii="Times New Roman" w:hAnsi="Times New Roman" w:cs="Times New Roman"/>
                              <w:sz w:val="21"/>
                              <w:lang w:val="zh-CN"/>
                            </w:rPr>
                            <w:t>27</w:t>
                          </w:r>
                          <w:r>
                            <w:rPr>
                              <w:rFonts w:ascii="Times New Roman" w:hAnsi="Times New Roman" w:cs="Times New Roman"/>
                              <w:sz w:val="21"/>
                              <w:lang w:val="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s0lY7tAAAAAFAQAADwAAAAAAAAABACAAAAAiAAAA&#10;ZHJzL2Rvd25yZXYueG1sUEsBAhQAFAAAAAgAh07iQHP4ZNkPAgAABwQAAA4AAAAAAAAAAQAgAAAA&#10;HwEAAGRycy9lMm9Eb2MueG1sUEsFBgAAAAAGAAYAWQEAAKAFAAAAAA==&#10;">
              <v:fill on="f" focussize="0,0"/>
              <v:stroke on="f" weight="0.5pt"/>
              <v:imagedata o:title=""/>
              <o:lock v:ext="edit" aspectratio="f"/>
              <v:textbox inset="0mm,0mm,0mm,0mm" style="mso-fit-shape-to-text:t;">
                <w:txbxContent>
                  <w:p>
                    <w:pPr>
                      <w:pStyle w:val="23"/>
                      <w:ind w:firstLine="560"/>
                      <w:jc w:val="center"/>
                    </w:pPr>
                    <w:r>
                      <w:rPr>
                        <w:rFonts w:ascii="Times New Roman" w:hAnsi="Times New Roman" w:cs="Times New Roman"/>
                        <w:sz w:val="21"/>
                      </w:rPr>
                      <w:fldChar w:fldCharType="begin"/>
                    </w:r>
                    <w:r>
                      <w:rPr>
                        <w:rFonts w:ascii="Times New Roman" w:hAnsi="Times New Roman" w:cs="Times New Roman"/>
                        <w:sz w:val="21"/>
                      </w:rPr>
                      <w:instrText xml:space="preserve"> PAGE   \* MERGEFORMAT </w:instrText>
                    </w:r>
                    <w:r>
                      <w:rPr>
                        <w:rFonts w:ascii="Times New Roman" w:hAnsi="Times New Roman" w:cs="Times New Roman"/>
                        <w:sz w:val="21"/>
                      </w:rPr>
                      <w:fldChar w:fldCharType="separate"/>
                    </w:r>
                    <w:r>
                      <w:rPr>
                        <w:rFonts w:ascii="Times New Roman" w:hAnsi="Times New Roman" w:cs="Times New Roman"/>
                        <w:sz w:val="21"/>
                        <w:lang w:val="zh-CN"/>
                      </w:rPr>
                      <w:t>27</w:t>
                    </w:r>
                    <w:r>
                      <w:rPr>
                        <w:rFonts w:ascii="Times New Roman" w:hAnsi="Times New Roman" w:cs="Times New Roman"/>
                        <w:sz w:val="21"/>
                        <w:lang w:val="zh-CN"/>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ind w:firstLine="360"/>
    </w:pPr>
  </w:p>
  <w:p>
    <w:pPr>
      <w:ind w:firstLine="5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jc w:val="center"/>
    </w:pPr>
    <w:r>
      <w:fldChar w:fldCharType="begin"/>
    </w:r>
    <w:r>
      <w:instrText xml:space="preserve">PAGE   \* MERGEFORMAT</w:instrText>
    </w:r>
    <w:r>
      <w:fldChar w:fldCharType="separate"/>
    </w:r>
    <w:r>
      <w:rPr>
        <w:lang w:val="zh-CN"/>
      </w:rPr>
      <w:t>30</w:t>
    </w:r>
    <w:r>
      <w:fldChar w:fldCharType="end"/>
    </w:r>
  </w:p>
  <w:p>
    <w:pPr>
      <w:pStyle w:val="23"/>
      <w:ind w:firstLine="360"/>
    </w:pPr>
  </w:p>
  <w:p>
    <w:pPr>
      <w:ind w:firstLine="5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jc w:val="center"/>
      <w:rPr>
        <w:rFonts w:ascii="Times New Roman" w:hAnsi="Times New Roman" w:cs="Times New Roman"/>
        <w:sz w:val="21"/>
      </w:rP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3"/>
                            <w:jc w:val="center"/>
                          </w:pPr>
                          <w:r>
                            <w:rPr>
                              <w:rFonts w:ascii="Times New Roman" w:hAnsi="Times New Roman" w:cs="Times New Roman"/>
                              <w:sz w:val="21"/>
                            </w:rPr>
                            <w:fldChar w:fldCharType="begin"/>
                          </w:r>
                          <w:r>
                            <w:rPr>
                              <w:rFonts w:ascii="Times New Roman" w:hAnsi="Times New Roman" w:cs="Times New Roman"/>
                              <w:sz w:val="21"/>
                            </w:rPr>
                            <w:instrText xml:space="preserve">PAGE   \* MERGEFORMAT</w:instrText>
                          </w:r>
                          <w:r>
                            <w:rPr>
                              <w:rFonts w:ascii="Times New Roman" w:hAnsi="Times New Roman" w:cs="Times New Roman"/>
                              <w:sz w:val="21"/>
                            </w:rPr>
                            <w:fldChar w:fldCharType="separate"/>
                          </w:r>
                          <w:r>
                            <w:rPr>
                              <w:rFonts w:ascii="Times New Roman" w:hAnsi="Times New Roman" w:cs="Times New Roman"/>
                              <w:sz w:val="21"/>
                              <w:lang w:val="zh-CN"/>
                            </w:rPr>
                            <w:t>44</w:t>
                          </w:r>
                          <w:r>
                            <w:rPr>
                              <w:rFonts w:ascii="Times New Roman" w:hAnsi="Times New Roman" w:cs="Times New Roman"/>
                              <w:sz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s0lY7tAAAAAFAQAADwAAAAAAAAABACAAAAAiAAAA&#10;ZHJzL2Rvd25yZXYueG1sUEsBAhQAFAAAAAgAh07iQMuXNVEPAgAABwQAAA4AAAAAAAAAAQAgAAAA&#10;HwEAAGRycy9lMm9Eb2MueG1sUEsFBgAAAAAGAAYAWQEAAKAFAAAAAA==&#10;">
              <v:fill on="f" focussize="0,0"/>
              <v:stroke on="f" weight="0.5pt"/>
              <v:imagedata o:title=""/>
              <o:lock v:ext="edit" aspectratio="f"/>
              <v:textbox inset="0mm,0mm,0mm,0mm" style="mso-fit-shape-to-text:t;">
                <w:txbxContent>
                  <w:p>
                    <w:pPr>
                      <w:pStyle w:val="23"/>
                      <w:jc w:val="center"/>
                    </w:pPr>
                    <w:r>
                      <w:rPr>
                        <w:rFonts w:ascii="Times New Roman" w:hAnsi="Times New Roman" w:cs="Times New Roman"/>
                        <w:sz w:val="21"/>
                      </w:rPr>
                      <w:fldChar w:fldCharType="begin"/>
                    </w:r>
                    <w:r>
                      <w:rPr>
                        <w:rFonts w:ascii="Times New Roman" w:hAnsi="Times New Roman" w:cs="Times New Roman"/>
                        <w:sz w:val="21"/>
                      </w:rPr>
                      <w:instrText xml:space="preserve">PAGE   \* MERGEFORMAT</w:instrText>
                    </w:r>
                    <w:r>
                      <w:rPr>
                        <w:rFonts w:ascii="Times New Roman" w:hAnsi="Times New Roman" w:cs="Times New Roman"/>
                        <w:sz w:val="21"/>
                      </w:rPr>
                      <w:fldChar w:fldCharType="separate"/>
                    </w:r>
                    <w:r>
                      <w:rPr>
                        <w:rFonts w:ascii="Times New Roman" w:hAnsi="Times New Roman" w:cs="Times New Roman"/>
                        <w:sz w:val="21"/>
                        <w:lang w:val="zh-CN"/>
                      </w:rPr>
                      <w:t>44</w:t>
                    </w:r>
                    <w:r>
                      <w:rPr>
                        <w:rFonts w:ascii="Times New Roman" w:hAnsi="Times New Roman" w:cs="Times New Roman"/>
                        <w:sz w:val="21"/>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ind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ind w:firstLine="360"/>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pPr>
  </w:p>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jc w:val="center"/>
    </w:pPr>
    <w:r>
      <w:fldChar w:fldCharType="begin"/>
    </w:r>
    <w:r>
      <w:instrText xml:space="preserve">PAGE   \* MERGEFORMAT</w:instrText>
    </w:r>
    <w:r>
      <w:fldChar w:fldCharType="separate"/>
    </w:r>
    <w:r>
      <w:rPr>
        <w:lang w:val="zh-CN"/>
      </w:rPr>
      <w:t>460</w:t>
    </w:r>
    <w:r>
      <w:fldChar w:fldCharType="end"/>
    </w:r>
  </w:p>
  <w:p>
    <w:pPr>
      <w:pStyle w:val="23"/>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ind w:firstLine="360"/>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jc w:val="center"/>
    </w:pPr>
    <w:r>
      <w:fldChar w:fldCharType="begin"/>
    </w:r>
    <w:r>
      <w:instrText xml:space="preserve">PAGE   \* MERGEFORMAT</w:instrText>
    </w:r>
    <w:r>
      <w:fldChar w:fldCharType="separate"/>
    </w:r>
    <w:r>
      <w:rPr>
        <w:lang w:val="zh-CN"/>
      </w:rPr>
      <w:t>661</w:t>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jc w:val="center"/>
      <w:rPr>
        <w:rFonts w:ascii="Times New Roman" w:hAnsi="Times New Roman" w:cs="Times New Roman"/>
        <w:sz w:val="21"/>
      </w:rPr>
    </w:pPr>
    <w:r>
      <w:rPr>
        <w:sz w:val="21"/>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3"/>
                            <w:jc w:val="center"/>
                          </w:pPr>
                          <w:r>
                            <w:rPr>
                              <w:rFonts w:ascii="Times New Roman" w:hAnsi="Times New Roman" w:cs="Times New Roman"/>
                              <w:sz w:val="21"/>
                            </w:rPr>
                            <w:fldChar w:fldCharType="begin"/>
                          </w:r>
                          <w:r>
                            <w:rPr>
                              <w:rFonts w:ascii="Times New Roman" w:hAnsi="Times New Roman" w:cs="Times New Roman"/>
                              <w:sz w:val="21"/>
                            </w:rPr>
                            <w:instrText xml:space="preserve">PAGE   \* MERGEFORMAT</w:instrText>
                          </w:r>
                          <w:r>
                            <w:rPr>
                              <w:rFonts w:ascii="Times New Roman" w:hAnsi="Times New Roman" w:cs="Times New Roman"/>
                              <w:sz w:val="21"/>
                            </w:rPr>
                            <w:fldChar w:fldCharType="separate"/>
                          </w:r>
                          <w:r>
                            <w:rPr>
                              <w:rFonts w:ascii="Times New Roman" w:hAnsi="Times New Roman" w:cs="Times New Roman"/>
                              <w:sz w:val="21"/>
                              <w:lang w:val="zh-CN"/>
                            </w:rPr>
                            <w:t>43</w:t>
                          </w:r>
                          <w:r>
                            <w:rPr>
                              <w:rFonts w:ascii="Times New Roman" w:hAnsi="Times New Roman" w:cs="Times New Roman"/>
                              <w:sz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LNJWO7QAAAABQEAAA8AAAAAAAAAAQAgAAAAIgAA&#10;AGRycy9kb3ducmV2LnhtbFBLAQIUABQAAAAIAIdO4kBhlWFeEAIAAAcEAAAOAAAAAAAAAAEAIAAA&#10;AB8BAABkcnMvZTJvRG9jLnhtbFBLBQYAAAAABgAGAFkBAAChBQAAAAA=&#10;">
              <v:fill on="f" focussize="0,0"/>
              <v:stroke on="f" weight="0.5pt"/>
              <v:imagedata o:title=""/>
              <o:lock v:ext="edit" aspectratio="f"/>
              <v:textbox inset="0mm,0mm,0mm,0mm" style="mso-fit-shape-to-text:t;">
                <w:txbxContent>
                  <w:p>
                    <w:pPr>
                      <w:pStyle w:val="23"/>
                      <w:jc w:val="center"/>
                    </w:pPr>
                    <w:r>
                      <w:rPr>
                        <w:rFonts w:ascii="Times New Roman" w:hAnsi="Times New Roman" w:cs="Times New Roman"/>
                        <w:sz w:val="21"/>
                      </w:rPr>
                      <w:fldChar w:fldCharType="begin"/>
                    </w:r>
                    <w:r>
                      <w:rPr>
                        <w:rFonts w:ascii="Times New Roman" w:hAnsi="Times New Roman" w:cs="Times New Roman"/>
                        <w:sz w:val="21"/>
                      </w:rPr>
                      <w:instrText xml:space="preserve">PAGE   \* MERGEFORMAT</w:instrText>
                    </w:r>
                    <w:r>
                      <w:rPr>
                        <w:rFonts w:ascii="Times New Roman" w:hAnsi="Times New Roman" w:cs="Times New Roman"/>
                        <w:sz w:val="21"/>
                      </w:rPr>
                      <w:fldChar w:fldCharType="separate"/>
                    </w:r>
                    <w:r>
                      <w:rPr>
                        <w:rFonts w:ascii="Times New Roman" w:hAnsi="Times New Roman" w:cs="Times New Roman"/>
                        <w:sz w:val="21"/>
                        <w:lang w:val="zh-CN"/>
                      </w:rPr>
                      <w:t>43</w:t>
                    </w:r>
                    <w:r>
                      <w:rPr>
                        <w:rFonts w:ascii="Times New Roman" w:hAnsi="Times New Roman" w:cs="Times New Roman"/>
                        <w:sz w:val="21"/>
                      </w:rP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jc w:val="center"/>
      <w:rPr>
        <w:rFonts w:ascii="Times New Roman" w:hAnsi="Times New Roman" w:cs="Times New Roman"/>
        <w:sz w:val="21"/>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pBdr>
        <w:bottom w:val="single" w:color="auto" w:sz="6" w:space="1"/>
      </w:pBdr>
      <w:snapToGrid w:val="0"/>
      <w:jc w:val="right"/>
      <w:rPr>
        <w:rFonts w:ascii="Times New Roman" w:hAnsi="Times New Roman" w:eastAsia="宋体" w:cs="Times New Roman"/>
        <w:sz w:val="18"/>
        <w:szCs w:val="18"/>
      </w:rPr>
    </w:pPr>
    <w:r>
      <w:rPr>
        <w:rFonts w:hint="eastAsia" w:ascii="宋体" w:hAnsi="宋体" w:eastAsia="宋体" w:cs="Times New Roman"/>
        <w:sz w:val="24"/>
        <w:szCs w:val="24"/>
      </w:rPr>
      <w:t>闽江流域（三明市段）山水林田湖草生态保护修复控制性详细规划（</w:t>
    </w:r>
    <w:r>
      <w:rPr>
        <w:rFonts w:hint="eastAsia" w:ascii="Times New Roman" w:hAnsi="Times New Roman" w:eastAsia="宋体" w:cs="Times New Roman"/>
        <w:sz w:val="24"/>
        <w:szCs w:val="24"/>
      </w:rPr>
      <w:t>2018</w:t>
    </w:r>
    <w:r>
      <w:rPr>
        <w:rFonts w:hint="eastAsia" w:ascii="宋体" w:hAnsi="宋体" w:eastAsia="宋体" w:cs="Times New Roman"/>
        <w:sz w:val="24"/>
        <w:szCs w:val="24"/>
      </w:rPr>
      <w:t>年</w:t>
    </w:r>
    <w:r>
      <w:rPr>
        <w:rFonts w:hint="eastAsia" w:ascii="Times New Roman" w:hAnsi="Times New Roman" w:eastAsia="宋体" w:cs="Times New Roman"/>
        <w:sz w:val="24"/>
        <w:szCs w:val="24"/>
      </w:rPr>
      <w:t>-2020</w:t>
    </w:r>
    <w:r>
      <w:rPr>
        <w:rFonts w:hint="eastAsia" w:ascii="宋体" w:hAnsi="宋体" w:eastAsia="宋体" w:cs="Times New Roman"/>
        <w:sz w:val="24"/>
        <w:szCs w:val="24"/>
      </w:rPr>
      <w:t>年）</w:t>
    </w:r>
    <w:r>
      <w:rPr>
        <w:rFonts w:hint="eastAsia" w:ascii="Times New Roman" w:hAnsi="Times New Roman" w:eastAsia="宋体" w:cs="Times New Roman"/>
        <w:sz w:val="24"/>
        <w:szCs w:val="24"/>
      </w:rPr>
      <w:t>—文本</w:t>
    </w:r>
  </w:p>
  <w:p>
    <w:pPr>
      <w:pStyle w:val="4"/>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pBdr>
        <w:bottom w:val="single" w:color="auto" w:sz="6" w:space="1"/>
      </w:pBdr>
      <w:snapToGrid w:val="0"/>
      <w:jc w:val="right"/>
      <w:rPr>
        <w:rFonts w:ascii="Times New Roman" w:hAnsi="Times New Roman" w:eastAsia="宋体" w:cs="Times New Roman"/>
        <w:sz w:val="18"/>
        <w:szCs w:val="18"/>
      </w:rPr>
    </w:pPr>
    <w:r>
      <w:rPr>
        <w:rFonts w:hint="eastAsia" w:ascii="宋体" w:hAnsi="宋体" w:eastAsia="宋体" w:cs="Times New Roman"/>
        <w:sz w:val="24"/>
        <w:szCs w:val="24"/>
      </w:rPr>
      <w:t>闽江流域（三明市段）山水林田湖草生态保护修复控制性详细规划（</w:t>
    </w:r>
    <w:r>
      <w:rPr>
        <w:rFonts w:hint="eastAsia" w:ascii="Times New Roman" w:hAnsi="Times New Roman" w:eastAsia="宋体" w:cs="Times New Roman"/>
        <w:sz w:val="24"/>
        <w:szCs w:val="24"/>
      </w:rPr>
      <w:t>2018</w:t>
    </w:r>
    <w:r>
      <w:rPr>
        <w:rFonts w:hint="eastAsia" w:ascii="宋体" w:hAnsi="宋体" w:eastAsia="宋体" w:cs="Times New Roman"/>
        <w:sz w:val="24"/>
        <w:szCs w:val="24"/>
      </w:rPr>
      <w:t>年</w:t>
    </w:r>
    <w:r>
      <w:rPr>
        <w:rFonts w:hint="eastAsia" w:ascii="Times New Roman" w:hAnsi="Times New Roman" w:eastAsia="宋体" w:cs="Times New Roman"/>
        <w:sz w:val="24"/>
        <w:szCs w:val="24"/>
      </w:rPr>
      <w:t>-2020</w:t>
    </w:r>
    <w:r>
      <w:rPr>
        <w:rFonts w:hint="eastAsia" w:ascii="宋体" w:hAnsi="宋体" w:eastAsia="宋体" w:cs="Times New Roman"/>
        <w:sz w:val="24"/>
        <w:szCs w:val="24"/>
      </w:rPr>
      <w:t>年）</w:t>
    </w:r>
    <w:r>
      <w:rPr>
        <w:rFonts w:hint="eastAsia" w:ascii="Times New Roman" w:hAnsi="Times New Roman" w:eastAsia="宋体" w:cs="Times New Roman"/>
        <w:sz w:val="24"/>
        <w:szCs w:val="24"/>
      </w:rPr>
      <w:t>—文本</w:t>
    </w:r>
  </w:p>
  <w:p>
    <w:pPr>
      <w:pStyle w:val="4"/>
      <w:pBdr>
        <w:bottom w:val="none" w:color="auto" w:sz="0" w:space="0"/>
      </w:pBdr>
    </w:pPr>
  </w:p>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360"/>
    </w:pPr>
  </w:p>
  <w:p>
    <w:pPr>
      <w:ind w:firstLine="5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360"/>
    </w:pPr>
  </w:p>
  <w:p>
    <w:pPr>
      <w:ind w:firstLine="5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0"/>
      </w:pBdr>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36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pBdr>
        <w:bottom w:val="single" w:color="auto" w:sz="6" w:space="1"/>
      </w:pBdr>
      <w:snapToGrid w:val="0"/>
      <w:jc w:val="right"/>
      <w:rPr>
        <w:rFonts w:ascii="Times New Roman" w:hAnsi="Times New Roman" w:eastAsia="宋体" w:cs="Times New Roman"/>
        <w:sz w:val="18"/>
        <w:szCs w:val="18"/>
      </w:rPr>
    </w:pPr>
    <w:r>
      <w:rPr>
        <w:rFonts w:hint="eastAsia" w:ascii="宋体" w:hAnsi="宋体" w:eastAsia="宋体" w:cs="Times New Roman"/>
        <w:sz w:val="24"/>
        <w:szCs w:val="24"/>
      </w:rPr>
      <w:t>闽江流域（三明市段）山水林田湖草生态保护修复控制性详细规划（</w:t>
    </w:r>
    <w:r>
      <w:rPr>
        <w:rFonts w:hint="eastAsia" w:ascii="Times New Roman" w:hAnsi="Times New Roman" w:eastAsia="宋体" w:cs="Times New Roman"/>
        <w:sz w:val="24"/>
        <w:szCs w:val="24"/>
      </w:rPr>
      <w:t>2018</w:t>
    </w:r>
    <w:r>
      <w:rPr>
        <w:rFonts w:hint="eastAsia" w:ascii="宋体" w:hAnsi="宋体" w:eastAsia="宋体" w:cs="Times New Roman"/>
        <w:sz w:val="24"/>
        <w:szCs w:val="24"/>
      </w:rPr>
      <w:t>年</w:t>
    </w:r>
    <w:r>
      <w:rPr>
        <w:rFonts w:hint="eastAsia" w:ascii="Times New Roman" w:hAnsi="Times New Roman" w:eastAsia="宋体" w:cs="Times New Roman"/>
        <w:sz w:val="24"/>
        <w:szCs w:val="24"/>
      </w:rPr>
      <w:t>-2020</w:t>
    </w:r>
    <w:r>
      <w:rPr>
        <w:rFonts w:hint="eastAsia" w:ascii="宋体" w:hAnsi="宋体" w:eastAsia="宋体" w:cs="Times New Roman"/>
        <w:sz w:val="24"/>
        <w:szCs w:val="24"/>
      </w:rPr>
      <w:t>年）</w:t>
    </w:r>
    <w:r>
      <w:rPr>
        <w:rFonts w:hint="eastAsia" w:ascii="Times New Roman" w:hAnsi="Times New Roman" w:eastAsia="宋体" w:cs="Times New Roman"/>
        <w:sz w:val="24"/>
        <w:szCs w:val="24"/>
      </w:rPr>
      <w:t>—文本</w:t>
    </w:r>
  </w:p>
  <w:p>
    <w:pPr>
      <w:pStyle w:val="4"/>
      <w:pBdr>
        <w:bottom w:val="none" w:color="auto" w:sz="0" w:space="0"/>
      </w:pBdr>
    </w:pPr>
  </w:p>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pBdr>
        <w:bottom w:val="single" w:color="auto" w:sz="6" w:space="1"/>
      </w:pBdr>
      <w:snapToGrid w:val="0"/>
      <w:jc w:val="right"/>
      <w:rPr>
        <w:rFonts w:ascii="Times New Roman" w:hAnsi="Times New Roman" w:eastAsia="宋体" w:cs="Times New Roman"/>
        <w:sz w:val="18"/>
        <w:szCs w:val="18"/>
      </w:rPr>
    </w:pPr>
    <w:r>
      <w:rPr>
        <w:rFonts w:hint="eastAsia" w:ascii="宋体" w:hAnsi="宋体" w:eastAsia="宋体" w:cs="Times New Roman"/>
        <w:sz w:val="24"/>
        <w:szCs w:val="24"/>
      </w:rPr>
      <w:t>闽江流域（三明市段）山水林田湖草生态保护修复控制性详细规划（</w:t>
    </w:r>
    <w:r>
      <w:rPr>
        <w:rFonts w:hint="eastAsia" w:ascii="Times New Roman" w:hAnsi="Times New Roman" w:eastAsia="宋体" w:cs="Times New Roman"/>
        <w:sz w:val="24"/>
        <w:szCs w:val="24"/>
      </w:rPr>
      <w:t>2018</w:t>
    </w:r>
    <w:r>
      <w:rPr>
        <w:rFonts w:hint="eastAsia" w:ascii="宋体" w:hAnsi="宋体" w:eastAsia="宋体" w:cs="Times New Roman"/>
        <w:sz w:val="24"/>
        <w:szCs w:val="24"/>
      </w:rPr>
      <w:t>年</w:t>
    </w:r>
    <w:r>
      <w:rPr>
        <w:rFonts w:hint="eastAsia" w:ascii="Times New Roman" w:hAnsi="Times New Roman" w:eastAsia="宋体" w:cs="Times New Roman"/>
        <w:sz w:val="24"/>
        <w:szCs w:val="24"/>
      </w:rPr>
      <w:t>-2020</w:t>
    </w:r>
    <w:r>
      <w:rPr>
        <w:rFonts w:hint="eastAsia" w:ascii="宋体" w:hAnsi="宋体" w:eastAsia="宋体" w:cs="Times New Roman"/>
        <w:sz w:val="24"/>
        <w:szCs w:val="24"/>
      </w:rPr>
      <w:t>年）</w:t>
    </w:r>
    <w:r>
      <w:rPr>
        <w:rFonts w:hint="eastAsia" w:ascii="Times New Roman" w:hAnsi="Times New Roman" w:eastAsia="宋体" w:cs="Times New Roman"/>
        <w:sz w:val="24"/>
        <w:szCs w:val="24"/>
      </w:rPr>
      <w:t>—文本</w:t>
    </w:r>
  </w:p>
  <w:p>
    <w:pPr>
      <w:pStyle w:val="4"/>
      <w:pBdr>
        <w:bottom w:val="none" w:color="auto" w:sz="0" w:space="0"/>
      </w:pBdr>
    </w:pPr>
  </w:p>
  <w:p>
    <w:pPr>
      <w:pStyle w:val="4"/>
      <w:pBdr>
        <w:bottom w:val="none" w:color="auto" w:sz="0" w:space="0"/>
      </w:pBdr>
      <w:ind w:firstLine="36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360"/>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36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pBdr>
        <w:bottom w:val="single" w:color="auto" w:sz="6" w:space="1"/>
      </w:pBdr>
      <w:snapToGrid w:val="0"/>
      <w:jc w:val="right"/>
      <w:rPr>
        <w:rFonts w:ascii="Times New Roman" w:hAnsi="Times New Roman" w:eastAsia="宋体" w:cs="Times New Roman"/>
        <w:sz w:val="18"/>
        <w:szCs w:val="18"/>
      </w:rPr>
    </w:pPr>
    <w:r>
      <w:rPr>
        <w:rFonts w:hint="eastAsia" w:ascii="宋体" w:hAnsi="宋体" w:eastAsia="宋体" w:cs="Times New Roman"/>
        <w:sz w:val="24"/>
        <w:szCs w:val="24"/>
      </w:rPr>
      <w:t>闽江流域（三明市段）山水林田湖草生态保护修复控制性详细规划（</w:t>
    </w:r>
    <w:r>
      <w:rPr>
        <w:rFonts w:hint="eastAsia" w:ascii="Times New Roman" w:hAnsi="Times New Roman" w:eastAsia="宋体" w:cs="Times New Roman"/>
        <w:sz w:val="24"/>
        <w:szCs w:val="24"/>
      </w:rPr>
      <w:t>2018</w:t>
    </w:r>
    <w:r>
      <w:rPr>
        <w:rFonts w:hint="eastAsia" w:ascii="宋体" w:hAnsi="宋体" w:eastAsia="宋体" w:cs="Times New Roman"/>
        <w:sz w:val="24"/>
        <w:szCs w:val="24"/>
      </w:rPr>
      <w:t>年</w:t>
    </w:r>
    <w:r>
      <w:rPr>
        <w:rFonts w:hint="eastAsia" w:ascii="Times New Roman" w:hAnsi="Times New Roman" w:eastAsia="宋体" w:cs="Times New Roman"/>
        <w:sz w:val="24"/>
        <w:szCs w:val="24"/>
      </w:rPr>
      <w:t>-2020</w:t>
    </w:r>
    <w:r>
      <w:rPr>
        <w:rFonts w:hint="eastAsia" w:ascii="宋体" w:hAnsi="宋体" w:eastAsia="宋体" w:cs="Times New Roman"/>
        <w:sz w:val="24"/>
        <w:szCs w:val="24"/>
      </w:rPr>
      <w:t>年）</w:t>
    </w:r>
    <w:r>
      <w:rPr>
        <w:rFonts w:hint="eastAsia" w:ascii="Times New Roman" w:hAnsi="Times New Roman" w:eastAsia="宋体" w:cs="Times New Roman"/>
        <w:sz w:val="24"/>
        <w:szCs w:val="24"/>
      </w:rPr>
      <w:t>—文本</w:t>
    </w:r>
  </w:p>
  <w:p>
    <w:pPr>
      <w:pStyle w:val="4"/>
      <w:pBdr>
        <w:bottom w:val="none" w:color="auto" w:sz="0" w:space="0"/>
      </w:pBdr>
    </w:pPr>
  </w:p>
  <w:p>
    <w:pPr>
      <w:pStyle w:val="4"/>
      <w:pBdr>
        <w:bottom w:val="none" w:color="auto" w:sz="0" w:space="0"/>
      </w:pBd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3A493D8"/>
    <w:multiLevelType w:val="singleLevel"/>
    <w:tmpl w:val="D3A493D8"/>
    <w:lvl w:ilvl="0" w:tentative="0">
      <w:start w:val="1"/>
      <w:numFmt w:val="decimal"/>
      <w:lvlText w:val="%1."/>
      <w:lvlJc w:val="left"/>
      <w:pPr>
        <w:tabs>
          <w:tab w:val="left" w:pos="312"/>
        </w:tabs>
      </w:pPr>
    </w:lvl>
  </w:abstractNum>
  <w:abstractNum w:abstractNumId="1">
    <w:nsid w:val="1C6A536D"/>
    <w:multiLevelType w:val="multilevel"/>
    <w:tmpl w:val="1C6A536D"/>
    <w:lvl w:ilvl="0" w:tentative="0">
      <w:start w:val="1"/>
      <w:numFmt w:val="japaneseCounting"/>
      <w:lvlText w:val="第%1条"/>
      <w:lvlJc w:val="left"/>
      <w:pPr>
        <w:ind w:left="1125" w:hanging="1125"/>
      </w:pPr>
      <w:rPr>
        <w:rFonts w:hint="default"/>
        <w:b/>
        <w:sz w:val="32"/>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41408696"/>
    <w:multiLevelType w:val="singleLevel"/>
    <w:tmpl w:val="41408696"/>
    <w:lvl w:ilvl="0" w:tentative="0">
      <w:start w:val="2"/>
      <w:numFmt w:val="decimal"/>
      <w:suff w:val="nothing"/>
      <w:lvlText w:val="（%1）"/>
      <w:lvlJc w:val="left"/>
    </w:lvl>
  </w:abstractNum>
  <w:abstractNum w:abstractNumId="3">
    <w:nsid w:val="42288B82"/>
    <w:multiLevelType w:val="singleLevel"/>
    <w:tmpl w:val="42288B82"/>
    <w:lvl w:ilvl="0" w:tentative="0">
      <w:start w:val="1"/>
      <w:numFmt w:val="decimal"/>
      <w:suff w:val="nothing"/>
      <w:lvlText w:val="（%1）"/>
      <w:lvlJc w:val="left"/>
    </w:lvl>
  </w:abstractNum>
  <w:abstractNum w:abstractNumId="4">
    <w:nsid w:val="4A0D1E3A"/>
    <w:multiLevelType w:val="multilevel"/>
    <w:tmpl w:val="4A0D1E3A"/>
    <w:lvl w:ilvl="0" w:tentative="0">
      <w:start w:val="1"/>
      <w:numFmt w:val="decimal"/>
      <w:lvlText w:val="%1、"/>
      <w:lvlJc w:val="left"/>
      <w:pPr>
        <w:ind w:left="1415" w:hanging="720"/>
      </w:pPr>
      <w:rPr>
        <w:rFonts w:hint="default"/>
      </w:rPr>
    </w:lvl>
    <w:lvl w:ilvl="1" w:tentative="0">
      <w:start w:val="1"/>
      <w:numFmt w:val="lowerLetter"/>
      <w:lvlText w:val="%2)"/>
      <w:lvlJc w:val="left"/>
      <w:pPr>
        <w:ind w:left="1535" w:hanging="420"/>
      </w:pPr>
    </w:lvl>
    <w:lvl w:ilvl="2" w:tentative="0">
      <w:start w:val="1"/>
      <w:numFmt w:val="lowerRoman"/>
      <w:lvlText w:val="%3."/>
      <w:lvlJc w:val="right"/>
      <w:pPr>
        <w:ind w:left="1955" w:hanging="420"/>
      </w:pPr>
    </w:lvl>
    <w:lvl w:ilvl="3" w:tentative="0">
      <w:start w:val="1"/>
      <w:numFmt w:val="decimal"/>
      <w:lvlText w:val="%4."/>
      <w:lvlJc w:val="left"/>
      <w:pPr>
        <w:ind w:left="2375" w:hanging="420"/>
      </w:pPr>
    </w:lvl>
    <w:lvl w:ilvl="4" w:tentative="0">
      <w:start w:val="1"/>
      <w:numFmt w:val="lowerLetter"/>
      <w:lvlText w:val="%5)"/>
      <w:lvlJc w:val="left"/>
      <w:pPr>
        <w:ind w:left="2795" w:hanging="420"/>
      </w:pPr>
    </w:lvl>
    <w:lvl w:ilvl="5" w:tentative="0">
      <w:start w:val="1"/>
      <w:numFmt w:val="lowerRoman"/>
      <w:lvlText w:val="%6."/>
      <w:lvlJc w:val="right"/>
      <w:pPr>
        <w:ind w:left="3215" w:hanging="420"/>
      </w:pPr>
    </w:lvl>
    <w:lvl w:ilvl="6" w:tentative="0">
      <w:start w:val="1"/>
      <w:numFmt w:val="decimal"/>
      <w:lvlText w:val="%7."/>
      <w:lvlJc w:val="left"/>
      <w:pPr>
        <w:ind w:left="3635" w:hanging="420"/>
      </w:pPr>
    </w:lvl>
    <w:lvl w:ilvl="7" w:tentative="0">
      <w:start w:val="1"/>
      <w:numFmt w:val="lowerLetter"/>
      <w:lvlText w:val="%8)"/>
      <w:lvlJc w:val="left"/>
      <w:pPr>
        <w:ind w:left="4055" w:hanging="420"/>
      </w:pPr>
    </w:lvl>
    <w:lvl w:ilvl="8" w:tentative="0">
      <w:start w:val="1"/>
      <w:numFmt w:val="lowerRoman"/>
      <w:lvlText w:val="%9."/>
      <w:lvlJc w:val="right"/>
      <w:pPr>
        <w:ind w:left="4475" w:hanging="420"/>
      </w:pPr>
    </w:lvl>
  </w:abstractNum>
  <w:abstractNum w:abstractNumId="5">
    <w:nsid w:val="567376AB"/>
    <w:multiLevelType w:val="singleLevel"/>
    <w:tmpl w:val="567376AB"/>
    <w:lvl w:ilvl="0" w:tentative="0">
      <w:start w:val="1"/>
      <w:numFmt w:val="decimal"/>
      <w:suff w:val="nothing"/>
      <w:lvlText w:val="（%1）"/>
      <w:lvlJc w:val="left"/>
    </w:lvl>
  </w:abstractNum>
  <w:abstractNum w:abstractNumId="6">
    <w:nsid w:val="5B873C1D"/>
    <w:multiLevelType w:val="singleLevel"/>
    <w:tmpl w:val="5B873C1D"/>
    <w:lvl w:ilvl="0" w:tentative="0">
      <w:start w:val="2"/>
      <w:numFmt w:val="decimal"/>
      <w:suff w:val="nothing"/>
      <w:lvlText w:val="%1、"/>
      <w:lvlJc w:val="left"/>
    </w:lvl>
  </w:abstractNum>
  <w:num w:numId="1">
    <w:abstractNumId w:val="5"/>
  </w:num>
  <w:num w:numId="2">
    <w:abstractNumId w:val="2"/>
  </w:num>
  <w:num w:numId="3">
    <w:abstractNumId w:val="3"/>
  </w:num>
  <w:num w:numId="4">
    <w:abstractNumId w:val="1"/>
  </w:num>
  <w:num w:numId="5">
    <w:abstractNumId w:val="4"/>
  </w:num>
  <w:num w:numId="6">
    <w:abstractNumId w:val="6"/>
  </w:num>
  <w:num w:numId="7">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  ZZ">
    <w15:presenceInfo w15:providerId="WPS Office" w15:userId="9416391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val="0"/>
  <w:bordersDoNotSurroundFooter w:val="0"/>
  <w:hideSpellingError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33CD"/>
    <w:rsid w:val="0000268B"/>
    <w:rsid w:val="00010598"/>
    <w:rsid w:val="00011D8E"/>
    <w:rsid w:val="00014FCF"/>
    <w:rsid w:val="00020E25"/>
    <w:rsid w:val="00027FA8"/>
    <w:rsid w:val="00030180"/>
    <w:rsid w:val="0004145F"/>
    <w:rsid w:val="0004153F"/>
    <w:rsid w:val="0004291B"/>
    <w:rsid w:val="00052844"/>
    <w:rsid w:val="00061F6B"/>
    <w:rsid w:val="00064792"/>
    <w:rsid w:val="00065820"/>
    <w:rsid w:val="0006695C"/>
    <w:rsid w:val="00074B15"/>
    <w:rsid w:val="0008332E"/>
    <w:rsid w:val="00084150"/>
    <w:rsid w:val="00087A0C"/>
    <w:rsid w:val="00090E37"/>
    <w:rsid w:val="000956B3"/>
    <w:rsid w:val="000A2016"/>
    <w:rsid w:val="000A5E71"/>
    <w:rsid w:val="000B73CA"/>
    <w:rsid w:val="000C16B2"/>
    <w:rsid w:val="000D6D70"/>
    <w:rsid w:val="001057EF"/>
    <w:rsid w:val="001150E9"/>
    <w:rsid w:val="001154BF"/>
    <w:rsid w:val="00122CE4"/>
    <w:rsid w:val="00140F8A"/>
    <w:rsid w:val="00143064"/>
    <w:rsid w:val="00161D3A"/>
    <w:rsid w:val="001729BC"/>
    <w:rsid w:val="00173CB7"/>
    <w:rsid w:val="0017435A"/>
    <w:rsid w:val="001A3B0B"/>
    <w:rsid w:val="001A51BF"/>
    <w:rsid w:val="001B14C2"/>
    <w:rsid w:val="001C2596"/>
    <w:rsid w:val="001C5251"/>
    <w:rsid w:val="001D139C"/>
    <w:rsid w:val="001E1C76"/>
    <w:rsid w:val="001E2C9B"/>
    <w:rsid w:val="001E3FF7"/>
    <w:rsid w:val="001F46C4"/>
    <w:rsid w:val="00200173"/>
    <w:rsid w:val="0022555D"/>
    <w:rsid w:val="00227C73"/>
    <w:rsid w:val="00247394"/>
    <w:rsid w:val="00254BE5"/>
    <w:rsid w:val="00257E27"/>
    <w:rsid w:val="00263F1C"/>
    <w:rsid w:val="0026434A"/>
    <w:rsid w:val="00270275"/>
    <w:rsid w:val="00286262"/>
    <w:rsid w:val="00286E93"/>
    <w:rsid w:val="002933BE"/>
    <w:rsid w:val="00296699"/>
    <w:rsid w:val="00296DE6"/>
    <w:rsid w:val="002A1671"/>
    <w:rsid w:val="002B52AC"/>
    <w:rsid w:val="002C1B7A"/>
    <w:rsid w:val="002D5935"/>
    <w:rsid w:val="002E2F8D"/>
    <w:rsid w:val="002E3578"/>
    <w:rsid w:val="002E77FA"/>
    <w:rsid w:val="002F51D1"/>
    <w:rsid w:val="00300FC0"/>
    <w:rsid w:val="00314046"/>
    <w:rsid w:val="00321168"/>
    <w:rsid w:val="00321D7A"/>
    <w:rsid w:val="00322D83"/>
    <w:rsid w:val="0033367A"/>
    <w:rsid w:val="00334A86"/>
    <w:rsid w:val="00340B5A"/>
    <w:rsid w:val="00347CF0"/>
    <w:rsid w:val="0035016E"/>
    <w:rsid w:val="003629E5"/>
    <w:rsid w:val="003873ED"/>
    <w:rsid w:val="00394F47"/>
    <w:rsid w:val="003969FA"/>
    <w:rsid w:val="003B4C76"/>
    <w:rsid w:val="003C7136"/>
    <w:rsid w:val="003E097A"/>
    <w:rsid w:val="00427A21"/>
    <w:rsid w:val="00431B9D"/>
    <w:rsid w:val="00434E58"/>
    <w:rsid w:val="00435841"/>
    <w:rsid w:val="00436D5C"/>
    <w:rsid w:val="0044286C"/>
    <w:rsid w:val="00452994"/>
    <w:rsid w:val="004739AF"/>
    <w:rsid w:val="00485B90"/>
    <w:rsid w:val="00486002"/>
    <w:rsid w:val="00495020"/>
    <w:rsid w:val="004A0230"/>
    <w:rsid w:val="004A3B33"/>
    <w:rsid w:val="004A642D"/>
    <w:rsid w:val="004A7228"/>
    <w:rsid w:val="004B077E"/>
    <w:rsid w:val="004B18B1"/>
    <w:rsid w:val="004B6537"/>
    <w:rsid w:val="004C26FD"/>
    <w:rsid w:val="004C71B3"/>
    <w:rsid w:val="004C79D6"/>
    <w:rsid w:val="004D15D7"/>
    <w:rsid w:val="004D3370"/>
    <w:rsid w:val="004E3DC3"/>
    <w:rsid w:val="004F0850"/>
    <w:rsid w:val="00502540"/>
    <w:rsid w:val="0050554B"/>
    <w:rsid w:val="005102A5"/>
    <w:rsid w:val="00510458"/>
    <w:rsid w:val="005205DE"/>
    <w:rsid w:val="00544D73"/>
    <w:rsid w:val="00547DAF"/>
    <w:rsid w:val="00555E92"/>
    <w:rsid w:val="00556B81"/>
    <w:rsid w:val="005578F1"/>
    <w:rsid w:val="0057311B"/>
    <w:rsid w:val="00577D35"/>
    <w:rsid w:val="00587894"/>
    <w:rsid w:val="00587920"/>
    <w:rsid w:val="005963F0"/>
    <w:rsid w:val="005A5A40"/>
    <w:rsid w:val="005A6F5A"/>
    <w:rsid w:val="005A713B"/>
    <w:rsid w:val="005B38BE"/>
    <w:rsid w:val="005B4BC2"/>
    <w:rsid w:val="005C5678"/>
    <w:rsid w:val="005D470C"/>
    <w:rsid w:val="005D67CE"/>
    <w:rsid w:val="005E17FE"/>
    <w:rsid w:val="005E213C"/>
    <w:rsid w:val="005E59E4"/>
    <w:rsid w:val="005F1AE4"/>
    <w:rsid w:val="00600655"/>
    <w:rsid w:val="00610660"/>
    <w:rsid w:val="00612937"/>
    <w:rsid w:val="006142C4"/>
    <w:rsid w:val="0062090F"/>
    <w:rsid w:val="00624F93"/>
    <w:rsid w:val="00626405"/>
    <w:rsid w:val="006568CF"/>
    <w:rsid w:val="00670560"/>
    <w:rsid w:val="0068123C"/>
    <w:rsid w:val="00694CB7"/>
    <w:rsid w:val="006A6388"/>
    <w:rsid w:val="006E3753"/>
    <w:rsid w:val="006F00D9"/>
    <w:rsid w:val="006F5252"/>
    <w:rsid w:val="00702D1A"/>
    <w:rsid w:val="00703AB9"/>
    <w:rsid w:val="00711ACB"/>
    <w:rsid w:val="007125B0"/>
    <w:rsid w:val="00717437"/>
    <w:rsid w:val="00717739"/>
    <w:rsid w:val="00717BC5"/>
    <w:rsid w:val="00723D00"/>
    <w:rsid w:val="00725002"/>
    <w:rsid w:val="00725F3B"/>
    <w:rsid w:val="007316A6"/>
    <w:rsid w:val="0073225C"/>
    <w:rsid w:val="007344C0"/>
    <w:rsid w:val="007374C0"/>
    <w:rsid w:val="00746B6D"/>
    <w:rsid w:val="007666CE"/>
    <w:rsid w:val="00767BB6"/>
    <w:rsid w:val="0077517D"/>
    <w:rsid w:val="00785C71"/>
    <w:rsid w:val="0078740C"/>
    <w:rsid w:val="00794436"/>
    <w:rsid w:val="007A46A3"/>
    <w:rsid w:val="007B486D"/>
    <w:rsid w:val="007C1D08"/>
    <w:rsid w:val="007C2C07"/>
    <w:rsid w:val="007C2EA3"/>
    <w:rsid w:val="007C6A7B"/>
    <w:rsid w:val="007C747E"/>
    <w:rsid w:val="007D2688"/>
    <w:rsid w:val="007E06E3"/>
    <w:rsid w:val="007E2156"/>
    <w:rsid w:val="007E231C"/>
    <w:rsid w:val="007F1568"/>
    <w:rsid w:val="007F525F"/>
    <w:rsid w:val="007F71F1"/>
    <w:rsid w:val="00823F00"/>
    <w:rsid w:val="00826843"/>
    <w:rsid w:val="00827F28"/>
    <w:rsid w:val="0083148E"/>
    <w:rsid w:val="00851808"/>
    <w:rsid w:val="00880444"/>
    <w:rsid w:val="008920E4"/>
    <w:rsid w:val="008A246B"/>
    <w:rsid w:val="008B7377"/>
    <w:rsid w:val="008C0ADE"/>
    <w:rsid w:val="008C780D"/>
    <w:rsid w:val="008F11E6"/>
    <w:rsid w:val="008F2537"/>
    <w:rsid w:val="008F5A5E"/>
    <w:rsid w:val="009027D4"/>
    <w:rsid w:val="00906D0D"/>
    <w:rsid w:val="00912173"/>
    <w:rsid w:val="0091343E"/>
    <w:rsid w:val="0091522F"/>
    <w:rsid w:val="00920BF9"/>
    <w:rsid w:val="0092708D"/>
    <w:rsid w:val="0093169B"/>
    <w:rsid w:val="009339C6"/>
    <w:rsid w:val="00940899"/>
    <w:rsid w:val="009420C4"/>
    <w:rsid w:val="009733CD"/>
    <w:rsid w:val="00975775"/>
    <w:rsid w:val="009811A5"/>
    <w:rsid w:val="00990371"/>
    <w:rsid w:val="009956F0"/>
    <w:rsid w:val="009B6B40"/>
    <w:rsid w:val="009C5CD4"/>
    <w:rsid w:val="009D375B"/>
    <w:rsid w:val="009E583D"/>
    <w:rsid w:val="009E68A8"/>
    <w:rsid w:val="009F7B85"/>
    <w:rsid w:val="009F7FE4"/>
    <w:rsid w:val="00A044A7"/>
    <w:rsid w:val="00A11EF3"/>
    <w:rsid w:val="00A16A37"/>
    <w:rsid w:val="00A221DC"/>
    <w:rsid w:val="00A34188"/>
    <w:rsid w:val="00A445FC"/>
    <w:rsid w:val="00A6012B"/>
    <w:rsid w:val="00A6413B"/>
    <w:rsid w:val="00A72EE5"/>
    <w:rsid w:val="00A81266"/>
    <w:rsid w:val="00A81C88"/>
    <w:rsid w:val="00A829CA"/>
    <w:rsid w:val="00A82DEA"/>
    <w:rsid w:val="00A90445"/>
    <w:rsid w:val="00AB0315"/>
    <w:rsid w:val="00AB2F8D"/>
    <w:rsid w:val="00AB4FC0"/>
    <w:rsid w:val="00AB70B3"/>
    <w:rsid w:val="00AC0F78"/>
    <w:rsid w:val="00AC2FFE"/>
    <w:rsid w:val="00AC3555"/>
    <w:rsid w:val="00AC584D"/>
    <w:rsid w:val="00AE4CEA"/>
    <w:rsid w:val="00AF7C52"/>
    <w:rsid w:val="00B04A59"/>
    <w:rsid w:val="00B201C0"/>
    <w:rsid w:val="00B276FA"/>
    <w:rsid w:val="00B312A4"/>
    <w:rsid w:val="00B35E68"/>
    <w:rsid w:val="00B40B00"/>
    <w:rsid w:val="00B55B46"/>
    <w:rsid w:val="00B62BD5"/>
    <w:rsid w:val="00B900B2"/>
    <w:rsid w:val="00B91D94"/>
    <w:rsid w:val="00BA0BE9"/>
    <w:rsid w:val="00BA2532"/>
    <w:rsid w:val="00BA3DCE"/>
    <w:rsid w:val="00BB17ED"/>
    <w:rsid w:val="00BC0F6D"/>
    <w:rsid w:val="00BC3396"/>
    <w:rsid w:val="00BE1737"/>
    <w:rsid w:val="00BF692D"/>
    <w:rsid w:val="00C0516F"/>
    <w:rsid w:val="00C10E11"/>
    <w:rsid w:val="00C12D53"/>
    <w:rsid w:val="00C44968"/>
    <w:rsid w:val="00C51DC8"/>
    <w:rsid w:val="00C62956"/>
    <w:rsid w:val="00C6434C"/>
    <w:rsid w:val="00C650C7"/>
    <w:rsid w:val="00C67F64"/>
    <w:rsid w:val="00C85B42"/>
    <w:rsid w:val="00CA0424"/>
    <w:rsid w:val="00CA2239"/>
    <w:rsid w:val="00CD162E"/>
    <w:rsid w:val="00CD3AB1"/>
    <w:rsid w:val="00CD4FAF"/>
    <w:rsid w:val="00CD6F78"/>
    <w:rsid w:val="00CE723B"/>
    <w:rsid w:val="00D00B07"/>
    <w:rsid w:val="00D0559B"/>
    <w:rsid w:val="00D05CFB"/>
    <w:rsid w:val="00D05F06"/>
    <w:rsid w:val="00D072BA"/>
    <w:rsid w:val="00D21DDA"/>
    <w:rsid w:val="00D310C9"/>
    <w:rsid w:val="00D37598"/>
    <w:rsid w:val="00D425EF"/>
    <w:rsid w:val="00D51DA3"/>
    <w:rsid w:val="00D52A20"/>
    <w:rsid w:val="00D559A1"/>
    <w:rsid w:val="00DA2CA9"/>
    <w:rsid w:val="00DA35EE"/>
    <w:rsid w:val="00DA406E"/>
    <w:rsid w:val="00DA5830"/>
    <w:rsid w:val="00DB2538"/>
    <w:rsid w:val="00DE20D3"/>
    <w:rsid w:val="00DE30A4"/>
    <w:rsid w:val="00DE5C85"/>
    <w:rsid w:val="00DF2DC2"/>
    <w:rsid w:val="00E0037F"/>
    <w:rsid w:val="00E01E8C"/>
    <w:rsid w:val="00E03969"/>
    <w:rsid w:val="00E03A06"/>
    <w:rsid w:val="00E103B2"/>
    <w:rsid w:val="00E108E7"/>
    <w:rsid w:val="00E10CA6"/>
    <w:rsid w:val="00E13E10"/>
    <w:rsid w:val="00E25206"/>
    <w:rsid w:val="00E32FA6"/>
    <w:rsid w:val="00E5286F"/>
    <w:rsid w:val="00E55B79"/>
    <w:rsid w:val="00E90687"/>
    <w:rsid w:val="00E9087E"/>
    <w:rsid w:val="00E93D37"/>
    <w:rsid w:val="00E94509"/>
    <w:rsid w:val="00EA5737"/>
    <w:rsid w:val="00EC18F7"/>
    <w:rsid w:val="00ED4F03"/>
    <w:rsid w:val="00ED7F66"/>
    <w:rsid w:val="00EF393F"/>
    <w:rsid w:val="00EF4A6F"/>
    <w:rsid w:val="00EF7B07"/>
    <w:rsid w:val="00F00A05"/>
    <w:rsid w:val="00F24B47"/>
    <w:rsid w:val="00F26277"/>
    <w:rsid w:val="00F366F8"/>
    <w:rsid w:val="00F37090"/>
    <w:rsid w:val="00F37384"/>
    <w:rsid w:val="00F411BB"/>
    <w:rsid w:val="00F53139"/>
    <w:rsid w:val="00F535EA"/>
    <w:rsid w:val="00F55B0A"/>
    <w:rsid w:val="00F565F3"/>
    <w:rsid w:val="00F60BB2"/>
    <w:rsid w:val="00F74EE5"/>
    <w:rsid w:val="00F80BBA"/>
    <w:rsid w:val="00F813BC"/>
    <w:rsid w:val="00F81B54"/>
    <w:rsid w:val="00F84F43"/>
    <w:rsid w:val="00F84F93"/>
    <w:rsid w:val="00F87369"/>
    <w:rsid w:val="00FA0F63"/>
    <w:rsid w:val="00FA170F"/>
    <w:rsid w:val="00FA68B1"/>
    <w:rsid w:val="00FA6C31"/>
    <w:rsid w:val="00FB288C"/>
    <w:rsid w:val="00FB650C"/>
    <w:rsid w:val="00FC0B0E"/>
    <w:rsid w:val="00FC2020"/>
    <w:rsid w:val="00FC222A"/>
    <w:rsid w:val="00FC26C8"/>
    <w:rsid w:val="00FC6956"/>
    <w:rsid w:val="00FC6F18"/>
    <w:rsid w:val="00FD463D"/>
    <w:rsid w:val="00FE5E0E"/>
    <w:rsid w:val="00FE6242"/>
    <w:rsid w:val="00FF4AEC"/>
    <w:rsid w:val="00FF6F02"/>
    <w:rsid w:val="03672394"/>
    <w:rsid w:val="03A15E2D"/>
    <w:rsid w:val="05300400"/>
    <w:rsid w:val="05B5378E"/>
    <w:rsid w:val="064811A0"/>
    <w:rsid w:val="0C6B3548"/>
    <w:rsid w:val="0F051082"/>
    <w:rsid w:val="0F0669D8"/>
    <w:rsid w:val="0F593F1B"/>
    <w:rsid w:val="10A14041"/>
    <w:rsid w:val="10BE788E"/>
    <w:rsid w:val="116F129F"/>
    <w:rsid w:val="11FA6F38"/>
    <w:rsid w:val="1480421E"/>
    <w:rsid w:val="173F7947"/>
    <w:rsid w:val="174D4421"/>
    <w:rsid w:val="17CC4803"/>
    <w:rsid w:val="18366C08"/>
    <w:rsid w:val="1CE45C62"/>
    <w:rsid w:val="1E2A7774"/>
    <w:rsid w:val="21DF3396"/>
    <w:rsid w:val="22D56B7D"/>
    <w:rsid w:val="23542FF3"/>
    <w:rsid w:val="24E84CF2"/>
    <w:rsid w:val="267448FC"/>
    <w:rsid w:val="26E32018"/>
    <w:rsid w:val="27A93A53"/>
    <w:rsid w:val="282C24D3"/>
    <w:rsid w:val="289F3A1E"/>
    <w:rsid w:val="2A6B33FC"/>
    <w:rsid w:val="2B021B74"/>
    <w:rsid w:val="2BDA4A0C"/>
    <w:rsid w:val="2C3F3617"/>
    <w:rsid w:val="2DA24210"/>
    <w:rsid w:val="2E15215E"/>
    <w:rsid w:val="2E165224"/>
    <w:rsid w:val="2E4521AE"/>
    <w:rsid w:val="2F3667E0"/>
    <w:rsid w:val="2FD62988"/>
    <w:rsid w:val="2FDA3A5A"/>
    <w:rsid w:val="314A349D"/>
    <w:rsid w:val="3153173B"/>
    <w:rsid w:val="32533A50"/>
    <w:rsid w:val="332366FD"/>
    <w:rsid w:val="33ED25AE"/>
    <w:rsid w:val="38AC55D5"/>
    <w:rsid w:val="3A0017B2"/>
    <w:rsid w:val="3BAE3D4B"/>
    <w:rsid w:val="3BD52916"/>
    <w:rsid w:val="3C286B6B"/>
    <w:rsid w:val="3D1C6C54"/>
    <w:rsid w:val="3D3D51B5"/>
    <w:rsid w:val="3E884045"/>
    <w:rsid w:val="3F012512"/>
    <w:rsid w:val="40F44B03"/>
    <w:rsid w:val="42F453EF"/>
    <w:rsid w:val="439F2C19"/>
    <w:rsid w:val="466E6B57"/>
    <w:rsid w:val="471F55F7"/>
    <w:rsid w:val="477937F8"/>
    <w:rsid w:val="47BC5258"/>
    <w:rsid w:val="48404E1A"/>
    <w:rsid w:val="49802E72"/>
    <w:rsid w:val="4A0945C8"/>
    <w:rsid w:val="4BDF1DD5"/>
    <w:rsid w:val="4C8D47DD"/>
    <w:rsid w:val="4D025BD9"/>
    <w:rsid w:val="4E3B3A54"/>
    <w:rsid w:val="4F117F33"/>
    <w:rsid w:val="4F5813C1"/>
    <w:rsid w:val="4F96385D"/>
    <w:rsid w:val="52407075"/>
    <w:rsid w:val="52CF5AF0"/>
    <w:rsid w:val="53C53EEA"/>
    <w:rsid w:val="53CF5138"/>
    <w:rsid w:val="53EC2774"/>
    <w:rsid w:val="55A54220"/>
    <w:rsid w:val="56CF3C82"/>
    <w:rsid w:val="5B4C56B4"/>
    <w:rsid w:val="5BFD7DF9"/>
    <w:rsid w:val="5C3450F6"/>
    <w:rsid w:val="5D3344E9"/>
    <w:rsid w:val="604819BE"/>
    <w:rsid w:val="606B5FAE"/>
    <w:rsid w:val="60717539"/>
    <w:rsid w:val="60F86E2A"/>
    <w:rsid w:val="626A6B2A"/>
    <w:rsid w:val="631137D5"/>
    <w:rsid w:val="63B91075"/>
    <w:rsid w:val="65006EE8"/>
    <w:rsid w:val="66E202C1"/>
    <w:rsid w:val="672F27C1"/>
    <w:rsid w:val="692B3F7B"/>
    <w:rsid w:val="6AFF0657"/>
    <w:rsid w:val="6C4B3F69"/>
    <w:rsid w:val="6E0E0C06"/>
    <w:rsid w:val="6E5E3BC7"/>
    <w:rsid w:val="6E8768D3"/>
    <w:rsid w:val="6F743C6B"/>
    <w:rsid w:val="706B5915"/>
    <w:rsid w:val="70E6117C"/>
    <w:rsid w:val="74E9359C"/>
    <w:rsid w:val="75D15F30"/>
    <w:rsid w:val="75E245B9"/>
    <w:rsid w:val="75F05E84"/>
    <w:rsid w:val="76144EF2"/>
    <w:rsid w:val="7670526A"/>
    <w:rsid w:val="76B478CB"/>
    <w:rsid w:val="76E63EC9"/>
    <w:rsid w:val="77D523BE"/>
    <w:rsid w:val="7AB7040E"/>
    <w:rsid w:val="7CB20596"/>
    <w:rsid w:val="7DAD7B8D"/>
    <w:rsid w:val="7ECC4464"/>
    <w:rsid w:val="7F4352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0" w:semiHidden="0" w:name="Normal Indent"/>
    <w:lsdException w:qFormat="1" w:uiPriority="99" w:semiHidden="0"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iPriority="1"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qFormat="1" w:uiPriority="0"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iPriority="99" w:semiHidden="0" w:name="Document Map"/>
    <w:lsdException w:qFormat="1"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5">
    <w:name w:val="heading 1"/>
    <w:basedOn w:val="1"/>
    <w:next w:val="1"/>
    <w:link w:val="105"/>
    <w:qFormat/>
    <w:uiPriority w:val="9"/>
    <w:pPr>
      <w:keepNext/>
      <w:keepLines/>
      <w:spacing w:before="330" w:after="330" w:line="360" w:lineRule="auto"/>
      <w:jc w:val="center"/>
      <w:outlineLvl w:val="0"/>
    </w:pPr>
    <w:rPr>
      <w:rFonts w:eastAsia="黑体"/>
      <w:b/>
      <w:bCs/>
      <w:kern w:val="44"/>
      <w:sz w:val="32"/>
      <w:szCs w:val="44"/>
    </w:rPr>
  </w:style>
  <w:style w:type="paragraph" w:styleId="6">
    <w:name w:val="heading 2"/>
    <w:basedOn w:val="1"/>
    <w:next w:val="1"/>
    <w:link w:val="106"/>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7">
    <w:name w:val="heading 3"/>
    <w:basedOn w:val="1"/>
    <w:next w:val="1"/>
    <w:link w:val="108"/>
    <w:unhideWhenUsed/>
    <w:qFormat/>
    <w:uiPriority w:val="9"/>
    <w:pPr>
      <w:keepNext/>
      <w:keepLines/>
      <w:spacing w:before="260" w:after="260" w:line="413" w:lineRule="auto"/>
      <w:outlineLvl w:val="2"/>
    </w:pPr>
    <w:rPr>
      <w:b/>
      <w:sz w:val="32"/>
    </w:rPr>
  </w:style>
  <w:style w:type="paragraph" w:styleId="8">
    <w:name w:val="heading 4"/>
    <w:basedOn w:val="1"/>
    <w:next w:val="1"/>
    <w:link w:val="111"/>
    <w:unhideWhenUsed/>
    <w:qFormat/>
    <w:uiPriority w:val="9"/>
    <w:pPr>
      <w:keepNext/>
      <w:keepLines/>
      <w:spacing w:before="280" w:after="290" w:line="372" w:lineRule="auto"/>
      <w:outlineLvl w:val="3"/>
    </w:pPr>
    <w:rPr>
      <w:rFonts w:ascii="Arial" w:hAnsi="Arial" w:eastAsia="黑体"/>
      <w:b/>
      <w:sz w:val="28"/>
    </w:rPr>
  </w:style>
  <w:style w:type="paragraph" w:styleId="9">
    <w:name w:val="heading 5"/>
    <w:basedOn w:val="1"/>
    <w:next w:val="1"/>
    <w:link w:val="112"/>
    <w:unhideWhenUsed/>
    <w:qFormat/>
    <w:uiPriority w:val="9"/>
    <w:pPr>
      <w:keepNext/>
      <w:keepLines/>
      <w:spacing w:before="280" w:after="290" w:line="372" w:lineRule="auto"/>
      <w:outlineLvl w:val="4"/>
    </w:pPr>
    <w:rPr>
      <w:b/>
      <w:sz w:val="28"/>
    </w:rPr>
  </w:style>
  <w:style w:type="character" w:default="1" w:styleId="34">
    <w:name w:val="Default Paragraph Font"/>
    <w:semiHidden/>
    <w:unhideWhenUsed/>
    <w:uiPriority w:val="1"/>
  </w:style>
  <w:style w:type="table" w:default="1" w:styleId="41">
    <w:name w:val="Normal Table"/>
    <w:semiHidden/>
    <w:unhideWhenUsed/>
    <w:qFormat/>
    <w:uiPriority w:val="99"/>
    <w:tblPr>
      <w:tblLayout w:type="fixed"/>
      <w:tblCellMar>
        <w:top w:w="0" w:type="dxa"/>
        <w:left w:w="108" w:type="dxa"/>
        <w:bottom w:w="0" w:type="dxa"/>
        <w:right w:w="108" w:type="dxa"/>
      </w:tblCellMar>
    </w:tblPr>
  </w:style>
  <w:style w:type="paragraph" w:customStyle="1" w:styleId="2">
    <w:name w:val="新正文"/>
    <w:basedOn w:val="3"/>
    <w:next w:val="4"/>
    <w:qFormat/>
    <w:uiPriority w:val="0"/>
    <w:pPr>
      <w:widowControl/>
      <w:spacing w:beforeLines="50" w:line="360" w:lineRule="auto"/>
      <w:ind w:firstLine="560" w:firstLineChars="200"/>
    </w:pPr>
    <w:rPr>
      <w:rFonts w:ascii="Times New Roman" w:hAnsi="Times New Roman" w:eastAsia="宋体" w:cs="Times New Roman"/>
      <w:kern w:val="0"/>
      <w:sz w:val="28"/>
      <w:szCs w:val="28"/>
    </w:rPr>
  </w:style>
  <w:style w:type="paragraph" w:styleId="3">
    <w:name w:val="Plain Text"/>
    <w:basedOn w:val="1"/>
    <w:link w:val="116"/>
    <w:unhideWhenUsed/>
    <w:qFormat/>
    <w:uiPriority w:val="0"/>
    <w:rPr>
      <w:rFonts w:ascii="宋体" w:hAnsi="Courier New"/>
    </w:rPr>
  </w:style>
  <w:style w:type="paragraph" w:styleId="4">
    <w:name w:val="header"/>
    <w:basedOn w:val="1"/>
    <w:link w:val="109"/>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annotation subject"/>
    <w:basedOn w:val="11"/>
    <w:next w:val="11"/>
    <w:link w:val="121"/>
    <w:unhideWhenUsed/>
    <w:qFormat/>
    <w:uiPriority w:val="99"/>
    <w:rPr>
      <w:b/>
      <w:bCs/>
    </w:rPr>
  </w:style>
  <w:style w:type="paragraph" w:styleId="11">
    <w:name w:val="annotation text"/>
    <w:basedOn w:val="1"/>
    <w:link w:val="76"/>
    <w:unhideWhenUsed/>
    <w:qFormat/>
    <w:uiPriority w:val="99"/>
    <w:pPr>
      <w:jc w:val="left"/>
    </w:pPr>
  </w:style>
  <w:style w:type="paragraph" w:styleId="12">
    <w:name w:val="toc 7"/>
    <w:basedOn w:val="1"/>
    <w:next w:val="1"/>
    <w:unhideWhenUsed/>
    <w:qFormat/>
    <w:uiPriority w:val="39"/>
    <w:pPr>
      <w:widowControl/>
      <w:spacing w:line="480" w:lineRule="auto"/>
      <w:ind w:left="2520" w:leftChars="1200"/>
    </w:pPr>
    <w:rPr>
      <w:rFonts w:ascii="Times New Roman" w:hAnsi="Times New Roman" w:eastAsia="宋体" w:cs="Times New Roman"/>
    </w:rPr>
  </w:style>
  <w:style w:type="paragraph" w:styleId="13">
    <w:name w:val="Normal Indent"/>
    <w:basedOn w:val="1"/>
    <w:link w:val="140"/>
    <w:unhideWhenUsed/>
    <w:qFormat/>
    <w:uiPriority w:val="0"/>
    <w:pPr>
      <w:ind w:firstLine="420" w:firstLineChars="200"/>
    </w:pPr>
  </w:style>
  <w:style w:type="paragraph" w:styleId="14">
    <w:name w:val="caption"/>
    <w:basedOn w:val="1"/>
    <w:next w:val="1"/>
    <w:qFormat/>
    <w:uiPriority w:val="35"/>
    <w:pPr>
      <w:widowControl/>
      <w:spacing w:line="480" w:lineRule="auto"/>
      <w:jc w:val="center"/>
    </w:pPr>
    <w:rPr>
      <w:rFonts w:ascii="Times New Roman" w:hAnsi="Times New Roman" w:eastAsia="仿宋" w:cs="Times New Roman"/>
      <w:b/>
      <w:sz w:val="24"/>
      <w:szCs w:val="20"/>
    </w:rPr>
  </w:style>
  <w:style w:type="paragraph" w:styleId="15">
    <w:name w:val="Document Map"/>
    <w:basedOn w:val="1"/>
    <w:link w:val="114"/>
    <w:unhideWhenUsed/>
    <w:qFormat/>
    <w:uiPriority w:val="99"/>
    <w:pPr>
      <w:shd w:val="clear" w:color="auto" w:fill="000080"/>
    </w:pPr>
  </w:style>
  <w:style w:type="paragraph" w:styleId="16">
    <w:name w:val="Body Text"/>
    <w:basedOn w:val="1"/>
    <w:link w:val="115"/>
    <w:unhideWhenUsed/>
    <w:qFormat/>
    <w:uiPriority w:val="1"/>
    <w:pPr>
      <w:spacing w:after="120"/>
    </w:pPr>
  </w:style>
  <w:style w:type="paragraph" w:styleId="17">
    <w:name w:val="Body Text Indent"/>
    <w:basedOn w:val="1"/>
    <w:link w:val="71"/>
    <w:unhideWhenUsed/>
    <w:qFormat/>
    <w:uiPriority w:val="99"/>
    <w:pPr>
      <w:spacing w:after="120"/>
      <w:ind w:left="420" w:leftChars="200"/>
    </w:pPr>
  </w:style>
  <w:style w:type="paragraph" w:styleId="18">
    <w:name w:val="toc 5"/>
    <w:basedOn w:val="1"/>
    <w:next w:val="1"/>
    <w:unhideWhenUsed/>
    <w:qFormat/>
    <w:uiPriority w:val="39"/>
    <w:pPr>
      <w:widowControl/>
      <w:spacing w:line="480" w:lineRule="auto"/>
      <w:ind w:left="1680" w:leftChars="800"/>
    </w:pPr>
    <w:rPr>
      <w:rFonts w:ascii="Times New Roman" w:hAnsi="Times New Roman" w:eastAsia="宋体" w:cs="Times New Roman"/>
    </w:rPr>
  </w:style>
  <w:style w:type="paragraph" w:styleId="19">
    <w:name w:val="toc 3"/>
    <w:basedOn w:val="1"/>
    <w:next w:val="1"/>
    <w:unhideWhenUsed/>
    <w:qFormat/>
    <w:uiPriority w:val="39"/>
    <w:pPr>
      <w:widowControl/>
      <w:spacing w:after="150" w:line="480" w:lineRule="auto"/>
      <w:ind w:left="840" w:leftChars="400"/>
    </w:pPr>
    <w:rPr>
      <w:rFonts w:ascii="Times New Roman" w:hAnsi="Times New Roman" w:eastAsia="宋体" w:cs="Times New Roman"/>
      <w:sz w:val="24"/>
    </w:rPr>
  </w:style>
  <w:style w:type="paragraph" w:styleId="20">
    <w:name w:val="toc 8"/>
    <w:basedOn w:val="1"/>
    <w:next w:val="1"/>
    <w:unhideWhenUsed/>
    <w:qFormat/>
    <w:uiPriority w:val="39"/>
    <w:pPr>
      <w:widowControl/>
      <w:spacing w:line="480" w:lineRule="auto"/>
      <w:ind w:left="2940" w:leftChars="1400"/>
    </w:pPr>
    <w:rPr>
      <w:rFonts w:ascii="Times New Roman" w:hAnsi="Times New Roman" w:eastAsia="宋体" w:cs="Times New Roman"/>
    </w:rPr>
  </w:style>
  <w:style w:type="paragraph" w:styleId="21">
    <w:name w:val="Date"/>
    <w:basedOn w:val="1"/>
    <w:next w:val="1"/>
    <w:link w:val="117"/>
    <w:unhideWhenUsed/>
    <w:qFormat/>
    <w:uiPriority w:val="99"/>
    <w:pPr>
      <w:ind w:left="100" w:leftChars="2500"/>
    </w:pPr>
  </w:style>
  <w:style w:type="paragraph" w:styleId="22">
    <w:name w:val="Balloon Text"/>
    <w:basedOn w:val="1"/>
    <w:link w:val="89"/>
    <w:unhideWhenUsed/>
    <w:qFormat/>
    <w:uiPriority w:val="99"/>
    <w:rPr>
      <w:sz w:val="18"/>
      <w:szCs w:val="18"/>
    </w:rPr>
  </w:style>
  <w:style w:type="paragraph" w:styleId="23">
    <w:name w:val="footer"/>
    <w:basedOn w:val="1"/>
    <w:link w:val="57"/>
    <w:unhideWhenUsed/>
    <w:qFormat/>
    <w:uiPriority w:val="99"/>
    <w:pPr>
      <w:tabs>
        <w:tab w:val="center" w:pos="4153"/>
        <w:tab w:val="right" w:pos="8306"/>
      </w:tabs>
      <w:snapToGrid w:val="0"/>
      <w:jc w:val="left"/>
    </w:pPr>
    <w:rPr>
      <w:sz w:val="18"/>
      <w:szCs w:val="18"/>
    </w:rPr>
  </w:style>
  <w:style w:type="paragraph" w:styleId="24">
    <w:name w:val="toc 1"/>
    <w:basedOn w:val="1"/>
    <w:next w:val="1"/>
    <w:unhideWhenUsed/>
    <w:qFormat/>
    <w:uiPriority w:val="39"/>
  </w:style>
  <w:style w:type="paragraph" w:styleId="25">
    <w:name w:val="toc 4"/>
    <w:basedOn w:val="1"/>
    <w:next w:val="1"/>
    <w:unhideWhenUsed/>
    <w:qFormat/>
    <w:uiPriority w:val="39"/>
    <w:pPr>
      <w:widowControl/>
      <w:spacing w:line="480" w:lineRule="auto"/>
      <w:ind w:left="1260" w:leftChars="600"/>
    </w:pPr>
    <w:rPr>
      <w:rFonts w:ascii="Times New Roman" w:hAnsi="Times New Roman" w:eastAsia="宋体" w:cs="Times New Roman"/>
    </w:rPr>
  </w:style>
  <w:style w:type="paragraph" w:styleId="26">
    <w:name w:val="Subtitle"/>
    <w:basedOn w:val="1"/>
    <w:link w:val="78"/>
    <w:qFormat/>
    <w:uiPriority w:val="11"/>
    <w:pPr>
      <w:spacing w:before="240" w:after="60" w:line="312" w:lineRule="auto"/>
      <w:jc w:val="center"/>
      <w:outlineLvl w:val="1"/>
    </w:pPr>
    <w:rPr>
      <w:rFonts w:ascii="Arial" w:hAnsi="Arial"/>
      <w:b/>
      <w:kern w:val="28"/>
      <w:sz w:val="32"/>
    </w:rPr>
  </w:style>
  <w:style w:type="paragraph" w:styleId="27">
    <w:name w:val="footnote text"/>
    <w:basedOn w:val="1"/>
    <w:link w:val="119"/>
    <w:unhideWhenUsed/>
    <w:qFormat/>
    <w:uiPriority w:val="99"/>
    <w:pPr>
      <w:snapToGrid w:val="0"/>
      <w:jc w:val="left"/>
    </w:pPr>
    <w:rPr>
      <w:sz w:val="18"/>
    </w:rPr>
  </w:style>
  <w:style w:type="paragraph" w:styleId="28">
    <w:name w:val="toc 6"/>
    <w:basedOn w:val="1"/>
    <w:next w:val="1"/>
    <w:unhideWhenUsed/>
    <w:qFormat/>
    <w:uiPriority w:val="39"/>
    <w:pPr>
      <w:widowControl/>
      <w:spacing w:line="480" w:lineRule="auto"/>
      <w:ind w:left="2100" w:leftChars="1000"/>
    </w:pPr>
    <w:rPr>
      <w:rFonts w:ascii="Times New Roman" w:hAnsi="Times New Roman" w:eastAsia="宋体" w:cs="Times New Roman"/>
    </w:rPr>
  </w:style>
  <w:style w:type="paragraph" w:styleId="29">
    <w:name w:val="toc 2"/>
    <w:basedOn w:val="1"/>
    <w:next w:val="1"/>
    <w:unhideWhenUsed/>
    <w:qFormat/>
    <w:uiPriority w:val="39"/>
    <w:pPr>
      <w:ind w:left="420" w:leftChars="200"/>
    </w:pPr>
  </w:style>
  <w:style w:type="paragraph" w:styleId="30">
    <w:name w:val="toc 9"/>
    <w:basedOn w:val="1"/>
    <w:next w:val="1"/>
    <w:unhideWhenUsed/>
    <w:qFormat/>
    <w:uiPriority w:val="39"/>
    <w:pPr>
      <w:widowControl/>
      <w:spacing w:line="480" w:lineRule="auto"/>
      <w:ind w:left="3360" w:leftChars="1600"/>
    </w:pPr>
    <w:rPr>
      <w:rFonts w:ascii="Times New Roman" w:hAnsi="Times New Roman" w:eastAsia="宋体" w:cs="Times New Roman"/>
    </w:rPr>
  </w:style>
  <w:style w:type="paragraph" w:styleId="31">
    <w:name w:val="Body Text 2"/>
    <w:basedOn w:val="1"/>
    <w:link w:val="120"/>
    <w:unhideWhenUsed/>
    <w:qFormat/>
    <w:uiPriority w:val="0"/>
    <w:pPr>
      <w:spacing w:after="120" w:line="480" w:lineRule="auto"/>
    </w:pPr>
  </w:style>
  <w:style w:type="paragraph" w:styleId="32">
    <w:name w:val="Normal (Web)"/>
    <w:basedOn w:val="1"/>
    <w:unhideWhenUsed/>
    <w:qFormat/>
    <w:uiPriority w:val="99"/>
    <w:pPr>
      <w:widowControl/>
      <w:spacing w:before="100" w:beforeAutospacing="1" w:after="100" w:afterAutospacing="1" w:line="480" w:lineRule="auto"/>
      <w:jc w:val="left"/>
    </w:pPr>
    <w:rPr>
      <w:rFonts w:ascii="宋体" w:hAnsi="宋体" w:eastAsia="宋体" w:cs="宋体"/>
      <w:kern w:val="0"/>
      <w:sz w:val="24"/>
      <w:szCs w:val="24"/>
    </w:rPr>
  </w:style>
  <w:style w:type="paragraph" w:styleId="33">
    <w:name w:val="Title"/>
    <w:basedOn w:val="1"/>
    <w:next w:val="1"/>
    <w:link w:val="64"/>
    <w:qFormat/>
    <w:uiPriority w:val="0"/>
    <w:pPr>
      <w:spacing w:before="240" w:after="60"/>
      <w:jc w:val="center"/>
      <w:outlineLvl w:val="0"/>
    </w:pPr>
    <w:rPr>
      <w:rFonts w:eastAsia="宋体" w:asciiTheme="majorHAnsi" w:hAnsiTheme="majorHAnsi" w:cstheme="majorBidi"/>
      <w:b/>
      <w:bCs/>
      <w:sz w:val="32"/>
      <w:szCs w:val="32"/>
    </w:rPr>
  </w:style>
  <w:style w:type="character" w:styleId="35">
    <w:name w:val="Strong"/>
    <w:basedOn w:val="34"/>
    <w:qFormat/>
    <w:uiPriority w:val="22"/>
    <w:rPr>
      <w:b/>
      <w:bCs/>
    </w:rPr>
  </w:style>
  <w:style w:type="character" w:styleId="36">
    <w:name w:val="page number"/>
    <w:basedOn w:val="34"/>
    <w:qFormat/>
    <w:uiPriority w:val="0"/>
  </w:style>
  <w:style w:type="character" w:styleId="37">
    <w:name w:val="FollowedHyperlink"/>
    <w:basedOn w:val="34"/>
    <w:unhideWhenUsed/>
    <w:qFormat/>
    <w:uiPriority w:val="99"/>
    <w:rPr>
      <w:color w:val="333333"/>
      <w:u w:val="none"/>
    </w:rPr>
  </w:style>
  <w:style w:type="character" w:styleId="38">
    <w:name w:val="Emphasis"/>
    <w:basedOn w:val="34"/>
    <w:qFormat/>
    <w:uiPriority w:val="20"/>
  </w:style>
  <w:style w:type="character" w:styleId="39">
    <w:name w:val="Hyperlink"/>
    <w:basedOn w:val="34"/>
    <w:unhideWhenUsed/>
    <w:qFormat/>
    <w:uiPriority w:val="99"/>
    <w:rPr>
      <w:color w:val="0563C1" w:themeColor="hyperlink"/>
      <w:u w:val="single"/>
      <w14:textFill>
        <w14:solidFill>
          <w14:schemeClr w14:val="hlink"/>
        </w14:solidFill>
      </w14:textFill>
    </w:rPr>
  </w:style>
  <w:style w:type="character" w:styleId="40">
    <w:name w:val="annotation reference"/>
    <w:basedOn w:val="34"/>
    <w:unhideWhenUsed/>
    <w:qFormat/>
    <w:uiPriority w:val="99"/>
    <w:rPr>
      <w:sz w:val="21"/>
      <w:szCs w:val="21"/>
    </w:rPr>
  </w:style>
  <w:style w:type="table" w:styleId="42">
    <w:name w:val="Table Grid"/>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43">
    <w:name w:val="标题 2 字符"/>
    <w:basedOn w:val="34"/>
    <w:qFormat/>
    <w:uiPriority w:val="0"/>
    <w:rPr>
      <w:rFonts w:hint="default" w:ascii="等线 Light" w:hAnsi="等线 Light" w:eastAsia="等线 Light" w:cs="Times New Roman"/>
      <w:b/>
      <w:sz w:val="32"/>
      <w:szCs w:val="32"/>
    </w:rPr>
  </w:style>
  <w:style w:type="character" w:customStyle="1" w:styleId="44">
    <w:name w:val="页眉 Char"/>
    <w:basedOn w:val="34"/>
    <w:qFormat/>
    <w:uiPriority w:val="99"/>
    <w:rPr>
      <w:sz w:val="18"/>
      <w:szCs w:val="18"/>
    </w:rPr>
  </w:style>
  <w:style w:type="character" w:customStyle="1" w:styleId="45">
    <w:name w:val="页脚 Char"/>
    <w:basedOn w:val="34"/>
    <w:qFormat/>
    <w:uiPriority w:val="99"/>
    <w:rPr>
      <w:sz w:val="18"/>
      <w:szCs w:val="18"/>
    </w:rPr>
  </w:style>
  <w:style w:type="paragraph" w:styleId="46">
    <w:name w:val="List Paragraph"/>
    <w:basedOn w:val="1"/>
    <w:qFormat/>
    <w:uiPriority w:val="34"/>
    <w:pPr>
      <w:ind w:firstLine="420" w:firstLineChars="200"/>
    </w:pPr>
  </w:style>
  <w:style w:type="character" w:customStyle="1" w:styleId="47">
    <w:name w:val="标题 1 Char"/>
    <w:basedOn w:val="34"/>
    <w:qFormat/>
    <w:uiPriority w:val="9"/>
    <w:rPr>
      <w:rFonts w:eastAsia="黑体"/>
      <w:b/>
      <w:bCs/>
      <w:kern w:val="44"/>
      <w:sz w:val="32"/>
      <w:szCs w:val="44"/>
    </w:rPr>
  </w:style>
  <w:style w:type="character" w:customStyle="1" w:styleId="48">
    <w:name w:val="日期 Char"/>
    <w:basedOn w:val="34"/>
    <w:qFormat/>
    <w:uiPriority w:val="99"/>
  </w:style>
  <w:style w:type="character" w:customStyle="1" w:styleId="49">
    <w:name w:val="标题 Char"/>
    <w:basedOn w:val="34"/>
    <w:qFormat/>
    <w:uiPriority w:val="10"/>
    <w:rPr>
      <w:rFonts w:eastAsia="宋体" w:asciiTheme="majorHAnsi" w:hAnsiTheme="majorHAnsi" w:cstheme="majorBidi"/>
      <w:b/>
      <w:bCs/>
      <w:sz w:val="32"/>
      <w:szCs w:val="32"/>
    </w:rPr>
  </w:style>
  <w:style w:type="character" w:customStyle="1" w:styleId="50">
    <w:name w:val="批注框文本 Char"/>
    <w:basedOn w:val="34"/>
    <w:qFormat/>
    <w:uiPriority w:val="99"/>
    <w:rPr>
      <w:sz w:val="18"/>
      <w:szCs w:val="18"/>
    </w:rPr>
  </w:style>
  <w:style w:type="character" w:customStyle="1" w:styleId="51">
    <w:name w:val="批注文字 Char"/>
    <w:basedOn w:val="34"/>
    <w:qFormat/>
    <w:uiPriority w:val="99"/>
  </w:style>
  <w:style w:type="character" w:customStyle="1" w:styleId="52">
    <w:name w:val="批注主题 Char"/>
    <w:basedOn w:val="51"/>
    <w:qFormat/>
    <w:uiPriority w:val="99"/>
    <w:rPr>
      <w:b/>
      <w:bCs/>
    </w:rPr>
  </w:style>
  <w:style w:type="character" w:customStyle="1" w:styleId="53">
    <w:name w:val="页脚 Char1"/>
    <w:qFormat/>
    <w:uiPriority w:val="99"/>
    <w:rPr>
      <w:rFonts w:ascii="Times New Roman" w:hAnsi="Times New Roman"/>
      <w:sz w:val="18"/>
      <w:szCs w:val="18"/>
    </w:rPr>
  </w:style>
  <w:style w:type="character" w:customStyle="1" w:styleId="54">
    <w:name w:val="页眉 Char1"/>
    <w:qFormat/>
    <w:uiPriority w:val="99"/>
    <w:rPr>
      <w:rFonts w:ascii="Times New Roman" w:hAnsi="Times New Roman"/>
      <w:sz w:val="18"/>
      <w:szCs w:val="18"/>
    </w:rPr>
  </w:style>
  <w:style w:type="character" w:customStyle="1" w:styleId="55">
    <w:name w:val="标题 2 Char"/>
    <w:basedOn w:val="34"/>
    <w:qFormat/>
    <w:uiPriority w:val="0"/>
    <w:rPr>
      <w:rFonts w:asciiTheme="majorHAnsi" w:hAnsiTheme="majorHAnsi" w:eastAsiaTheme="majorEastAsia" w:cstheme="majorBidi"/>
      <w:b/>
      <w:bCs/>
      <w:sz w:val="32"/>
      <w:szCs w:val="32"/>
    </w:rPr>
  </w:style>
  <w:style w:type="paragraph" w:customStyle="1" w:styleId="56">
    <w:name w:val="TOC 标题1"/>
    <w:basedOn w:val="5"/>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Cs w:val="32"/>
    </w:rPr>
  </w:style>
  <w:style w:type="character" w:customStyle="1" w:styleId="57">
    <w:name w:val="页脚 字符2"/>
    <w:basedOn w:val="34"/>
    <w:link w:val="23"/>
    <w:qFormat/>
    <w:uiPriority w:val="99"/>
    <w:rPr>
      <w:kern w:val="2"/>
      <w:sz w:val="18"/>
      <w:szCs w:val="18"/>
    </w:rPr>
  </w:style>
  <w:style w:type="character" w:customStyle="1" w:styleId="58">
    <w:name w:val="日期 Char6"/>
    <w:basedOn w:val="34"/>
    <w:qFormat/>
    <w:uiPriority w:val="99"/>
    <w:rPr>
      <w:kern w:val="2"/>
      <w:sz w:val="21"/>
      <w:szCs w:val="22"/>
    </w:rPr>
  </w:style>
  <w:style w:type="character" w:customStyle="1" w:styleId="59">
    <w:name w:val="文档结构图 Char4"/>
    <w:basedOn w:val="34"/>
    <w:qFormat/>
    <w:uiPriority w:val="99"/>
    <w:rPr>
      <w:rFonts w:hint="eastAsia" w:ascii="Microsoft YaHei UI" w:hAnsi="Calibri" w:eastAsia="Microsoft YaHei UI" w:cs="Times New Roman"/>
      <w:sz w:val="18"/>
      <w:szCs w:val="18"/>
    </w:rPr>
  </w:style>
  <w:style w:type="character" w:customStyle="1" w:styleId="60">
    <w:name w:val="icon052"/>
    <w:basedOn w:val="34"/>
    <w:qFormat/>
    <w:uiPriority w:val="0"/>
  </w:style>
  <w:style w:type="character" w:customStyle="1" w:styleId="61">
    <w:name w:val="日期 Char1"/>
    <w:basedOn w:val="34"/>
    <w:qFormat/>
    <w:uiPriority w:val="99"/>
    <w:rPr>
      <w:rFonts w:hint="default" w:ascii="Calibri" w:hAnsi="Calibri" w:eastAsia="宋体" w:cs="Times New Roman"/>
    </w:rPr>
  </w:style>
  <w:style w:type="character" w:customStyle="1" w:styleId="62">
    <w:name w:val="正文文本 字符"/>
    <w:basedOn w:val="34"/>
    <w:qFormat/>
    <w:uiPriority w:val="1"/>
    <w:rPr>
      <w:rFonts w:hint="default" w:ascii="Times New Roman" w:hAnsi="Times New Roman" w:cs="Times New Roman"/>
      <w:sz w:val="24"/>
    </w:rPr>
  </w:style>
  <w:style w:type="character" w:customStyle="1" w:styleId="63">
    <w:name w:val="脚注文本 字符"/>
    <w:basedOn w:val="34"/>
    <w:qFormat/>
    <w:uiPriority w:val="99"/>
    <w:rPr>
      <w:rFonts w:hint="default" w:ascii="Times New Roman" w:hAnsi="Times New Roman" w:cs="Times New Roman"/>
      <w:sz w:val="18"/>
      <w:szCs w:val="18"/>
    </w:rPr>
  </w:style>
  <w:style w:type="character" w:customStyle="1" w:styleId="64">
    <w:name w:val="标题 字符3"/>
    <w:basedOn w:val="34"/>
    <w:link w:val="33"/>
    <w:qFormat/>
    <w:uiPriority w:val="0"/>
    <w:rPr>
      <w:rFonts w:hint="default" w:ascii="Cambria" w:hAnsi="Cambria" w:eastAsia="Cambria" w:cs="Cambria"/>
      <w:b/>
      <w:kern w:val="2"/>
      <w:sz w:val="32"/>
      <w:szCs w:val="32"/>
    </w:rPr>
  </w:style>
  <w:style w:type="character" w:customStyle="1" w:styleId="65">
    <w:name w:val="正文文本 Char4"/>
    <w:basedOn w:val="34"/>
    <w:qFormat/>
    <w:uiPriority w:val="1"/>
    <w:rPr>
      <w:rFonts w:hint="eastAsia" w:ascii="Microsoft JhengHei" w:hAnsi="Microsoft JhengHei" w:eastAsia="Microsoft JhengHei" w:cs="Microsoft JhengHei"/>
      <w:sz w:val="30"/>
      <w:szCs w:val="30"/>
      <w:lang w:eastAsia="en-US"/>
    </w:rPr>
  </w:style>
  <w:style w:type="character" w:customStyle="1" w:styleId="66">
    <w:name w:val="副标题 Char4"/>
    <w:basedOn w:val="34"/>
    <w:qFormat/>
    <w:uiPriority w:val="11"/>
    <w:rPr>
      <w:rFonts w:hint="default" w:ascii="Calibri Light" w:hAnsi="Calibri Light" w:eastAsia="宋体" w:cs="Times New Roman"/>
      <w:b/>
      <w:kern w:val="28"/>
      <w:sz w:val="32"/>
      <w:szCs w:val="32"/>
    </w:rPr>
  </w:style>
  <w:style w:type="character" w:customStyle="1" w:styleId="67">
    <w:name w:val="icon021"/>
    <w:basedOn w:val="34"/>
    <w:qFormat/>
    <w:uiPriority w:val="0"/>
  </w:style>
  <w:style w:type="character" w:customStyle="1" w:styleId="68">
    <w:name w:val="icon011"/>
    <w:basedOn w:val="34"/>
    <w:qFormat/>
    <w:uiPriority w:val="0"/>
  </w:style>
  <w:style w:type="character" w:customStyle="1" w:styleId="69">
    <w:name w:val="正文文本缩进 字符"/>
    <w:basedOn w:val="34"/>
    <w:qFormat/>
    <w:uiPriority w:val="99"/>
    <w:rPr>
      <w:rFonts w:hint="default" w:ascii="Times New Roman" w:hAnsi="Times New Roman" w:cs="Times New Roman"/>
      <w:sz w:val="24"/>
    </w:rPr>
  </w:style>
  <w:style w:type="character" w:customStyle="1" w:styleId="70">
    <w:name w:val="日期 Char3"/>
    <w:basedOn w:val="34"/>
    <w:qFormat/>
    <w:uiPriority w:val="99"/>
  </w:style>
  <w:style w:type="character" w:customStyle="1" w:styleId="71">
    <w:name w:val="正文文本缩进 字符4"/>
    <w:basedOn w:val="34"/>
    <w:link w:val="17"/>
    <w:qFormat/>
    <w:uiPriority w:val="99"/>
    <w:rPr>
      <w:rFonts w:hint="default" w:ascii="Calibri" w:hAnsi="Calibri" w:cs="Calibri"/>
      <w:kern w:val="2"/>
      <w:sz w:val="21"/>
      <w:szCs w:val="22"/>
    </w:rPr>
  </w:style>
  <w:style w:type="character" w:customStyle="1" w:styleId="72">
    <w:name w:val="icon062"/>
    <w:basedOn w:val="34"/>
    <w:qFormat/>
    <w:uiPriority w:val="0"/>
  </w:style>
  <w:style w:type="character" w:customStyle="1" w:styleId="73">
    <w:name w:val="文档结构图 Char"/>
    <w:basedOn w:val="34"/>
    <w:qFormat/>
    <w:uiPriority w:val="99"/>
    <w:rPr>
      <w:rFonts w:hint="eastAsia" w:ascii="Microsoft YaHei UI" w:hAnsi="Microsoft YaHei UI" w:eastAsia="Microsoft YaHei UI" w:cs="Microsoft YaHei UI"/>
      <w:kern w:val="2"/>
      <w:sz w:val="18"/>
      <w:szCs w:val="18"/>
    </w:rPr>
  </w:style>
  <w:style w:type="character" w:customStyle="1" w:styleId="74">
    <w:name w:val="纯文本 Char"/>
    <w:basedOn w:val="34"/>
    <w:qFormat/>
    <w:uiPriority w:val="0"/>
    <w:rPr>
      <w:rFonts w:hint="eastAsia" w:ascii="宋体" w:hAnsi="Courier New" w:eastAsia="宋体" w:cs="Courier New"/>
      <w:kern w:val="2"/>
      <w:sz w:val="21"/>
      <w:szCs w:val="21"/>
    </w:rPr>
  </w:style>
  <w:style w:type="character" w:customStyle="1" w:styleId="75">
    <w:name w:val="正文文本 2 字符"/>
    <w:basedOn w:val="34"/>
    <w:qFormat/>
    <w:uiPriority w:val="0"/>
    <w:rPr>
      <w:rFonts w:hint="default" w:ascii="Times New Roman" w:hAnsi="Times New Roman" w:cs="Times New Roman"/>
      <w:sz w:val="24"/>
    </w:rPr>
  </w:style>
  <w:style w:type="character" w:customStyle="1" w:styleId="76">
    <w:name w:val="批注文字 字符2"/>
    <w:basedOn w:val="34"/>
    <w:link w:val="11"/>
    <w:qFormat/>
    <w:uiPriority w:val="99"/>
    <w:rPr>
      <w:kern w:val="2"/>
      <w:sz w:val="21"/>
      <w:szCs w:val="22"/>
    </w:rPr>
  </w:style>
  <w:style w:type="character" w:customStyle="1" w:styleId="77">
    <w:name w:val="font31"/>
    <w:basedOn w:val="34"/>
    <w:qFormat/>
    <w:uiPriority w:val="0"/>
    <w:rPr>
      <w:rFonts w:hint="eastAsia" w:ascii="宋体" w:hAnsi="宋体" w:eastAsia="宋体" w:cs="宋体"/>
      <w:color w:val="000000"/>
      <w:sz w:val="20"/>
      <w:szCs w:val="20"/>
      <w:u w:val="none"/>
    </w:rPr>
  </w:style>
  <w:style w:type="character" w:customStyle="1" w:styleId="78">
    <w:name w:val="副标题 字符4"/>
    <w:basedOn w:val="34"/>
    <w:link w:val="26"/>
    <w:qFormat/>
    <w:uiPriority w:val="11"/>
    <w:rPr>
      <w:rFonts w:hint="default" w:ascii="Cambria" w:hAnsi="Cambria" w:eastAsia="Cambria" w:cs="Cambria"/>
      <w:b/>
      <w:kern w:val="28"/>
      <w:sz w:val="32"/>
      <w:szCs w:val="32"/>
    </w:rPr>
  </w:style>
  <w:style w:type="character" w:customStyle="1" w:styleId="79">
    <w:name w:val="批注框文本 Char1"/>
    <w:basedOn w:val="34"/>
    <w:qFormat/>
    <w:uiPriority w:val="99"/>
    <w:rPr>
      <w:sz w:val="18"/>
      <w:szCs w:val="18"/>
    </w:rPr>
  </w:style>
  <w:style w:type="character" w:customStyle="1" w:styleId="80">
    <w:name w:val="脚注文本 字符3"/>
    <w:basedOn w:val="34"/>
    <w:qFormat/>
    <w:uiPriority w:val="99"/>
    <w:rPr>
      <w:rFonts w:hint="default" w:ascii="Times New Roman" w:hAnsi="Times New Roman" w:eastAsia="宋体" w:cs="Times New Roman"/>
      <w:sz w:val="18"/>
      <w:szCs w:val="18"/>
    </w:rPr>
  </w:style>
  <w:style w:type="character" w:customStyle="1" w:styleId="81">
    <w:name w:val="副标题 Char6"/>
    <w:basedOn w:val="34"/>
    <w:qFormat/>
    <w:uiPriority w:val="11"/>
    <w:rPr>
      <w:rFonts w:hint="default" w:ascii="Cambria" w:hAnsi="Cambria" w:eastAsia="Cambria" w:cs="Times New Roman"/>
      <w:b/>
      <w:kern w:val="28"/>
      <w:sz w:val="32"/>
      <w:szCs w:val="32"/>
    </w:rPr>
  </w:style>
  <w:style w:type="character" w:customStyle="1" w:styleId="82">
    <w:name w:val="标题 3 字符"/>
    <w:basedOn w:val="34"/>
    <w:qFormat/>
    <w:uiPriority w:val="9"/>
    <w:rPr>
      <w:rFonts w:hint="default" w:ascii="Times New Roman" w:hAnsi="Times New Roman" w:eastAsia="宋体" w:cs="Times New Roman"/>
      <w:b/>
      <w:sz w:val="32"/>
      <w:szCs w:val="32"/>
    </w:rPr>
  </w:style>
  <w:style w:type="character" w:customStyle="1" w:styleId="83">
    <w:name w:val="文档结构图 Char1"/>
    <w:basedOn w:val="34"/>
    <w:qFormat/>
    <w:uiPriority w:val="99"/>
    <w:rPr>
      <w:rFonts w:hint="eastAsia" w:ascii="宋体" w:hAnsi="宋体" w:eastAsia="宋体" w:cs="宋体"/>
      <w:sz w:val="18"/>
      <w:szCs w:val="18"/>
    </w:rPr>
  </w:style>
  <w:style w:type="character" w:customStyle="1" w:styleId="84">
    <w:name w:val="批注主题 Char6"/>
    <w:basedOn w:val="34"/>
    <w:qFormat/>
    <w:uiPriority w:val="99"/>
    <w:rPr>
      <w:b/>
      <w:kern w:val="2"/>
      <w:sz w:val="21"/>
      <w:szCs w:val="22"/>
    </w:rPr>
  </w:style>
  <w:style w:type="character" w:customStyle="1" w:styleId="85">
    <w:name w:val="正文文本 2 Char1"/>
    <w:basedOn w:val="34"/>
    <w:qFormat/>
    <w:uiPriority w:val="99"/>
    <w:rPr>
      <w:rFonts w:hint="default" w:ascii="Times New Roman" w:hAnsi="Times New Roman" w:eastAsia="宋体" w:cs="Times New Roman"/>
    </w:rPr>
  </w:style>
  <w:style w:type="character" w:customStyle="1" w:styleId="86">
    <w:name w:val="标题 字符"/>
    <w:basedOn w:val="34"/>
    <w:qFormat/>
    <w:uiPriority w:val="0"/>
    <w:rPr>
      <w:rFonts w:hint="default" w:ascii="Cambria" w:hAnsi="Cambria" w:eastAsia="宋体" w:cs="Times New Roman"/>
      <w:b/>
      <w:sz w:val="32"/>
      <w:szCs w:val="32"/>
    </w:rPr>
  </w:style>
  <w:style w:type="character" w:customStyle="1" w:styleId="87">
    <w:name w:val="标题 Char4"/>
    <w:basedOn w:val="34"/>
    <w:qFormat/>
    <w:uiPriority w:val="0"/>
    <w:rPr>
      <w:rFonts w:hint="default" w:ascii="Cambria" w:hAnsi="Cambria" w:eastAsia="宋体" w:cs="Times New Roman"/>
      <w:b/>
      <w:sz w:val="32"/>
      <w:szCs w:val="32"/>
    </w:rPr>
  </w:style>
  <w:style w:type="character" w:customStyle="1" w:styleId="88">
    <w:name w:val="正文文本 字符3"/>
    <w:basedOn w:val="34"/>
    <w:qFormat/>
    <w:uiPriority w:val="99"/>
    <w:rPr>
      <w:rFonts w:hint="default" w:ascii="Times New Roman" w:hAnsi="Times New Roman" w:eastAsia="宋体" w:cs="Times New Roman"/>
    </w:rPr>
  </w:style>
  <w:style w:type="character" w:customStyle="1" w:styleId="89">
    <w:name w:val="批注框文本 字符3"/>
    <w:basedOn w:val="34"/>
    <w:link w:val="22"/>
    <w:qFormat/>
    <w:uiPriority w:val="99"/>
    <w:rPr>
      <w:rFonts w:hint="default" w:ascii="Calibri" w:hAnsi="Calibri" w:cs="Calibri"/>
      <w:kern w:val="2"/>
      <w:sz w:val="18"/>
      <w:szCs w:val="18"/>
    </w:rPr>
  </w:style>
  <w:style w:type="character" w:customStyle="1" w:styleId="90">
    <w:name w:val="正文文本缩进 Char1"/>
    <w:basedOn w:val="34"/>
    <w:qFormat/>
    <w:uiPriority w:val="99"/>
    <w:rPr>
      <w:rFonts w:hint="default" w:ascii="Times New Roman" w:hAnsi="Times New Roman" w:eastAsia="宋体" w:cs="Times New Roman"/>
    </w:rPr>
  </w:style>
  <w:style w:type="character" w:customStyle="1" w:styleId="91">
    <w:name w:val="标题 4 字符1"/>
    <w:basedOn w:val="34"/>
    <w:qFormat/>
    <w:uiPriority w:val="9"/>
    <w:rPr>
      <w:b/>
      <w:kern w:val="2"/>
      <w:sz w:val="28"/>
      <w:szCs w:val="28"/>
    </w:rPr>
  </w:style>
  <w:style w:type="character" w:customStyle="1" w:styleId="92">
    <w:name w:val="批注主题 字符2"/>
    <w:basedOn w:val="34"/>
    <w:qFormat/>
    <w:uiPriority w:val="99"/>
    <w:rPr>
      <w:b/>
    </w:rPr>
  </w:style>
  <w:style w:type="character" w:customStyle="1" w:styleId="93">
    <w:name w:val="标题 3 Char"/>
    <w:basedOn w:val="34"/>
    <w:qFormat/>
    <w:uiPriority w:val="9"/>
    <w:rPr>
      <w:b/>
      <w:kern w:val="2"/>
      <w:sz w:val="32"/>
      <w:szCs w:val="32"/>
    </w:rPr>
  </w:style>
  <w:style w:type="character" w:customStyle="1" w:styleId="94">
    <w:name w:val="标题 4 Char"/>
    <w:basedOn w:val="34"/>
    <w:qFormat/>
    <w:uiPriority w:val="9"/>
    <w:rPr>
      <w:rFonts w:hint="default" w:ascii="等线 Light" w:hAnsi="等线 Light" w:eastAsia="等线 Light" w:cs="Times New Roman"/>
      <w:b/>
      <w:kern w:val="2"/>
      <w:sz w:val="28"/>
      <w:szCs w:val="28"/>
    </w:rPr>
  </w:style>
  <w:style w:type="character" w:customStyle="1" w:styleId="95">
    <w:name w:val="页眉 Char3"/>
    <w:basedOn w:val="34"/>
    <w:qFormat/>
    <w:uiPriority w:val="99"/>
    <w:rPr>
      <w:rFonts w:hint="default" w:ascii="Calibri" w:hAnsi="Calibri" w:eastAsia="宋体" w:cs="Times New Roman"/>
      <w:sz w:val="18"/>
      <w:szCs w:val="18"/>
    </w:rPr>
  </w:style>
  <w:style w:type="character" w:customStyle="1" w:styleId="96">
    <w:name w:val="标题 5 Char"/>
    <w:basedOn w:val="34"/>
    <w:qFormat/>
    <w:uiPriority w:val="9"/>
    <w:rPr>
      <w:b/>
      <w:kern w:val="2"/>
      <w:sz w:val="28"/>
      <w:szCs w:val="28"/>
    </w:rPr>
  </w:style>
  <w:style w:type="character" w:customStyle="1" w:styleId="97">
    <w:name w:val="正文文本 Char"/>
    <w:basedOn w:val="34"/>
    <w:qFormat/>
    <w:uiPriority w:val="1"/>
    <w:rPr>
      <w:kern w:val="2"/>
      <w:sz w:val="21"/>
      <w:szCs w:val="22"/>
    </w:rPr>
  </w:style>
  <w:style w:type="character" w:customStyle="1" w:styleId="98">
    <w:name w:val="正文文本缩进 Char"/>
    <w:basedOn w:val="34"/>
    <w:qFormat/>
    <w:uiPriority w:val="99"/>
    <w:rPr>
      <w:kern w:val="2"/>
      <w:sz w:val="21"/>
      <w:szCs w:val="22"/>
    </w:rPr>
  </w:style>
  <w:style w:type="character" w:customStyle="1" w:styleId="99">
    <w:name w:val="标题 4 字符"/>
    <w:basedOn w:val="34"/>
    <w:qFormat/>
    <w:uiPriority w:val="9"/>
    <w:rPr>
      <w:rFonts w:hint="default" w:ascii="等线 Light" w:hAnsi="等线 Light" w:eastAsia="等线 Light" w:cs="Times New Roman"/>
      <w:b/>
      <w:sz w:val="28"/>
      <w:szCs w:val="28"/>
    </w:rPr>
  </w:style>
  <w:style w:type="character" w:customStyle="1" w:styleId="100">
    <w:name w:val="spyx_bszn_icon2"/>
    <w:basedOn w:val="34"/>
    <w:qFormat/>
    <w:uiPriority w:val="0"/>
  </w:style>
  <w:style w:type="character" w:customStyle="1" w:styleId="101">
    <w:name w:val="副标题 Char"/>
    <w:basedOn w:val="34"/>
    <w:qFormat/>
    <w:uiPriority w:val="11"/>
    <w:rPr>
      <w:rFonts w:hint="default" w:ascii="等线 Light" w:hAnsi="等线 Light" w:eastAsia="等线 Light" w:cs="Times New Roman"/>
      <w:b/>
      <w:kern w:val="28"/>
      <w:sz w:val="32"/>
      <w:szCs w:val="32"/>
    </w:rPr>
  </w:style>
  <w:style w:type="character" w:customStyle="1" w:styleId="102">
    <w:name w:val="脚注文本 Char"/>
    <w:basedOn w:val="34"/>
    <w:qFormat/>
    <w:uiPriority w:val="99"/>
    <w:rPr>
      <w:kern w:val="2"/>
      <w:sz w:val="18"/>
      <w:szCs w:val="18"/>
    </w:rPr>
  </w:style>
  <w:style w:type="character" w:customStyle="1" w:styleId="103">
    <w:name w:val="正文文本 2 Char"/>
    <w:basedOn w:val="34"/>
    <w:qFormat/>
    <w:uiPriority w:val="0"/>
    <w:rPr>
      <w:kern w:val="2"/>
      <w:sz w:val="21"/>
      <w:szCs w:val="22"/>
    </w:rPr>
  </w:style>
  <w:style w:type="character" w:customStyle="1" w:styleId="104">
    <w:name w:val="批注主题 Char2"/>
    <w:basedOn w:val="34"/>
    <w:qFormat/>
    <w:uiPriority w:val="99"/>
    <w:rPr>
      <w:rFonts w:hint="default" w:ascii="Times New Roman" w:hAnsi="Times New Roman" w:eastAsia="宋体" w:cs="Times New Roman"/>
      <w:b/>
    </w:rPr>
  </w:style>
  <w:style w:type="character" w:customStyle="1" w:styleId="105">
    <w:name w:val="标题 1 字符3"/>
    <w:basedOn w:val="34"/>
    <w:link w:val="5"/>
    <w:qFormat/>
    <w:uiPriority w:val="9"/>
    <w:rPr>
      <w:rFonts w:hint="eastAsia" w:eastAsia="黑体" w:cs="黑体" w:asciiTheme="minorHAnsi" w:hAnsiTheme="minorHAnsi"/>
      <w:b/>
      <w:kern w:val="44"/>
      <w:sz w:val="32"/>
      <w:szCs w:val="44"/>
    </w:rPr>
  </w:style>
  <w:style w:type="character" w:customStyle="1" w:styleId="106">
    <w:name w:val="标题 2 字符2"/>
    <w:basedOn w:val="34"/>
    <w:link w:val="6"/>
    <w:qFormat/>
    <w:uiPriority w:val="0"/>
    <w:rPr>
      <w:rFonts w:hint="eastAsia" w:ascii="黑体" w:hAnsi="宋体" w:eastAsia="黑体" w:cs="黑体"/>
      <w:b/>
      <w:kern w:val="2"/>
      <w:sz w:val="28"/>
      <w:szCs w:val="28"/>
    </w:rPr>
  </w:style>
  <w:style w:type="character" w:customStyle="1" w:styleId="107">
    <w:name w:val="脚注文本 Char4"/>
    <w:basedOn w:val="34"/>
    <w:qFormat/>
    <w:uiPriority w:val="99"/>
    <w:rPr>
      <w:rFonts w:hint="default" w:ascii="Calibri" w:hAnsi="Calibri" w:eastAsia="宋体" w:cs="Times New Roman"/>
      <w:sz w:val="18"/>
      <w:szCs w:val="18"/>
    </w:rPr>
  </w:style>
  <w:style w:type="character" w:customStyle="1" w:styleId="108">
    <w:name w:val="标题 3 字符2"/>
    <w:basedOn w:val="34"/>
    <w:link w:val="7"/>
    <w:qFormat/>
    <w:uiPriority w:val="9"/>
    <w:rPr>
      <w:rFonts w:hint="eastAsia" w:ascii="黑体" w:hAnsi="宋体" w:eastAsia="黑体" w:cs="黑体"/>
      <w:b/>
      <w:kern w:val="2"/>
      <w:sz w:val="28"/>
      <w:szCs w:val="32"/>
    </w:rPr>
  </w:style>
  <w:style w:type="character" w:customStyle="1" w:styleId="109">
    <w:name w:val="页眉 字符2"/>
    <w:basedOn w:val="34"/>
    <w:link w:val="4"/>
    <w:qFormat/>
    <w:uiPriority w:val="99"/>
    <w:rPr>
      <w:kern w:val="2"/>
      <w:sz w:val="18"/>
      <w:szCs w:val="18"/>
    </w:rPr>
  </w:style>
  <w:style w:type="character" w:customStyle="1" w:styleId="110">
    <w:name w:val="spyx_bszn_icon4"/>
    <w:basedOn w:val="34"/>
    <w:qFormat/>
    <w:uiPriority w:val="0"/>
  </w:style>
  <w:style w:type="character" w:customStyle="1" w:styleId="111">
    <w:name w:val="标题 4 字符3"/>
    <w:basedOn w:val="34"/>
    <w:link w:val="8"/>
    <w:qFormat/>
    <w:uiPriority w:val="9"/>
    <w:rPr>
      <w:b/>
      <w:kern w:val="2"/>
      <w:sz w:val="28"/>
      <w:szCs w:val="28"/>
    </w:rPr>
  </w:style>
  <w:style w:type="character" w:customStyle="1" w:styleId="112">
    <w:name w:val="标题 5 字符2"/>
    <w:basedOn w:val="34"/>
    <w:link w:val="9"/>
    <w:qFormat/>
    <w:uiPriority w:val="9"/>
    <w:rPr>
      <w:b/>
      <w:kern w:val="2"/>
      <w:sz w:val="28"/>
      <w:szCs w:val="28"/>
    </w:rPr>
  </w:style>
  <w:style w:type="character" w:customStyle="1" w:styleId="113">
    <w:name w:val="spyx_bszn_icon3"/>
    <w:basedOn w:val="34"/>
    <w:qFormat/>
    <w:uiPriority w:val="0"/>
  </w:style>
  <w:style w:type="character" w:customStyle="1" w:styleId="114">
    <w:name w:val="文档结构图 字符3"/>
    <w:basedOn w:val="34"/>
    <w:link w:val="15"/>
    <w:qFormat/>
    <w:uiPriority w:val="99"/>
    <w:rPr>
      <w:rFonts w:hint="eastAsia" w:ascii="宋体" w:hAnsi="Calibri" w:eastAsia="宋体" w:cs="宋体"/>
      <w:kern w:val="2"/>
      <w:sz w:val="18"/>
      <w:szCs w:val="18"/>
    </w:rPr>
  </w:style>
  <w:style w:type="character" w:customStyle="1" w:styleId="115">
    <w:name w:val="正文文本 字符4"/>
    <w:basedOn w:val="34"/>
    <w:link w:val="16"/>
    <w:qFormat/>
    <w:uiPriority w:val="1"/>
    <w:rPr>
      <w:rFonts w:hint="eastAsia" w:ascii="Microsoft JhengHei" w:hAnsi="Microsoft JhengHei" w:eastAsia="Microsoft JhengHei" w:cs="Microsoft JhengHei"/>
      <w:sz w:val="30"/>
      <w:szCs w:val="30"/>
      <w:lang w:eastAsia="en-US"/>
    </w:rPr>
  </w:style>
  <w:style w:type="character" w:customStyle="1" w:styleId="116">
    <w:name w:val="纯文本 字符3"/>
    <w:basedOn w:val="34"/>
    <w:link w:val="3"/>
    <w:qFormat/>
    <w:uiPriority w:val="0"/>
    <w:rPr>
      <w:rFonts w:hint="eastAsia" w:ascii="宋体" w:hAnsi="Courier New" w:eastAsia="宋体" w:cs="Courier New"/>
      <w:kern w:val="2"/>
      <w:sz w:val="24"/>
      <w:szCs w:val="21"/>
    </w:rPr>
  </w:style>
  <w:style w:type="character" w:customStyle="1" w:styleId="117">
    <w:name w:val="日期 字符4"/>
    <w:basedOn w:val="34"/>
    <w:link w:val="21"/>
    <w:qFormat/>
    <w:uiPriority w:val="99"/>
    <w:rPr>
      <w:rFonts w:hint="eastAsia" w:ascii="等线" w:hAnsi="等线" w:eastAsia="等线" w:cs="Times New Roman"/>
      <w:kern w:val="2"/>
      <w:sz w:val="21"/>
      <w:szCs w:val="22"/>
    </w:rPr>
  </w:style>
  <w:style w:type="character" w:customStyle="1" w:styleId="118">
    <w:name w:val="页脚 字符"/>
    <w:basedOn w:val="34"/>
    <w:qFormat/>
    <w:uiPriority w:val="99"/>
    <w:rPr>
      <w:sz w:val="18"/>
      <w:szCs w:val="18"/>
    </w:rPr>
  </w:style>
  <w:style w:type="character" w:customStyle="1" w:styleId="119">
    <w:name w:val="脚注文本 字符4"/>
    <w:basedOn w:val="34"/>
    <w:link w:val="27"/>
    <w:qFormat/>
    <w:uiPriority w:val="99"/>
    <w:rPr>
      <w:rFonts w:hint="eastAsia" w:ascii="等线" w:hAnsi="等线" w:eastAsia="等线" w:cs="Times New Roman"/>
      <w:kern w:val="2"/>
      <w:sz w:val="18"/>
      <w:szCs w:val="18"/>
    </w:rPr>
  </w:style>
  <w:style w:type="character" w:customStyle="1" w:styleId="120">
    <w:name w:val="正文文本 2 字符4"/>
    <w:basedOn w:val="34"/>
    <w:link w:val="31"/>
    <w:qFormat/>
    <w:uiPriority w:val="0"/>
    <w:rPr>
      <w:rFonts w:hint="default" w:ascii="Calibri" w:hAnsi="Calibri" w:cs="Calibri"/>
      <w:kern w:val="2"/>
      <w:sz w:val="21"/>
      <w:szCs w:val="22"/>
    </w:rPr>
  </w:style>
  <w:style w:type="character" w:customStyle="1" w:styleId="121">
    <w:name w:val="批注主题 字符4"/>
    <w:basedOn w:val="34"/>
    <w:link w:val="10"/>
    <w:qFormat/>
    <w:uiPriority w:val="99"/>
    <w:rPr>
      <w:rFonts w:hint="eastAsia" w:ascii="等线" w:hAnsi="等线" w:eastAsia="等线" w:cs="Times New Roman"/>
      <w:b/>
      <w:kern w:val="2"/>
      <w:sz w:val="21"/>
      <w:szCs w:val="22"/>
    </w:rPr>
  </w:style>
  <w:style w:type="character" w:customStyle="1" w:styleId="122">
    <w:name w:val="标题 1 字符"/>
    <w:basedOn w:val="34"/>
    <w:qFormat/>
    <w:uiPriority w:val="9"/>
    <w:rPr>
      <w:rFonts w:hint="default" w:ascii="Times New Roman" w:hAnsi="Times New Roman" w:eastAsia="宋体" w:cs="Times New Roman"/>
      <w:b/>
      <w:kern w:val="44"/>
      <w:sz w:val="44"/>
      <w:szCs w:val="44"/>
    </w:rPr>
  </w:style>
  <w:style w:type="character" w:customStyle="1" w:styleId="123">
    <w:name w:val="Body text|2_"/>
    <w:basedOn w:val="34"/>
    <w:qFormat/>
    <w:uiPriority w:val="0"/>
    <w:rPr>
      <w:rFonts w:hint="eastAsia" w:ascii="PMingLiU" w:hAnsi="PMingLiU" w:eastAsia="PMingLiU" w:cs="PMingLiU"/>
      <w:spacing w:val="10"/>
      <w:sz w:val="18"/>
      <w:szCs w:val="18"/>
      <w:u w:val="none"/>
    </w:rPr>
  </w:style>
  <w:style w:type="character" w:customStyle="1" w:styleId="124">
    <w:name w:val="标题 5 字符"/>
    <w:basedOn w:val="34"/>
    <w:qFormat/>
    <w:uiPriority w:val="9"/>
    <w:rPr>
      <w:rFonts w:hint="default" w:ascii="Times New Roman" w:hAnsi="Times New Roman" w:eastAsia="宋体" w:cs="Times New Roman"/>
      <w:b/>
      <w:sz w:val="28"/>
      <w:szCs w:val="28"/>
    </w:rPr>
  </w:style>
  <w:style w:type="character" w:customStyle="1" w:styleId="125">
    <w:name w:val="标题 3 Char1"/>
    <w:basedOn w:val="34"/>
    <w:qFormat/>
    <w:uiPriority w:val="9"/>
    <w:rPr>
      <w:rFonts w:hint="eastAsia" w:ascii="宋体" w:hAnsi="宋体" w:eastAsia="宋体" w:cs="宋体"/>
      <w:b/>
      <w:sz w:val="24"/>
      <w:szCs w:val="24"/>
    </w:rPr>
  </w:style>
  <w:style w:type="character" w:customStyle="1" w:styleId="126">
    <w:name w:val="标题 Char3"/>
    <w:basedOn w:val="34"/>
    <w:qFormat/>
    <w:uiPriority w:val="10"/>
    <w:rPr>
      <w:rFonts w:hint="default" w:ascii="Calibri Light" w:hAnsi="Calibri Light" w:eastAsia="宋体" w:cs="Times New Roman"/>
      <w:b/>
      <w:sz w:val="32"/>
      <w:szCs w:val="32"/>
    </w:rPr>
  </w:style>
  <w:style w:type="character" w:customStyle="1" w:styleId="127">
    <w:name w:val="批注文字 Char1"/>
    <w:basedOn w:val="34"/>
    <w:qFormat/>
    <w:uiPriority w:val="99"/>
    <w:rPr>
      <w:kern w:val="2"/>
      <w:sz w:val="21"/>
      <w:szCs w:val="22"/>
    </w:rPr>
  </w:style>
  <w:style w:type="character" w:customStyle="1" w:styleId="128">
    <w:name w:val="标题 字符1"/>
    <w:basedOn w:val="34"/>
    <w:qFormat/>
    <w:uiPriority w:val="0"/>
    <w:rPr>
      <w:rFonts w:hint="default" w:ascii="Cambria" w:hAnsi="Cambria" w:eastAsia="宋体" w:cs="Times New Roman"/>
      <w:b/>
      <w:sz w:val="32"/>
      <w:szCs w:val="32"/>
    </w:rPr>
  </w:style>
  <w:style w:type="character" w:customStyle="1" w:styleId="129">
    <w:name w:val="无间隔 Char1"/>
    <w:basedOn w:val="34"/>
    <w:qFormat/>
    <w:uiPriority w:val="1"/>
    <w:rPr>
      <w:kern w:val="0"/>
      <w:sz w:val="22"/>
    </w:rPr>
  </w:style>
  <w:style w:type="character" w:customStyle="1" w:styleId="130">
    <w:name w:val="表头 Char"/>
    <w:basedOn w:val="34"/>
    <w:link w:val="131"/>
    <w:qFormat/>
    <w:uiPriority w:val="0"/>
    <w:rPr>
      <w:b/>
    </w:rPr>
  </w:style>
  <w:style w:type="paragraph" w:customStyle="1" w:styleId="131">
    <w:name w:val="表头"/>
    <w:basedOn w:val="1"/>
    <w:link w:val="130"/>
    <w:qFormat/>
    <w:uiPriority w:val="0"/>
    <w:pPr>
      <w:widowControl/>
      <w:spacing w:line="360" w:lineRule="auto"/>
      <w:jc w:val="center"/>
    </w:pPr>
    <w:rPr>
      <w:b/>
      <w:kern w:val="0"/>
      <w:sz w:val="20"/>
      <w:szCs w:val="20"/>
    </w:rPr>
  </w:style>
  <w:style w:type="character" w:customStyle="1" w:styleId="132">
    <w:name w:val="标题 1 Char2"/>
    <w:basedOn w:val="34"/>
    <w:qFormat/>
    <w:uiPriority w:val="9"/>
    <w:rPr>
      <w:rFonts w:hint="default" w:ascii="Times New Roman" w:hAnsi="Times New Roman" w:eastAsia="黑体" w:cs="Times New Roman"/>
      <w:b/>
      <w:kern w:val="44"/>
      <w:sz w:val="32"/>
      <w:szCs w:val="44"/>
    </w:rPr>
  </w:style>
  <w:style w:type="character" w:customStyle="1" w:styleId="133">
    <w:name w:val="icon022"/>
    <w:basedOn w:val="34"/>
    <w:qFormat/>
    <w:uiPriority w:val="0"/>
  </w:style>
  <w:style w:type="character" w:customStyle="1" w:styleId="134">
    <w:name w:val="批注主题 Char3"/>
    <w:basedOn w:val="34"/>
    <w:qFormat/>
    <w:uiPriority w:val="99"/>
    <w:rPr>
      <w:b/>
    </w:rPr>
  </w:style>
  <w:style w:type="character" w:customStyle="1" w:styleId="135">
    <w:name w:val="icon042"/>
    <w:basedOn w:val="34"/>
    <w:qFormat/>
    <w:uiPriority w:val="0"/>
  </w:style>
  <w:style w:type="character" w:customStyle="1" w:styleId="136">
    <w:name w:val="日期 Char2"/>
    <w:basedOn w:val="34"/>
    <w:qFormat/>
    <w:uiPriority w:val="99"/>
    <w:rPr>
      <w:rFonts w:hint="default" w:ascii="Times New Roman" w:hAnsi="Times New Roman" w:eastAsia="宋体" w:cs="Times New Roman"/>
    </w:rPr>
  </w:style>
  <w:style w:type="character" w:customStyle="1" w:styleId="137">
    <w:name w:val="文档结构图 Char2"/>
    <w:basedOn w:val="34"/>
    <w:qFormat/>
    <w:uiPriority w:val="99"/>
    <w:rPr>
      <w:rFonts w:hint="eastAsia" w:ascii="宋体" w:hAnsi="Times New Roman" w:eastAsia="宋体" w:cs="Times New Roman"/>
      <w:sz w:val="18"/>
      <w:szCs w:val="18"/>
    </w:rPr>
  </w:style>
  <w:style w:type="character" w:customStyle="1" w:styleId="138">
    <w:name w:val="正文文本缩进 Char2"/>
    <w:basedOn w:val="34"/>
    <w:qFormat/>
    <w:uiPriority w:val="99"/>
    <w:rPr>
      <w:rFonts w:hint="default" w:ascii="Calibri" w:hAnsi="Calibri" w:eastAsia="宋体" w:cs="Times New Roman"/>
    </w:rPr>
  </w:style>
  <w:style w:type="character" w:customStyle="1" w:styleId="139">
    <w:name w:val="标题 Char5"/>
    <w:basedOn w:val="34"/>
    <w:qFormat/>
    <w:uiPriority w:val="10"/>
    <w:rPr>
      <w:rFonts w:hint="default" w:ascii="Calibri Light" w:hAnsi="Calibri Light" w:eastAsia="宋体" w:cs="Times New Roman"/>
      <w:b/>
      <w:sz w:val="32"/>
      <w:szCs w:val="32"/>
    </w:rPr>
  </w:style>
  <w:style w:type="character" w:customStyle="1" w:styleId="140">
    <w:name w:val="正文缩进 字符"/>
    <w:basedOn w:val="34"/>
    <w:link w:val="13"/>
    <w:qFormat/>
    <w:uiPriority w:val="0"/>
    <w:rPr>
      <w:kern w:val="2"/>
      <w:sz w:val="24"/>
    </w:rPr>
  </w:style>
  <w:style w:type="character" w:customStyle="1" w:styleId="141">
    <w:name w:val="标题 3 Char2"/>
    <w:basedOn w:val="34"/>
    <w:qFormat/>
    <w:uiPriority w:val="9"/>
    <w:rPr>
      <w:rFonts w:hint="eastAsia" w:ascii="黑体" w:hAnsi="宋体" w:eastAsia="黑体" w:cs="黑体"/>
      <w:b/>
      <w:kern w:val="2"/>
      <w:sz w:val="28"/>
      <w:szCs w:val="32"/>
    </w:rPr>
  </w:style>
  <w:style w:type="character" w:customStyle="1" w:styleId="142">
    <w:name w:val="标题 1 字符2"/>
    <w:basedOn w:val="34"/>
    <w:qFormat/>
    <w:uiPriority w:val="9"/>
    <w:rPr>
      <w:rFonts w:hint="default" w:ascii="Times New Roman" w:hAnsi="Times New Roman" w:eastAsia="黑体" w:cs="Times New Roman"/>
      <w:b/>
      <w:kern w:val="44"/>
      <w:sz w:val="32"/>
      <w:szCs w:val="44"/>
    </w:rPr>
  </w:style>
  <w:style w:type="character" w:customStyle="1" w:styleId="143">
    <w:name w:val="副标题 字符2"/>
    <w:basedOn w:val="34"/>
    <w:qFormat/>
    <w:uiPriority w:val="11"/>
    <w:rPr>
      <w:rFonts w:hint="default" w:ascii="Cambria" w:hAnsi="Cambria" w:eastAsia="宋体" w:cs="Times New Roman"/>
      <w:b/>
      <w:kern w:val="28"/>
      <w:sz w:val="32"/>
      <w:szCs w:val="32"/>
    </w:rPr>
  </w:style>
  <w:style w:type="character" w:customStyle="1" w:styleId="144">
    <w:name w:val="icon051"/>
    <w:basedOn w:val="34"/>
    <w:qFormat/>
    <w:uiPriority w:val="0"/>
  </w:style>
  <w:style w:type="character" w:customStyle="1" w:styleId="145">
    <w:name w:val="icon031"/>
    <w:basedOn w:val="34"/>
    <w:qFormat/>
    <w:uiPriority w:val="0"/>
  </w:style>
  <w:style w:type="character" w:customStyle="1" w:styleId="146">
    <w:name w:val="标题 Char7"/>
    <w:basedOn w:val="34"/>
    <w:qFormat/>
    <w:uiPriority w:val="10"/>
    <w:rPr>
      <w:rFonts w:hint="default" w:ascii="Cambria" w:hAnsi="Cambria" w:eastAsia="Cambria" w:cs="Times New Roman"/>
      <w:b/>
      <w:kern w:val="2"/>
      <w:sz w:val="32"/>
      <w:szCs w:val="32"/>
    </w:rPr>
  </w:style>
  <w:style w:type="character" w:customStyle="1" w:styleId="147">
    <w:name w:val="批注框文本 Char2"/>
    <w:basedOn w:val="34"/>
    <w:qFormat/>
    <w:uiPriority w:val="99"/>
    <w:rPr>
      <w:rFonts w:hint="default" w:ascii="Times New Roman" w:hAnsi="Times New Roman" w:eastAsia="宋体" w:cs="Times New Roman"/>
      <w:sz w:val="18"/>
      <w:szCs w:val="18"/>
    </w:rPr>
  </w:style>
  <w:style w:type="character" w:customStyle="1" w:styleId="148">
    <w:name w:val="spyx_bszn_icon5"/>
    <w:basedOn w:val="34"/>
    <w:qFormat/>
    <w:uiPriority w:val="0"/>
  </w:style>
  <w:style w:type="character" w:customStyle="1" w:styleId="149">
    <w:name w:val="style66"/>
    <w:basedOn w:val="34"/>
    <w:qFormat/>
    <w:uiPriority w:val="0"/>
  </w:style>
  <w:style w:type="character" w:customStyle="1" w:styleId="150">
    <w:name w:val="表内容 Char"/>
    <w:basedOn w:val="34"/>
    <w:link w:val="151"/>
    <w:qFormat/>
    <w:uiPriority w:val="0"/>
    <w:rPr>
      <w:rFonts w:hint="eastAsia" w:ascii="宋体" w:hAnsi="宋体" w:eastAsia="宋体" w:cs="宋体"/>
      <w:color w:val="000000"/>
      <w:sz w:val="18"/>
    </w:rPr>
  </w:style>
  <w:style w:type="paragraph" w:customStyle="1" w:styleId="151">
    <w:name w:val="表内容"/>
    <w:basedOn w:val="1"/>
    <w:link w:val="150"/>
    <w:qFormat/>
    <w:uiPriority w:val="0"/>
    <w:pPr>
      <w:widowControl/>
      <w:spacing w:line="480" w:lineRule="auto"/>
      <w:ind w:left="2" w:hanging="2" w:hangingChars="1"/>
      <w:jc w:val="center"/>
    </w:pPr>
    <w:rPr>
      <w:rFonts w:hint="eastAsia" w:ascii="宋体" w:hAnsi="宋体" w:eastAsia="宋体" w:cs="宋体"/>
      <w:color w:val="000000"/>
      <w:kern w:val="0"/>
      <w:sz w:val="18"/>
      <w:szCs w:val="20"/>
    </w:rPr>
  </w:style>
  <w:style w:type="character" w:customStyle="1" w:styleId="152">
    <w:name w:val="批注文字 Char3"/>
    <w:basedOn w:val="34"/>
    <w:qFormat/>
    <w:uiPriority w:val="99"/>
    <w:rPr>
      <w:rFonts w:hint="default" w:ascii="Times New Roman" w:hAnsi="Times New Roman" w:eastAsia="宋体" w:cs="Times New Roman"/>
    </w:rPr>
  </w:style>
  <w:style w:type="character" w:customStyle="1" w:styleId="153">
    <w:name w:val="批注文字 Char6"/>
    <w:basedOn w:val="34"/>
    <w:qFormat/>
    <w:uiPriority w:val="99"/>
    <w:rPr>
      <w:rFonts w:hint="default" w:ascii="Calibri" w:hAnsi="Calibri" w:eastAsia="宋体" w:cs="Times New Roman"/>
    </w:rPr>
  </w:style>
  <w:style w:type="character" w:customStyle="1" w:styleId="154">
    <w:name w:val="文档结构图 Char3"/>
    <w:basedOn w:val="34"/>
    <w:qFormat/>
    <w:uiPriority w:val="99"/>
    <w:rPr>
      <w:rFonts w:hint="eastAsia" w:ascii="宋体" w:hAnsi="Calibri" w:eastAsia="宋体" w:cs="Times New Roman"/>
      <w:sz w:val="18"/>
      <w:szCs w:val="18"/>
    </w:rPr>
  </w:style>
  <w:style w:type="character" w:customStyle="1" w:styleId="155">
    <w:name w:val="无间隔 字符1"/>
    <w:basedOn w:val="34"/>
    <w:qFormat/>
    <w:uiPriority w:val="1"/>
    <w:rPr>
      <w:kern w:val="0"/>
      <w:sz w:val="22"/>
    </w:rPr>
  </w:style>
  <w:style w:type="character" w:customStyle="1" w:styleId="156">
    <w:name w:val="纯文本 Char2"/>
    <w:basedOn w:val="34"/>
    <w:qFormat/>
    <w:uiPriority w:val="0"/>
    <w:rPr>
      <w:rFonts w:hint="eastAsia" w:ascii="宋体" w:hAnsi="Courier New" w:eastAsia="宋体" w:cs="Courier New"/>
      <w:kern w:val="2"/>
      <w:sz w:val="21"/>
      <w:szCs w:val="21"/>
    </w:rPr>
  </w:style>
  <w:style w:type="character" w:customStyle="1" w:styleId="157">
    <w:name w:val="页脚 字符1"/>
    <w:basedOn w:val="34"/>
    <w:qFormat/>
    <w:uiPriority w:val="99"/>
    <w:rPr>
      <w:rFonts w:hint="default" w:ascii="Times New Roman" w:hAnsi="Times New Roman" w:cs="Times New Roman"/>
      <w:sz w:val="18"/>
      <w:szCs w:val="18"/>
    </w:rPr>
  </w:style>
  <w:style w:type="character" w:customStyle="1" w:styleId="158">
    <w:name w:val="批注文字 Char5"/>
    <w:basedOn w:val="34"/>
    <w:qFormat/>
    <w:uiPriority w:val="99"/>
    <w:rPr>
      <w:rFonts w:hint="default" w:ascii="Times New Roman" w:hAnsi="Times New Roman" w:cs="Times New Roman"/>
      <w:sz w:val="24"/>
    </w:rPr>
  </w:style>
  <w:style w:type="character" w:customStyle="1" w:styleId="159">
    <w:name w:val="日期 字符2"/>
    <w:basedOn w:val="34"/>
    <w:qFormat/>
    <w:uiPriority w:val="99"/>
  </w:style>
  <w:style w:type="character" w:customStyle="1" w:styleId="160">
    <w:name w:val="纯文本 Char1"/>
    <w:basedOn w:val="34"/>
    <w:qFormat/>
    <w:uiPriority w:val="99"/>
    <w:rPr>
      <w:rFonts w:hint="eastAsia" w:ascii="宋体" w:hAnsi="Courier New" w:eastAsia="宋体" w:cs="Courier New"/>
      <w:szCs w:val="21"/>
    </w:rPr>
  </w:style>
  <w:style w:type="character" w:customStyle="1" w:styleId="161">
    <w:name w:val="脚注文本 Char1"/>
    <w:basedOn w:val="34"/>
    <w:qFormat/>
    <w:uiPriority w:val="99"/>
    <w:rPr>
      <w:rFonts w:hint="default" w:ascii="Calibri" w:hAnsi="Calibri" w:eastAsia="宋体" w:cs="Times New Roman"/>
      <w:sz w:val="18"/>
      <w:szCs w:val="18"/>
    </w:rPr>
  </w:style>
  <w:style w:type="character" w:customStyle="1" w:styleId="162">
    <w:name w:val="纯文本 Char3"/>
    <w:basedOn w:val="34"/>
    <w:qFormat/>
    <w:uiPriority w:val="0"/>
    <w:rPr>
      <w:rFonts w:hint="eastAsia" w:ascii="宋体" w:hAnsi="Courier New" w:eastAsia="宋体" w:cs="Courier New"/>
      <w:sz w:val="24"/>
      <w:szCs w:val="21"/>
    </w:rPr>
  </w:style>
  <w:style w:type="character" w:customStyle="1" w:styleId="163">
    <w:name w:val="标题 1 Char1"/>
    <w:basedOn w:val="34"/>
    <w:qFormat/>
    <w:uiPriority w:val="0"/>
    <w:rPr>
      <w:rFonts w:hint="default" w:ascii="Times New Roman" w:hAnsi="Times New Roman" w:eastAsia="黑体" w:cs="宋体"/>
      <w:b/>
      <w:kern w:val="44"/>
      <w:sz w:val="28"/>
      <w:szCs w:val="28"/>
    </w:rPr>
  </w:style>
  <w:style w:type="character" w:customStyle="1" w:styleId="164">
    <w:name w:val="批注框文本 字符1"/>
    <w:basedOn w:val="34"/>
    <w:qFormat/>
    <w:uiPriority w:val="99"/>
    <w:rPr>
      <w:rFonts w:hint="default" w:ascii="Calibri" w:hAnsi="Calibri" w:eastAsia="宋体" w:cs="Times New Roman"/>
      <w:sz w:val="18"/>
      <w:szCs w:val="18"/>
    </w:rPr>
  </w:style>
  <w:style w:type="character" w:customStyle="1" w:styleId="165">
    <w:name w:val="font11"/>
    <w:basedOn w:val="34"/>
    <w:qFormat/>
    <w:uiPriority w:val="0"/>
    <w:rPr>
      <w:rFonts w:hint="default" w:ascii="Calibri" w:hAnsi="Calibri" w:cs="Calibri"/>
      <w:color w:val="000000"/>
      <w:sz w:val="20"/>
      <w:szCs w:val="20"/>
      <w:u w:val="none"/>
    </w:rPr>
  </w:style>
  <w:style w:type="character" w:customStyle="1" w:styleId="166">
    <w:name w:val="spyx_bszn_icon62"/>
    <w:basedOn w:val="34"/>
    <w:qFormat/>
    <w:uiPriority w:val="0"/>
  </w:style>
  <w:style w:type="character" w:customStyle="1" w:styleId="167">
    <w:name w:val="批注文字 字符1"/>
    <w:basedOn w:val="34"/>
    <w:qFormat/>
    <w:uiPriority w:val="99"/>
    <w:rPr>
      <w:rFonts w:hint="default" w:ascii="Times New Roman" w:hAnsi="Times New Roman" w:cs="Times New Roman"/>
      <w:sz w:val="24"/>
    </w:rPr>
  </w:style>
  <w:style w:type="character" w:customStyle="1" w:styleId="168">
    <w:name w:val="number"/>
    <w:basedOn w:val="34"/>
    <w:qFormat/>
    <w:uiPriority w:val="0"/>
  </w:style>
  <w:style w:type="character" w:customStyle="1" w:styleId="169">
    <w:name w:val="font01"/>
    <w:basedOn w:val="34"/>
    <w:qFormat/>
    <w:uiPriority w:val="0"/>
    <w:rPr>
      <w:rFonts w:hint="default" w:ascii="Times New Roman" w:hAnsi="Times New Roman" w:cs="Times New Roman"/>
      <w:b/>
      <w:color w:val="000000"/>
      <w:sz w:val="20"/>
      <w:szCs w:val="20"/>
      <w:u w:val="none"/>
    </w:rPr>
  </w:style>
  <w:style w:type="character" w:customStyle="1" w:styleId="170">
    <w:name w:val="脚注文本 Char2"/>
    <w:basedOn w:val="34"/>
    <w:qFormat/>
    <w:uiPriority w:val="99"/>
    <w:rPr>
      <w:rFonts w:hint="default" w:ascii="Times New Roman" w:hAnsi="Times New Roman" w:eastAsia="宋体" w:cs="Times New Roman"/>
      <w:sz w:val="18"/>
      <w:szCs w:val="18"/>
    </w:rPr>
  </w:style>
  <w:style w:type="character" w:customStyle="1" w:styleId="171">
    <w:name w:val="页脚 Char3"/>
    <w:basedOn w:val="34"/>
    <w:qFormat/>
    <w:uiPriority w:val="99"/>
    <w:rPr>
      <w:rFonts w:hint="default" w:ascii="Calibri" w:hAnsi="Calibri" w:eastAsia="宋体" w:cs="Times New Roman"/>
      <w:sz w:val="18"/>
      <w:szCs w:val="18"/>
    </w:rPr>
  </w:style>
  <w:style w:type="character" w:customStyle="1" w:styleId="172">
    <w:name w:val="规划正文 Char"/>
    <w:basedOn w:val="34"/>
    <w:link w:val="173"/>
    <w:qFormat/>
    <w:uiPriority w:val="0"/>
    <w:rPr>
      <w:rFonts w:hint="eastAsia" w:ascii="仿宋_GB2312" w:eastAsia="仿宋_GB2312" w:cs="仿宋_GB2312"/>
      <w:sz w:val="28"/>
      <w:szCs w:val="30"/>
    </w:rPr>
  </w:style>
  <w:style w:type="paragraph" w:customStyle="1" w:styleId="173">
    <w:name w:val="规划正文"/>
    <w:basedOn w:val="1"/>
    <w:link w:val="172"/>
    <w:qFormat/>
    <w:uiPriority w:val="0"/>
    <w:pPr>
      <w:widowControl/>
      <w:overflowPunct w:val="0"/>
      <w:spacing w:line="480" w:lineRule="auto"/>
      <w:ind w:firstLine="200" w:firstLineChars="200"/>
    </w:pPr>
    <w:rPr>
      <w:rFonts w:hint="eastAsia" w:ascii="仿宋_GB2312" w:eastAsia="仿宋_GB2312" w:cs="仿宋_GB2312"/>
      <w:kern w:val="0"/>
      <w:sz w:val="28"/>
      <w:szCs w:val="30"/>
    </w:rPr>
  </w:style>
  <w:style w:type="character" w:customStyle="1" w:styleId="174">
    <w:name w:val="副标题 Char1"/>
    <w:basedOn w:val="34"/>
    <w:qFormat/>
    <w:uiPriority w:val="11"/>
    <w:rPr>
      <w:rFonts w:hint="default" w:ascii="Cambria" w:hAnsi="Cambria" w:eastAsia="宋体" w:cs="Times New Roman"/>
      <w:b/>
      <w:kern w:val="28"/>
      <w:sz w:val="32"/>
      <w:szCs w:val="32"/>
    </w:rPr>
  </w:style>
  <w:style w:type="character" w:customStyle="1" w:styleId="175">
    <w:name w:val="正文文本 Char2"/>
    <w:basedOn w:val="34"/>
    <w:qFormat/>
    <w:uiPriority w:val="1"/>
    <w:rPr>
      <w:rFonts w:hint="eastAsia" w:ascii="Microsoft JhengHei" w:hAnsi="Microsoft JhengHei" w:eastAsia="Microsoft JhengHei" w:cs="Times New Roman"/>
      <w:kern w:val="0"/>
      <w:sz w:val="30"/>
      <w:szCs w:val="30"/>
      <w:lang w:eastAsia="en-US"/>
    </w:rPr>
  </w:style>
  <w:style w:type="character" w:customStyle="1" w:styleId="176">
    <w:name w:val="正文文本缩进 Char5"/>
    <w:basedOn w:val="34"/>
    <w:qFormat/>
    <w:uiPriority w:val="99"/>
    <w:rPr>
      <w:kern w:val="2"/>
      <w:sz w:val="21"/>
      <w:szCs w:val="22"/>
    </w:rPr>
  </w:style>
  <w:style w:type="character" w:customStyle="1" w:styleId="177">
    <w:name w:val="icon013"/>
    <w:basedOn w:val="34"/>
    <w:qFormat/>
    <w:uiPriority w:val="0"/>
  </w:style>
  <w:style w:type="character" w:customStyle="1" w:styleId="178">
    <w:name w:val="批注框文本 Char3"/>
    <w:basedOn w:val="34"/>
    <w:qFormat/>
    <w:uiPriority w:val="99"/>
    <w:rPr>
      <w:rFonts w:hint="default" w:ascii="Calibri" w:hAnsi="Calibri" w:eastAsia="宋体" w:cs="Times New Roman"/>
      <w:sz w:val="18"/>
      <w:szCs w:val="18"/>
    </w:rPr>
  </w:style>
  <w:style w:type="character" w:customStyle="1" w:styleId="179">
    <w:name w:val="font51"/>
    <w:basedOn w:val="34"/>
    <w:qFormat/>
    <w:uiPriority w:val="0"/>
    <w:rPr>
      <w:rFonts w:hint="eastAsia" w:ascii="宋体" w:hAnsi="宋体" w:eastAsia="宋体" w:cs="宋体"/>
      <w:color w:val="FF0000"/>
      <w:sz w:val="20"/>
      <w:szCs w:val="20"/>
      <w:u w:val="none"/>
    </w:rPr>
  </w:style>
  <w:style w:type="character" w:customStyle="1" w:styleId="180">
    <w:name w:val="Body text|2 + MingLiU"/>
    <w:basedOn w:val="34"/>
    <w:qFormat/>
    <w:uiPriority w:val="0"/>
    <w:rPr>
      <w:rFonts w:hint="eastAsia" w:ascii="MingLiU" w:hAnsi="MingLiU" w:eastAsia="MingLiU" w:cs="MingLiU"/>
      <w:color w:val="757678"/>
      <w:spacing w:val="20"/>
      <w:w w:val="100"/>
      <w:position w:val="0"/>
      <w:sz w:val="22"/>
      <w:szCs w:val="22"/>
      <w:u w:val="none"/>
      <w:lang w:val="en-US" w:eastAsia="en-US" w:bidi="en-US"/>
    </w:rPr>
  </w:style>
  <w:style w:type="character" w:customStyle="1" w:styleId="181">
    <w:name w:val="标题 2 Char1"/>
    <w:basedOn w:val="34"/>
    <w:qFormat/>
    <w:uiPriority w:val="0"/>
    <w:rPr>
      <w:rFonts w:hint="eastAsia" w:ascii="宋体" w:hAnsi="宋体" w:eastAsia="黑体" w:cs="Times New Roman"/>
      <w:b/>
      <w:sz w:val="28"/>
      <w:szCs w:val="28"/>
    </w:rPr>
  </w:style>
  <w:style w:type="character" w:customStyle="1" w:styleId="182">
    <w:name w:val="Body text|2 + Times New Roman"/>
    <w:basedOn w:val="34"/>
    <w:qFormat/>
    <w:uiPriority w:val="0"/>
    <w:rPr>
      <w:rFonts w:hint="default" w:ascii="Times New Roman" w:hAnsi="Times New Roman" w:eastAsia="Times New Roman" w:cs="Times New Roman"/>
      <w:color w:val="626366"/>
      <w:spacing w:val="10"/>
      <w:w w:val="100"/>
      <w:position w:val="0"/>
      <w:sz w:val="20"/>
      <w:szCs w:val="20"/>
      <w:u w:val="none"/>
      <w:lang w:val="zh-CN" w:eastAsia="zh-CN" w:bidi="zh-CN"/>
    </w:rPr>
  </w:style>
  <w:style w:type="character" w:customStyle="1" w:styleId="183">
    <w:name w:val="spyx_bszn_icon"/>
    <w:basedOn w:val="34"/>
    <w:qFormat/>
    <w:uiPriority w:val="0"/>
  </w:style>
  <w:style w:type="character" w:customStyle="1" w:styleId="184">
    <w:name w:val="标题 Char2"/>
    <w:basedOn w:val="34"/>
    <w:qFormat/>
    <w:uiPriority w:val="10"/>
    <w:rPr>
      <w:rFonts w:hint="default" w:ascii="Cambria" w:hAnsi="Cambria" w:eastAsia="宋体" w:cs="Times New Roman"/>
      <w:b/>
      <w:sz w:val="32"/>
      <w:szCs w:val="32"/>
    </w:rPr>
  </w:style>
  <w:style w:type="character" w:customStyle="1" w:styleId="185">
    <w:name w:val="标题 2 Char2"/>
    <w:basedOn w:val="34"/>
    <w:qFormat/>
    <w:uiPriority w:val="0"/>
    <w:rPr>
      <w:rFonts w:hint="default" w:ascii="Times New Roman" w:hAnsi="Times New Roman" w:eastAsia="黑体" w:cs="Times New Roman"/>
      <w:b/>
      <w:kern w:val="2"/>
      <w:sz w:val="28"/>
      <w:szCs w:val="28"/>
    </w:rPr>
  </w:style>
  <w:style w:type="character" w:customStyle="1" w:styleId="186">
    <w:name w:val="正文文本 2 字符1"/>
    <w:basedOn w:val="34"/>
    <w:qFormat/>
    <w:uiPriority w:val="0"/>
    <w:rPr>
      <w:rFonts w:hint="default" w:ascii="Calibri" w:hAnsi="Calibri" w:eastAsia="宋体" w:cs="Times New Roman"/>
    </w:rPr>
  </w:style>
  <w:style w:type="character" w:customStyle="1" w:styleId="187">
    <w:name w:val="无间隔 Char"/>
    <w:basedOn w:val="34"/>
    <w:qFormat/>
    <w:uiPriority w:val="1"/>
    <w:rPr>
      <w:kern w:val="0"/>
      <w:sz w:val="22"/>
    </w:rPr>
  </w:style>
  <w:style w:type="character" w:customStyle="1" w:styleId="188">
    <w:name w:val="页眉 字符1"/>
    <w:basedOn w:val="34"/>
    <w:qFormat/>
    <w:uiPriority w:val="99"/>
    <w:rPr>
      <w:rFonts w:hint="default" w:ascii="Times New Roman" w:hAnsi="Times New Roman" w:cs="Times New Roman"/>
      <w:sz w:val="18"/>
      <w:szCs w:val="18"/>
    </w:rPr>
  </w:style>
  <w:style w:type="character" w:customStyle="1" w:styleId="189">
    <w:name w:val="正文文本缩进 Char3"/>
    <w:basedOn w:val="34"/>
    <w:qFormat/>
    <w:uiPriority w:val="99"/>
    <w:rPr>
      <w:rFonts w:hint="default" w:ascii="Calibri" w:hAnsi="Calibri" w:eastAsia="宋体" w:cs="Times New Roman"/>
    </w:rPr>
  </w:style>
  <w:style w:type="character" w:customStyle="1" w:styleId="190">
    <w:name w:val="副标题 字符3"/>
    <w:basedOn w:val="34"/>
    <w:qFormat/>
    <w:uiPriority w:val="11"/>
    <w:rPr>
      <w:b/>
      <w:kern w:val="28"/>
      <w:sz w:val="32"/>
      <w:szCs w:val="32"/>
    </w:rPr>
  </w:style>
  <w:style w:type="character" w:customStyle="1" w:styleId="191">
    <w:name w:val="标题 5 Char1"/>
    <w:basedOn w:val="34"/>
    <w:qFormat/>
    <w:uiPriority w:val="9"/>
    <w:rPr>
      <w:rFonts w:hint="default" w:ascii="Times New Roman" w:hAnsi="Times New Roman" w:eastAsia="宋体" w:cs="Times New Roman"/>
      <w:b/>
      <w:sz w:val="28"/>
      <w:szCs w:val="28"/>
    </w:rPr>
  </w:style>
  <w:style w:type="character" w:customStyle="1" w:styleId="192">
    <w:name w:val="red"/>
    <w:basedOn w:val="34"/>
    <w:qFormat/>
    <w:uiPriority w:val="0"/>
    <w:rPr>
      <w:color w:val="FC1C1B"/>
    </w:rPr>
  </w:style>
  <w:style w:type="character" w:customStyle="1" w:styleId="193">
    <w:name w:val="icon041"/>
    <w:basedOn w:val="34"/>
    <w:qFormat/>
    <w:uiPriority w:val="0"/>
  </w:style>
  <w:style w:type="character" w:customStyle="1" w:styleId="194">
    <w:name w:val="guree"/>
    <w:basedOn w:val="34"/>
    <w:qFormat/>
    <w:uiPriority w:val="0"/>
    <w:rPr>
      <w:color w:val="008000"/>
    </w:rPr>
  </w:style>
  <w:style w:type="character" w:customStyle="1" w:styleId="195">
    <w:name w:val="icon063"/>
    <w:basedOn w:val="34"/>
    <w:qFormat/>
    <w:uiPriority w:val="0"/>
  </w:style>
  <w:style w:type="character" w:customStyle="1" w:styleId="196">
    <w:name w:val="批注主题 Char1"/>
    <w:basedOn w:val="34"/>
    <w:qFormat/>
    <w:uiPriority w:val="99"/>
    <w:rPr>
      <w:rFonts w:hint="default" w:ascii="Calibri" w:hAnsi="Calibri" w:eastAsia="宋体" w:cs="Times New Roman"/>
      <w:b/>
    </w:rPr>
  </w:style>
  <w:style w:type="character" w:customStyle="1" w:styleId="197">
    <w:name w:val="Body text|2"/>
    <w:basedOn w:val="34"/>
    <w:qFormat/>
    <w:uiPriority w:val="0"/>
    <w:rPr>
      <w:rFonts w:hint="eastAsia" w:ascii="PMingLiU" w:hAnsi="PMingLiU" w:eastAsia="PMingLiU" w:cs="PMingLiU"/>
      <w:color w:val="626366"/>
      <w:spacing w:val="10"/>
      <w:w w:val="100"/>
      <w:position w:val="0"/>
      <w:sz w:val="18"/>
      <w:szCs w:val="18"/>
      <w:u w:val="none"/>
      <w:lang w:val="zh-CN" w:eastAsia="zh-CN" w:bidi="zh-CN"/>
    </w:rPr>
  </w:style>
  <w:style w:type="character" w:customStyle="1" w:styleId="198">
    <w:name w:val="标题 Char1"/>
    <w:basedOn w:val="34"/>
    <w:qFormat/>
    <w:uiPriority w:val="10"/>
    <w:rPr>
      <w:rFonts w:hint="default" w:ascii="Cambria" w:hAnsi="Cambria" w:eastAsia="宋体" w:cs="Times New Roman"/>
      <w:b/>
      <w:sz w:val="32"/>
      <w:szCs w:val="32"/>
    </w:rPr>
  </w:style>
  <w:style w:type="character" w:customStyle="1" w:styleId="199">
    <w:name w:val="icon023"/>
    <w:basedOn w:val="34"/>
    <w:qFormat/>
    <w:uiPriority w:val="0"/>
  </w:style>
  <w:style w:type="character" w:customStyle="1" w:styleId="200">
    <w:name w:val="脚注文本 Char3"/>
    <w:basedOn w:val="34"/>
    <w:qFormat/>
    <w:uiPriority w:val="99"/>
    <w:rPr>
      <w:sz w:val="18"/>
      <w:szCs w:val="18"/>
    </w:rPr>
  </w:style>
  <w:style w:type="character" w:customStyle="1" w:styleId="201">
    <w:name w:val="日期 字符"/>
    <w:basedOn w:val="34"/>
    <w:qFormat/>
    <w:uiPriority w:val="99"/>
    <w:rPr>
      <w:rFonts w:hint="default" w:ascii="Times New Roman" w:hAnsi="Times New Roman" w:cs="Times New Roman"/>
      <w:sz w:val="24"/>
    </w:rPr>
  </w:style>
  <w:style w:type="character" w:customStyle="1" w:styleId="202">
    <w:name w:val="标题 4 Char1"/>
    <w:basedOn w:val="34"/>
    <w:qFormat/>
    <w:uiPriority w:val="9"/>
    <w:rPr>
      <w:b/>
      <w:kern w:val="2"/>
      <w:sz w:val="28"/>
      <w:szCs w:val="28"/>
    </w:rPr>
  </w:style>
  <w:style w:type="character" w:customStyle="1" w:styleId="203">
    <w:name w:val="icon012"/>
    <w:basedOn w:val="34"/>
    <w:qFormat/>
    <w:uiPriority w:val="0"/>
  </w:style>
  <w:style w:type="character" w:customStyle="1" w:styleId="204">
    <w:name w:val="正文文本 2 字符3"/>
    <w:basedOn w:val="34"/>
    <w:qFormat/>
    <w:uiPriority w:val="99"/>
    <w:rPr>
      <w:rFonts w:hint="default" w:ascii="Times New Roman" w:hAnsi="Times New Roman" w:eastAsia="宋体" w:cs="Times New Roman"/>
    </w:rPr>
  </w:style>
  <w:style w:type="character" w:customStyle="1" w:styleId="205">
    <w:name w:val="icon053"/>
    <w:basedOn w:val="34"/>
    <w:qFormat/>
    <w:uiPriority w:val="0"/>
  </w:style>
  <w:style w:type="character" w:customStyle="1" w:styleId="206">
    <w:name w:val="description"/>
    <w:basedOn w:val="34"/>
    <w:qFormat/>
    <w:uiPriority w:val="0"/>
  </w:style>
  <w:style w:type="character" w:customStyle="1" w:styleId="207">
    <w:name w:val="纯文本 字符2"/>
    <w:basedOn w:val="34"/>
    <w:qFormat/>
    <w:uiPriority w:val="99"/>
    <w:rPr>
      <w:rFonts w:hint="eastAsia" w:ascii="等线" w:hAnsi="Courier New" w:eastAsia="等线" w:cs="Courier New"/>
    </w:rPr>
  </w:style>
  <w:style w:type="character" w:customStyle="1" w:styleId="208">
    <w:name w:val="批注文字 Char2"/>
    <w:basedOn w:val="34"/>
    <w:qFormat/>
    <w:uiPriority w:val="99"/>
    <w:rPr>
      <w:rFonts w:hint="default" w:ascii="Times New Roman" w:hAnsi="Times New Roman" w:cs="Times New Roman"/>
      <w:sz w:val="24"/>
    </w:rPr>
  </w:style>
  <w:style w:type="character" w:customStyle="1" w:styleId="209">
    <w:name w:val="正文文本 Char1"/>
    <w:basedOn w:val="34"/>
    <w:qFormat/>
    <w:uiPriority w:val="99"/>
    <w:rPr>
      <w:rFonts w:hint="default" w:ascii="Times New Roman" w:hAnsi="Times New Roman" w:eastAsia="宋体" w:cs="Times New Roman"/>
    </w:rPr>
  </w:style>
  <w:style w:type="character" w:customStyle="1" w:styleId="210">
    <w:name w:val="副标题 字符"/>
    <w:basedOn w:val="34"/>
    <w:qFormat/>
    <w:uiPriority w:val="11"/>
    <w:rPr>
      <w:b/>
      <w:kern w:val="28"/>
      <w:sz w:val="32"/>
      <w:szCs w:val="32"/>
    </w:rPr>
  </w:style>
  <w:style w:type="character" w:customStyle="1" w:styleId="211">
    <w:name w:val="icon043"/>
    <w:basedOn w:val="34"/>
    <w:qFormat/>
    <w:uiPriority w:val="0"/>
  </w:style>
  <w:style w:type="character" w:customStyle="1" w:styleId="212">
    <w:name w:val="批注主题 字符"/>
    <w:basedOn w:val="34"/>
    <w:qFormat/>
    <w:uiPriority w:val="99"/>
    <w:rPr>
      <w:rFonts w:hint="default" w:ascii="Times New Roman" w:hAnsi="Times New Roman" w:cs="Times New Roman"/>
      <w:b/>
      <w:sz w:val="24"/>
    </w:rPr>
  </w:style>
  <w:style w:type="character" w:customStyle="1" w:styleId="213">
    <w:name w:val="正文文本 2 Char2"/>
    <w:basedOn w:val="34"/>
    <w:qFormat/>
    <w:uiPriority w:val="0"/>
    <w:rPr>
      <w:rFonts w:hint="default" w:ascii="Calibri" w:hAnsi="Calibri" w:eastAsia="宋体" w:cs="Times New Roman"/>
    </w:rPr>
  </w:style>
  <w:style w:type="character" w:customStyle="1" w:styleId="214">
    <w:name w:val="正文文本 2 Char3"/>
    <w:basedOn w:val="34"/>
    <w:qFormat/>
    <w:uiPriority w:val="99"/>
    <w:rPr>
      <w:rFonts w:hint="default" w:ascii="Calibri" w:hAnsi="Calibri" w:eastAsia="宋体" w:cs="Times New Roman"/>
    </w:rPr>
  </w:style>
  <w:style w:type="character" w:customStyle="1" w:styleId="215">
    <w:name w:val="页脚 Char2"/>
    <w:basedOn w:val="34"/>
    <w:qFormat/>
    <w:uiPriority w:val="99"/>
    <w:rPr>
      <w:rFonts w:hint="default" w:ascii="Times New Roman" w:hAnsi="Times New Roman" w:cs="Times New Roman"/>
      <w:sz w:val="18"/>
      <w:szCs w:val="18"/>
    </w:rPr>
  </w:style>
  <w:style w:type="character" w:customStyle="1" w:styleId="216">
    <w:name w:val="副标题 Char3"/>
    <w:basedOn w:val="34"/>
    <w:qFormat/>
    <w:uiPriority w:val="11"/>
    <w:rPr>
      <w:rFonts w:hint="default" w:ascii="Cambria" w:hAnsi="Cambria" w:eastAsia="宋体" w:cs="Times New Roman"/>
      <w:b/>
      <w:kern w:val="28"/>
      <w:sz w:val="32"/>
      <w:szCs w:val="32"/>
    </w:rPr>
  </w:style>
  <w:style w:type="character" w:customStyle="1" w:styleId="217">
    <w:name w:val="脚注文本 字符1"/>
    <w:basedOn w:val="34"/>
    <w:qFormat/>
    <w:uiPriority w:val="99"/>
    <w:rPr>
      <w:sz w:val="18"/>
      <w:szCs w:val="18"/>
    </w:rPr>
  </w:style>
  <w:style w:type="character" w:customStyle="1" w:styleId="218">
    <w:name w:val="页眉 Char2"/>
    <w:basedOn w:val="34"/>
    <w:qFormat/>
    <w:uiPriority w:val="99"/>
    <w:rPr>
      <w:rFonts w:hint="default" w:ascii="Times New Roman" w:hAnsi="Times New Roman" w:cs="Times New Roman"/>
      <w:sz w:val="18"/>
      <w:szCs w:val="18"/>
    </w:rPr>
  </w:style>
  <w:style w:type="character" w:customStyle="1" w:styleId="219">
    <w:name w:val="无间隔 字符3"/>
    <w:basedOn w:val="34"/>
    <w:link w:val="220"/>
    <w:qFormat/>
    <w:uiPriority w:val="1"/>
    <w:rPr>
      <w:sz w:val="22"/>
    </w:rPr>
  </w:style>
  <w:style w:type="paragraph" w:styleId="220">
    <w:name w:val="No Spacing"/>
    <w:link w:val="219"/>
    <w:qFormat/>
    <w:uiPriority w:val="1"/>
    <w:pPr>
      <w:spacing w:line="480" w:lineRule="auto"/>
      <w:jc w:val="both"/>
    </w:pPr>
    <w:rPr>
      <w:rFonts w:asciiTheme="minorHAnsi" w:hAnsiTheme="minorHAnsi" w:eastAsiaTheme="minorEastAsia" w:cstheme="minorBidi"/>
      <w:sz w:val="22"/>
      <w:lang w:val="en-US" w:eastAsia="zh-CN" w:bidi="ar-SA"/>
    </w:rPr>
  </w:style>
  <w:style w:type="character" w:customStyle="1" w:styleId="221">
    <w:name w:val="apple-converted-space"/>
    <w:basedOn w:val="34"/>
    <w:qFormat/>
    <w:uiPriority w:val="0"/>
  </w:style>
  <w:style w:type="character" w:customStyle="1" w:styleId="222">
    <w:name w:val="正文文本 字符1"/>
    <w:basedOn w:val="34"/>
    <w:qFormat/>
    <w:uiPriority w:val="1"/>
    <w:rPr>
      <w:rFonts w:hint="eastAsia" w:ascii="Microsoft JhengHei" w:hAnsi="Microsoft JhengHei" w:eastAsia="Microsoft JhengHei" w:cs="Times New Roman"/>
      <w:kern w:val="0"/>
      <w:sz w:val="30"/>
      <w:szCs w:val="30"/>
      <w:lang w:eastAsia="en-US"/>
    </w:rPr>
  </w:style>
  <w:style w:type="character" w:customStyle="1" w:styleId="223">
    <w:name w:val="icon061"/>
    <w:basedOn w:val="34"/>
    <w:qFormat/>
    <w:uiPriority w:val="0"/>
  </w:style>
  <w:style w:type="character" w:customStyle="1" w:styleId="224">
    <w:name w:val="批注文字 Char4"/>
    <w:basedOn w:val="34"/>
    <w:qFormat/>
    <w:uiPriority w:val="99"/>
    <w:rPr>
      <w:rFonts w:hint="default" w:ascii="Times New Roman" w:hAnsi="Times New Roman" w:eastAsia="宋体" w:cs="Times New Roman"/>
    </w:rPr>
  </w:style>
  <w:style w:type="character" w:customStyle="1" w:styleId="225">
    <w:name w:val="副标题 Char2"/>
    <w:basedOn w:val="34"/>
    <w:qFormat/>
    <w:uiPriority w:val="11"/>
    <w:rPr>
      <w:rFonts w:hint="default" w:ascii="Calibri Light" w:hAnsi="Calibri Light" w:eastAsia="宋体" w:cs="Times New Roman"/>
      <w:b/>
      <w:kern w:val="28"/>
      <w:sz w:val="32"/>
      <w:szCs w:val="32"/>
    </w:rPr>
  </w:style>
  <w:style w:type="character" w:customStyle="1" w:styleId="226">
    <w:name w:val="正文文本 Char3"/>
    <w:basedOn w:val="34"/>
    <w:qFormat/>
    <w:uiPriority w:val="99"/>
    <w:rPr>
      <w:rFonts w:hint="default" w:ascii="Calibri" w:hAnsi="Calibri" w:eastAsia="宋体" w:cs="Times New Roman"/>
    </w:rPr>
  </w:style>
  <w:style w:type="character" w:customStyle="1" w:styleId="227">
    <w:name w:val="J正文 Char"/>
    <w:basedOn w:val="34"/>
    <w:link w:val="228"/>
    <w:qFormat/>
    <w:uiPriority w:val="0"/>
    <w:rPr>
      <w:sz w:val="28"/>
      <w:szCs w:val="24"/>
    </w:rPr>
  </w:style>
  <w:style w:type="paragraph" w:customStyle="1" w:styleId="228">
    <w:name w:val="J正文"/>
    <w:link w:val="227"/>
    <w:qFormat/>
    <w:uiPriority w:val="0"/>
    <w:pPr>
      <w:spacing w:line="480" w:lineRule="auto"/>
      <w:ind w:right="142"/>
      <w:jc w:val="both"/>
    </w:pPr>
    <w:rPr>
      <w:rFonts w:asciiTheme="minorHAnsi" w:hAnsiTheme="minorHAnsi" w:eastAsiaTheme="minorEastAsia" w:cstheme="minorBidi"/>
      <w:sz w:val="28"/>
      <w:szCs w:val="24"/>
      <w:lang w:val="en-US" w:eastAsia="zh-CN" w:bidi="ar-SA"/>
    </w:rPr>
  </w:style>
  <w:style w:type="character" w:customStyle="1" w:styleId="229">
    <w:name w:val="日期 Char4"/>
    <w:basedOn w:val="34"/>
    <w:qFormat/>
    <w:uiPriority w:val="99"/>
    <w:rPr>
      <w:rFonts w:hint="default" w:ascii="Calibri" w:hAnsi="Calibri" w:eastAsia="宋体" w:cs="Times New Roman"/>
    </w:rPr>
  </w:style>
  <w:style w:type="character" w:customStyle="1" w:styleId="230">
    <w:name w:val="批注框文本 Char4"/>
    <w:basedOn w:val="34"/>
    <w:qFormat/>
    <w:uiPriority w:val="99"/>
    <w:rPr>
      <w:rFonts w:hint="default" w:ascii="Calibri" w:hAnsi="Calibri" w:eastAsia="宋体" w:cs="Times New Roman"/>
      <w:sz w:val="18"/>
      <w:szCs w:val="18"/>
    </w:rPr>
  </w:style>
  <w:style w:type="character" w:customStyle="1" w:styleId="231">
    <w:name w:val="批注主题 Char4"/>
    <w:basedOn w:val="34"/>
    <w:qFormat/>
    <w:uiPriority w:val="99"/>
    <w:rPr>
      <w:rFonts w:hint="default" w:ascii="Calibri" w:hAnsi="Calibri" w:eastAsia="宋体" w:cs="Times New Roman"/>
      <w:b/>
    </w:rPr>
  </w:style>
  <w:style w:type="character" w:customStyle="1" w:styleId="232">
    <w:name w:val="纯文本 Char4"/>
    <w:basedOn w:val="34"/>
    <w:qFormat/>
    <w:uiPriority w:val="99"/>
    <w:rPr>
      <w:rFonts w:hint="eastAsia" w:ascii="宋体" w:hAnsi="Courier New" w:eastAsia="宋体" w:cs="Courier New"/>
      <w:szCs w:val="21"/>
    </w:rPr>
  </w:style>
  <w:style w:type="character" w:customStyle="1" w:styleId="233">
    <w:name w:val="批注框文本 字符"/>
    <w:basedOn w:val="34"/>
    <w:qFormat/>
    <w:uiPriority w:val="99"/>
    <w:rPr>
      <w:rFonts w:hint="default" w:ascii="Calibri" w:hAnsi="Calibri" w:eastAsia="宋体" w:cs="Times New Roman"/>
      <w:sz w:val="18"/>
      <w:szCs w:val="18"/>
    </w:rPr>
  </w:style>
  <w:style w:type="character" w:customStyle="1" w:styleId="234">
    <w:name w:val="副标题 字符1"/>
    <w:basedOn w:val="34"/>
    <w:qFormat/>
    <w:uiPriority w:val="11"/>
    <w:rPr>
      <w:rFonts w:hint="default" w:ascii="Cambria" w:hAnsi="Cambria" w:eastAsia="宋体" w:cs="Times New Roman"/>
      <w:b/>
      <w:kern w:val="28"/>
      <w:sz w:val="32"/>
      <w:szCs w:val="32"/>
    </w:rPr>
  </w:style>
  <w:style w:type="character" w:customStyle="1" w:styleId="235">
    <w:name w:val="批注文字 字符"/>
    <w:basedOn w:val="34"/>
    <w:qFormat/>
    <w:uiPriority w:val="99"/>
    <w:rPr>
      <w:rFonts w:hint="default" w:ascii="Times New Roman" w:hAnsi="Times New Roman" w:cs="Times New Roman"/>
      <w:sz w:val="24"/>
    </w:rPr>
  </w:style>
  <w:style w:type="character" w:customStyle="1" w:styleId="236">
    <w:name w:val="纯文本 字符"/>
    <w:basedOn w:val="34"/>
    <w:qFormat/>
    <w:uiPriority w:val="0"/>
    <w:rPr>
      <w:rFonts w:hint="eastAsia" w:ascii="宋体" w:hAnsi="Courier New" w:eastAsia="宋体" w:cs="Courier New"/>
      <w:sz w:val="24"/>
      <w:szCs w:val="21"/>
    </w:rPr>
  </w:style>
  <w:style w:type="character" w:customStyle="1" w:styleId="237">
    <w:name w:val="标题 字符2"/>
    <w:basedOn w:val="34"/>
    <w:qFormat/>
    <w:uiPriority w:val="10"/>
    <w:rPr>
      <w:rFonts w:hint="default" w:ascii="等线 Light" w:hAnsi="等线 Light" w:eastAsia="等线 Light" w:cs="Times New Roman"/>
      <w:b/>
      <w:sz w:val="32"/>
      <w:szCs w:val="32"/>
    </w:rPr>
  </w:style>
  <w:style w:type="character" w:customStyle="1" w:styleId="238">
    <w:name w:val="标题 1 字符1"/>
    <w:basedOn w:val="34"/>
    <w:qFormat/>
    <w:uiPriority w:val="9"/>
    <w:rPr>
      <w:rFonts w:hint="default" w:ascii="Times New Roman" w:hAnsi="Times New Roman" w:eastAsia="黑体" w:cs="Times New Roman"/>
      <w:b/>
      <w:kern w:val="44"/>
      <w:sz w:val="32"/>
      <w:szCs w:val="44"/>
    </w:rPr>
  </w:style>
  <w:style w:type="character" w:customStyle="1" w:styleId="239">
    <w:name w:val="批注主题 字符1"/>
    <w:basedOn w:val="34"/>
    <w:qFormat/>
    <w:uiPriority w:val="99"/>
    <w:rPr>
      <w:b/>
    </w:rPr>
  </w:style>
  <w:style w:type="character" w:customStyle="1" w:styleId="240">
    <w:name w:val="文档结构图 字符"/>
    <w:basedOn w:val="34"/>
    <w:qFormat/>
    <w:uiPriority w:val="99"/>
    <w:rPr>
      <w:rFonts w:hint="eastAsia" w:ascii="宋体" w:hAnsi="Calibri" w:eastAsia="宋体" w:cs="Times New Roman"/>
      <w:sz w:val="18"/>
      <w:szCs w:val="18"/>
    </w:rPr>
  </w:style>
  <w:style w:type="character" w:customStyle="1" w:styleId="241">
    <w:name w:val="日期 字符1"/>
    <w:basedOn w:val="34"/>
    <w:qFormat/>
    <w:uiPriority w:val="99"/>
  </w:style>
  <w:style w:type="character" w:customStyle="1" w:styleId="242">
    <w:name w:val="正文文本缩进 字符1"/>
    <w:basedOn w:val="34"/>
    <w:qFormat/>
    <w:uiPriority w:val="99"/>
    <w:rPr>
      <w:rFonts w:hint="default" w:ascii="Calibri" w:hAnsi="Calibri" w:eastAsia="宋体" w:cs="Times New Roman"/>
    </w:rPr>
  </w:style>
  <w:style w:type="character" w:customStyle="1" w:styleId="243">
    <w:name w:val="无间隔 字符"/>
    <w:basedOn w:val="34"/>
    <w:qFormat/>
    <w:uiPriority w:val="1"/>
    <w:rPr>
      <w:kern w:val="0"/>
      <w:sz w:val="22"/>
    </w:rPr>
  </w:style>
  <w:style w:type="character" w:customStyle="1" w:styleId="244">
    <w:name w:val="文档结构图 字符2"/>
    <w:basedOn w:val="34"/>
    <w:qFormat/>
    <w:uiPriority w:val="99"/>
    <w:rPr>
      <w:rFonts w:hint="eastAsia" w:ascii="Microsoft YaHei UI" w:hAnsi="Times New Roman" w:eastAsia="Microsoft YaHei UI" w:cs="Times New Roman"/>
      <w:sz w:val="18"/>
      <w:szCs w:val="18"/>
    </w:rPr>
  </w:style>
  <w:style w:type="character" w:customStyle="1" w:styleId="245">
    <w:name w:val="正文文本 2 Char5"/>
    <w:basedOn w:val="34"/>
    <w:qFormat/>
    <w:uiPriority w:val="99"/>
    <w:rPr>
      <w:kern w:val="2"/>
      <w:sz w:val="21"/>
      <w:szCs w:val="22"/>
    </w:rPr>
  </w:style>
  <w:style w:type="character" w:customStyle="1" w:styleId="246">
    <w:name w:val="批注主题 字符3"/>
    <w:basedOn w:val="76"/>
    <w:qFormat/>
    <w:uiPriority w:val="99"/>
    <w:rPr>
      <w:b/>
      <w:kern w:val="2"/>
      <w:sz w:val="21"/>
      <w:szCs w:val="22"/>
    </w:rPr>
  </w:style>
  <w:style w:type="character" w:customStyle="1" w:styleId="247">
    <w:name w:val="正文文本缩进 字符3"/>
    <w:basedOn w:val="34"/>
    <w:qFormat/>
    <w:uiPriority w:val="99"/>
    <w:rPr>
      <w:rFonts w:hint="default" w:ascii="Times New Roman" w:hAnsi="Times New Roman" w:eastAsia="宋体" w:cs="Times New Roman"/>
    </w:rPr>
  </w:style>
  <w:style w:type="character" w:customStyle="1" w:styleId="248">
    <w:name w:val="标题 4 字符2"/>
    <w:basedOn w:val="34"/>
    <w:qFormat/>
    <w:uiPriority w:val="9"/>
    <w:rPr>
      <w:b/>
      <w:kern w:val="2"/>
      <w:sz w:val="28"/>
      <w:szCs w:val="28"/>
    </w:rPr>
  </w:style>
  <w:style w:type="character" w:customStyle="1" w:styleId="249">
    <w:name w:val="日期 字符3"/>
    <w:basedOn w:val="34"/>
    <w:qFormat/>
    <w:uiPriority w:val="99"/>
    <w:rPr>
      <w:rFonts w:hint="default" w:ascii="Times New Roman" w:hAnsi="Times New Roman" w:eastAsia="宋体" w:cs="Times New Roman"/>
    </w:rPr>
  </w:style>
  <w:style w:type="character" w:customStyle="1" w:styleId="250">
    <w:name w:val="批注框文本 Char6"/>
    <w:basedOn w:val="34"/>
    <w:qFormat/>
    <w:uiPriority w:val="99"/>
    <w:rPr>
      <w:kern w:val="2"/>
      <w:sz w:val="18"/>
      <w:szCs w:val="18"/>
    </w:rPr>
  </w:style>
  <w:style w:type="character" w:customStyle="1" w:styleId="251">
    <w:name w:val="脚注文本 Char5"/>
    <w:basedOn w:val="34"/>
    <w:qFormat/>
    <w:uiPriority w:val="99"/>
    <w:rPr>
      <w:sz w:val="18"/>
      <w:szCs w:val="18"/>
    </w:rPr>
  </w:style>
  <w:style w:type="character" w:customStyle="1" w:styleId="252">
    <w:name w:val="批注框文本 字符2"/>
    <w:basedOn w:val="34"/>
    <w:qFormat/>
    <w:uiPriority w:val="99"/>
    <w:rPr>
      <w:rFonts w:hint="default" w:ascii="Times New Roman" w:hAnsi="Times New Roman" w:eastAsia="宋体" w:cs="Times New Roman"/>
      <w:sz w:val="18"/>
      <w:szCs w:val="18"/>
    </w:rPr>
  </w:style>
  <w:style w:type="character" w:customStyle="1" w:styleId="253">
    <w:name w:val="正文文本 字符2"/>
    <w:basedOn w:val="34"/>
    <w:qFormat/>
    <w:uiPriority w:val="1"/>
    <w:rPr>
      <w:rFonts w:hint="eastAsia" w:ascii="Microsoft JhengHei" w:hAnsi="Microsoft JhengHei" w:eastAsia="Microsoft JhengHei" w:cs="Times New Roman"/>
      <w:kern w:val="0"/>
      <w:sz w:val="30"/>
      <w:szCs w:val="30"/>
      <w:lang w:eastAsia="en-US"/>
    </w:rPr>
  </w:style>
  <w:style w:type="character" w:customStyle="1" w:styleId="254">
    <w:name w:val="页眉 字符"/>
    <w:basedOn w:val="34"/>
    <w:qFormat/>
    <w:uiPriority w:val="99"/>
    <w:rPr>
      <w:sz w:val="18"/>
      <w:szCs w:val="18"/>
    </w:rPr>
  </w:style>
  <w:style w:type="character" w:customStyle="1" w:styleId="255">
    <w:name w:val="纯文本 Char5"/>
    <w:basedOn w:val="34"/>
    <w:qFormat/>
    <w:uiPriority w:val="0"/>
    <w:rPr>
      <w:rFonts w:hint="eastAsia" w:ascii="宋体" w:hAnsi="Courier New" w:eastAsia="宋体" w:cs="Courier New"/>
      <w:sz w:val="24"/>
      <w:szCs w:val="21"/>
    </w:rPr>
  </w:style>
  <w:style w:type="character" w:customStyle="1" w:styleId="256">
    <w:name w:val="批注文字 Char7"/>
    <w:basedOn w:val="34"/>
    <w:qFormat/>
    <w:uiPriority w:val="99"/>
    <w:rPr>
      <w:sz w:val="24"/>
    </w:rPr>
  </w:style>
  <w:style w:type="character" w:customStyle="1" w:styleId="257">
    <w:name w:val="页脚 Char4"/>
    <w:basedOn w:val="34"/>
    <w:qFormat/>
    <w:uiPriority w:val="99"/>
    <w:rPr>
      <w:sz w:val="18"/>
      <w:szCs w:val="18"/>
    </w:rPr>
  </w:style>
  <w:style w:type="character" w:customStyle="1" w:styleId="258">
    <w:name w:val="无间隔 字符2"/>
    <w:basedOn w:val="34"/>
    <w:qFormat/>
    <w:uiPriority w:val="1"/>
    <w:rPr>
      <w:sz w:val="22"/>
    </w:rPr>
  </w:style>
  <w:style w:type="character" w:customStyle="1" w:styleId="259">
    <w:name w:val="标题 Char6"/>
    <w:basedOn w:val="34"/>
    <w:qFormat/>
    <w:uiPriority w:val="0"/>
    <w:rPr>
      <w:rFonts w:hint="default" w:ascii="Cambria" w:hAnsi="Cambria" w:eastAsia="Cambria" w:cs="Cambria"/>
      <w:b/>
      <w:sz w:val="32"/>
      <w:szCs w:val="32"/>
    </w:rPr>
  </w:style>
  <w:style w:type="character" w:customStyle="1" w:styleId="260">
    <w:name w:val="正文文本缩进 Char4"/>
    <w:basedOn w:val="34"/>
    <w:qFormat/>
    <w:uiPriority w:val="99"/>
    <w:rPr>
      <w:rFonts w:hint="default" w:ascii="Calibri" w:hAnsi="Calibri" w:cs="Calibri"/>
    </w:rPr>
  </w:style>
  <w:style w:type="character" w:customStyle="1" w:styleId="261">
    <w:name w:val="脚注文本 字符2"/>
    <w:basedOn w:val="34"/>
    <w:qFormat/>
    <w:uiPriority w:val="99"/>
    <w:rPr>
      <w:sz w:val="18"/>
      <w:szCs w:val="18"/>
    </w:rPr>
  </w:style>
  <w:style w:type="character" w:customStyle="1" w:styleId="262">
    <w:name w:val="纯文本 字符1"/>
    <w:basedOn w:val="34"/>
    <w:qFormat/>
    <w:uiPriority w:val="0"/>
    <w:rPr>
      <w:rFonts w:hint="eastAsia" w:ascii="宋体" w:hAnsi="Courier New" w:eastAsia="宋体" w:cs="Courier New"/>
      <w:sz w:val="24"/>
      <w:szCs w:val="21"/>
    </w:rPr>
  </w:style>
  <w:style w:type="character" w:customStyle="1" w:styleId="263">
    <w:name w:val="标题 5 字符1"/>
    <w:basedOn w:val="34"/>
    <w:qFormat/>
    <w:uiPriority w:val="9"/>
    <w:rPr>
      <w:rFonts w:hint="default" w:ascii="Times New Roman" w:hAnsi="Times New Roman" w:eastAsia="宋体" w:cs="Times New Roman"/>
      <w:b/>
      <w:sz w:val="28"/>
      <w:szCs w:val="28"/>
    </w:rPr>
  </w:style>
  <w:style w:type="character" w:customStyle="1" w:styleId="264">
    <w:name w:val="标题 2 字符1"/>
    <w:basedOn w:val="34"/>
    <w:qFormat/>
    <w:uiPriority w:val="0"/>
    <w:rPr>
      <w:rFonts w:hint="default" w:ascii="Times New Roman" w:hAnsi="Times New Roman" w:eastAsia="黑体" w:cs="Times New Roman"/>
      <w:b/>
      <w:kern w:val="2"/>
      <w:sz w:val="28"/>
      <w:szCs w:val="28"/>
    </w:rPr>
  </w:style>
  <w:style w:type="character" w:customStyle="1" w:styleId="265">
    <w:name w:val="正文文本 2 字符2"/>
    <w:basedOn w:val="34"/>
    <w:qFormat/>
    <w:uiPriority w:val="0"/>
    <w:rPr>
      <w:rFonts w:hint="default" w:ascii="Calibri" w:hAnsi="Calibri" w:eastAsia="宋体" w:cs="Times New Roman"/>
    </w:rPr>
  </w:style>
  <w:style w:type="character" w:customStyle="1" w:styleId="266">
    <w:name w:val="文档结构图 字符1"/>
    <w:basedOn w:val="34"/>
    <w:qFormat/>
    <w:uiPriority w:val="99"/>
    <w:rPr>
      <w:rFonts w:hint="eastAsia" w:ascii="宋体" w:hAnsi="Calibri" w:eastAsia="宋体" w:cs="Times New Roman"/>
      <w:sz w:val="18"/>
      <w:szCs w:val="18"/>
    </w:rPr>
  </w:style>
  <w:style w:type="character" w:customStyle="1" w:styleId="267">
    <w:name w:val="正文文本缩进 字符2"/>
    <w:basedOn w:val="34"/>
    <w:qFormat/>
    <w:uiPriority w:val="99"/>
    <w:rPr>
      <w:rFonts w:hint="default" w:ascii="Calibri" w:hAnsi="Calibri" w:eastAsia="宋体" w:cs="Times New Roman"/>
    </w:rPr>
  </w:style>
  <w:style w:type="character" w:customStyle="1" w:styleId="268">
    <w:name w:val="标题 3 字符1"/>
    <w:basedOn w:val="34"/>
    <w:qFormat/>
    <w:uiPriority w:val="9"/>
    <w:rPr>
      <w:rFonts w:hint="eastAsia" w:ascii="黑体" w:hAnsi="宋体" w:eastAsia="黑体" w:cs="黑体"/>
      <w:b/>
      <w:kern w:val="2"/>
      <w:sz w:val="28"/>
      <w:szCs w:val="32"/>
    </w:rPr>
  </w:style>
  <w:style w:type="character" w:customStyle="1" w:styleId="269">
    <w:name w:val="正文文本 (2) + Tahoma"/>
    <w:basedOn w:val="34"/>
    <w:qFormat/>
    <w:uiPriority w:val="0"/>
    <w:rPr>
      <w:rFonts w:hint="default" w:ascii="Tahoma" w:hAnsi="Tahoma" w:eastAsia="Tahoma" w:cs="Tahoma"/>
      <w:color w:val="000000"/>
      <w:spacing w:val="0"/>
      <w:w w:val="100"/>
      <w:position w:val="0"/>
      <w:sz w:val="23"/>
      <w:szCs w:val="23"/>
      <w:shd w:val="clear" w:color="auto" w:fill="FFFFFF"/>
      <w:lang w:val="en-US" w:eastAsia="en-US" w:bidi="en-US"/>
    </w:rPr>
  </w:style>
  <w:style w:type="character" w:customStyle="1" w:styleId="270">
    <w:name w:val="文档结构图 Char6"/>
    <w:basedOn w:val="34"/>
    <w:qFormat/>
    <w:uiPriority w:val="99"/>
    <w:rPr>
      <w:rFonts w:hint="eastAsia" w:ascii="宋体" w:hAnsi="宋体" w:eastAsia="宋体" w:cs="宋体"/>
      <w:kern w:val="2"/>
      <w:sz w:val="18"/>
      <w:szCs w:val="18"/>
    </w:rPr>
  </w:style>
  <w:style w:type="character" w:customStyle="1" w:styleId="271">
    <w:name w:val="页脚 Char5"/>
    <w:basedOn w:val="34"/>
    <w:qFormat/>
    <w:uiPriority w:val="99"/>
    <w:rPr>
      <w:kern w:val="2"/>
      <w:sz w:val="18"/>
      <w:szCs w:val="18"/>
    </w:rPr>
  </w:style>
  <w:style w:type="character" w:customStyle="1" w:styleId="272">
    <w:name w:val="脚注文本 Char6"/>
    <w:basedOn w:val="34"/>
    <w:link w:val="273"/>
    <w:qFormat/>
    <w:uiPriority w:val="99"/>
    <w:rPr>
      <w:kern w:val="2"/>
      <w:sz w:val="18"/>
      <w:szCs w:val="18"/>
    </w:rPr>
  </w:style>
  <w:style w:type="paragraph" w:customStyle="1" w:styleId="273">
    <w:name w:val="脚注文本1"/>
    <w:basedOn w:val="1"/>
    <w:next w:val="27"/>
    <w:link w:val="272"/>
    <w:unhideWhenUsed/>
    <w:qFormat/>
    <w:uiPriority w:val="99"/>
    <w:pPr>
      <w:widowControl/>
      <w:snapToGrid w:val="0"/>
      <w:spacing w:line="480" w:lineRule="auto"/>
      <w:jc w:val="left"/>
    </w:pPr>
    <w:rPr>
      <w:sz w:val="18"/>
      <w:szCs w:val="18"/>
    </w:rPr>
  </w:style>
  <w:style w:type="character" w:customStyle="1" w:styleId="274">
    <w:name w:val="正文文本 Char5"/>
    <w:basedOn w:val="34"/>
    <w:qFormat/>
    <w:uiPriority w:val="1"/>
    <w:rPr>
      <w:kern w:val="2"/>
      <w:sz w:val="21"/>
      <w:szCs w:val="22"/>
    </w:rPr>
  </w:style>
  <w:style w:type="character" w:customStyle="1" w:styleId="275">
    <w:name w:val="批注文字 Char8"/>
    <w:basedOn w:val="34"/>
    <w:qFormat/>
    <w:uiPriority w:val="99"/>
    <w:rPr>
      <w:kern w:val="2"/>
      <w:sz w:val="21"/>
      <w:szCs w:val="22"/>
    </w:rPr>
  </w:style>
  <w:style w:type="character" w:customStyle="1" w:styleId="276">
    <w:name w:val="页眉 Char5"/>
    <w:basedOn w:val="34"/>
    <w:qFormat/>
    <w:uiPriority w:val="99"/>
    <w:rPr>
      <w:kern w:val="2"/>
      <w:sz w:val="18"/>
      <w:szCs w:val="18"/>
    </w:rPr>
  </w:style>
  <w:style w:type="character" w:customStyle="1" w:styleId="277">
    <w:name w:val="纯文本 Char6"/>
    <w:basedOn w:val="34"/>
    <w:qFormat/>
    <w:uiPriority w:val="0"/>
    <w:rPr>
      <w:rFonts w:hint="eastAsia" w:ascii="宋体" w:hAnsi="Courier New" w:eastAsia="宋体" w:cs="Courier New"/>
      <w:kern w:val="2"/>
      <w:sz w:val="21"/>
      <w:szCs w:val="21"/>
    </w:rPr>
  </w:style>
  <w:style w:type="character" w:customStyle="1" w:styleId="278">
    <w:name w:val="font61"/>
    <w:basedOn w:val="34"/>
    <w:qFormat/>
    <w:uiPriority w:val="0"/>
    <w:rPr>
      <w:rFonts w:hint="eastAsia" w:ascii="宋体" w:hAnsi="宋体" w:eastAsia="宋体" w:cs="宋体"/>
      <w:b/>
      <w:color w:val="000000"/>
      <w:sz w:val="20"/>
      <w:szCs w:val="20"/>
      <w:u w:val="none"/>
      <w:vertAlign w:val="subscript"/>
    </w:rPr>
  </w:style>
  <w:style w:type="table" w:customStyle="1" w:styleId="279">
    <w:name w:val="网格型651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280">
    <w:name w:val="网格型1791"/>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281">
    <w:name w:val="网格型12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282">
    <w:name w:val="网格型20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283">
    <w:name w:val="网格型145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284">
    <w:name w:val="网格型85"/>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285">
    <w:name w:val="网格型143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286">
    <w:name w:val="网格型62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287">
    <w:name w:val="网格型84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288">
    <w:name w:val="网格型173"/>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289">
    <w:name w:val="网格型1873"/>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290">
    <w:name w:val="网格型104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291">
    <w:name w:val="网格型c1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292">
    <w:name w:val="网格型19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293">
    <w:name w:val="Table Normal31"/>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294">
    <w:name w:val="网格型174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295">
    <w:name w:val="网格型73"/>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296">
    <w:name w:val="网格型136"/>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297">
    <w:name w:val="网格型1092"/>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298">
    <w:name w:val="网格型161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299">
    <w:name w:val="Table Normal72"/>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300">
    <w:name w:val="网格型641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01">
    <w:name w:val="网格型43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02">
    <w:name w:val="网格型32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03">
    <w:name w:val="Table Normal11"/>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304">
    <w:name w:val="网格型172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05">
    <w:name w:val="网格型186"/>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06">
    <w:name w:val="网格型45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07">
    <w:name w:val="网格型96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08">
    <w:name w:val="网格型5"/>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09">
    <w:name w:val="网格型1892"/>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10">
    <w:name w:val="网格型101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11">
    <w:name w:val="网格型145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12">
    <w:name w:val="网格型78"/>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13">
    <w:name w:val="网格型c4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14">
    <w:name w:val="网格型55"/>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15">
    <w:name w:val="网格型15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16">
    <w:name w:val="网格型1514"/>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17">
    <w:name w:val="Table Normal422"/>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318">
    <w:name w:val="网格型c3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19">
    <w:name w:val="网格型143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20">
    <w:name w:val="网格型1714"/>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21">
    <w:name w:val="网格型44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22">
    <w:name w:val="网格型423"/>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23">
    <w:name w:val="网格型10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24">
    <w:name w:val="网格型188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25">
    <w:name w:val="网格型110"/>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26">
    <w:name w:val="网格型551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27">
    <w:name w:val="Table Normal6"/>
    <w:basedOn w:val="41"/>
    <w:qFormat/>
    <w:uiPriority w:val="2"/>
    <w:pPr>
      <w:widowControl w:val="0"/>
      <w:autoSpaceDE w:val="0"/>
      <w:autoSpaceDN w:val="0"/>
      <w:spacing w:line="480" w:lineRule="auto"/>
      <w:jc w:val="both"/>
    </w:pPr>
    <w:rPr>
      <w:sz w:val="22"/>
      <w:lang w:eastAsia="en-US"/>
    </w:rPr>
    <w:tblPr>
      <w:tblLayout w:type="fixed"/>
      <w:tblCellMar>
        <w:left w:w="0" w:type="dxa"/>
        <w:right w:w="0" w:type="dxa"/>
      </w:tblCellMar>
    </w:tblPr>
  </w:style>
  <w:style w:type="table" w:customStyle="1" w:styleId="328">
    <w:name w:val="网格型c2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29">
    <w:name w:val="网格型13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30">
    <w:name w:val="Table Normal521"/>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331">
    <w:name w:val="网格型118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32">
    <w:name w:val="网格型122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33">
    <w:name w:val="网格型85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34">
    <w:name w:val="网格型147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35">
    <w:name w:val="网格型94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36">
    <w:name w:val="Table Normal1"/>
    <w:basedOn w:val="41"/>
    <w:qFormat/>
    <w:uiPriority w:val="2"/>
    <w:pPr>
      <w:widowControl w:val="0"/>
      <w:autoSpaceDE w:val="0"/>
      <w:autoSpaceDN w:val="0"/>
      <w:spacing w:line="480" w:lineRule="auto"/>
      <w:jc w:val="both"/>
    </w:pPr>
    <w:rPr>
      <w:sz w:val="22"/>
      <w:lang w:eastAsia="en-US"/>
    </w:rPr>
    <w:tblPr>
      <w:tblLayout w:type="fixed"/>
      <w:tblCellMar>
        <w:left w:w="0" w:type="dxa"/>
        <w:right w:w="0" w:type="dxa"/>
      </w:tblCellMar>
    </w:tblPr>
  </w:style>
  <w:style w:type="table" w:customStyle="1" w:styleId="337">
    <w:name w:val="网格型531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38">
    <w:name w:val="网格型11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39">
    <w:name w:val="网格型17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40">
    <w:name w:val="网格型c6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41">
    <w:name w:val="网格型143"/>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42">
    <w:name w:val="网格型92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43">
    <w:name w:val="网格型731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44">
    <w:name w:val="网格型183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45">
    <w:name w:val="网格型162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46">
    <w:name w:val="Table Normal61"/>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347">
    <w:name w:val="网格型81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48">
    <w:name w:val="网格型168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49">
    <w:name w:val="网格型114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50">
    <w:name w:val="网格型188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51">
    <w:name w:val="网格型7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52">
    <w:name w:val="网格型134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53">
    <w:name w:val="网格型168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54">
    <w:name w:val="网格型551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55">
    <w:name w:val="网格型118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56">
    <w:name w:val="网格型1510"/>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57">
    <w:name w:val="网格型117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58">
    <w:name w:val="网格型105"/>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59">
    <w:name w:val="Table Normal54"/>
    <w:basedOn w:val="41"/>
    <w:qFormat/>
    <w:uiPriority w:val="2"/>
    <w:pPr>
      <w:widowControl w:val="0"/>
      <w:autoSpaceDE w:val="0"/>
      <w:autoSpaceDN w:val="0"/>
      <w:spacing w:line="480" w:lineRule="auto"/>
      <w:jc w:val="both"/>
    </w:pPr>
    <w:rPr>
      <w:sz w:val="22"/>
      <w:lang w:eastAsia="en-US"/>
    </w:rPr>
    <w:tblPr>
      <w:tblLayout w:type="fixed"/>
      <w:tblCellMar>
        <w:left w:w="0" w:type="dxa"/>
        <w:right w:w="0" w:type="dxa"/>
      </w:tblCellMar>
    </w:tblPr>
  </w:style>
  <w:style w:type="table" w:customStyle="1" w:styleId="360">
    <w:name w:val="网格型533"/>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61">
    <w:name w:val="网格型153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62">
    <w:name w:val="网格型151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63">
    <w:name w:val="网格型135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64">
    <w:name w:val="网格型98"/>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65">
    <w:name w:val="网格型64"/>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66">
    <w:name w:val="Table Normal9"/>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367">
    <w:name w:val="网格型121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68">
    <w:name w:val="网格型166"/>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69">
    <w:name w:val="网格型83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70">
    <w:name w:val="网格型c15"/>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71">
    <w:name w:val="网格型46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72">
    <w:name w:val="Table Normal8"/>
    <w:basedOn w:val="41"/>
    <w:qFormat/>
    <w:uiPriority w:val="2"/>
    <w:pPr>
      <w:widowControl w:val="0"/>
      <w:autoSpaceDE w:val="0"/>
      <w:autoSpaceDN w:val="0"/>
      <w:spacing w:line="480" w:lineRule="auto"/>
      <w:jc w:val="both"/>
    </w:pPr>
    <w:rPr>
      <w:sz w:val="22"/>
      <w:lang w:eastAsia="en-US"/>
    </w:rPr>
    <w:tblPr>
      <w:tblLayout w:type="fixed"/>
      <w:tblCellMar>
        <w:left w:w="0" w:type="dxa"/>
        <w:right w:w="0" w:type="dxa"/>
      </w:tblCellMar>
    </w:tblPr>
  </w:style>
  <w:style w:type="table" w:customStyle="1" w:styleId="373">
    <w:name w:val="网格型15"/>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74">
    <w:name w:val="网格型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75">
    <w:name w:val="网格型77"/>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76">
    <w:name w:val="网格型32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77">
    <w:name w:val="网格型14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78">
    <w:name w:val="网格型22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79">
    <w:name w:val="网格型184"/>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80">
    <w:name w:val="网格型71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81">
    <w:name w:val="网格型1414"/>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82">
    <w:name w:val="网格型174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83">
    <w:name w:val="网格型34"/>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84">
    <w:name w:val="网格型c1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85">
    <w:name w:val="网格型177"/>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86">
    <w:name w:val="网格型1563"/>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87">
    <w:name w:val="网格型27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88">
    <w:name w:val="网格型106"/>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89">
    <w:name w:val="Table Normal42"/>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390">
    <w:name w:val="网格型144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91">
    <w:name w:val="网格型119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92">
    <w:name w:val="网格型124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93">
    <w:name w:val="网格型611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94">
    <w:name w:val="网格型85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95">
    <w:name w:val="网格型15611"/>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96">
    <w:name w:val="网格型125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97">
    <w:name w:val="网格型4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98">
    <w:name w:val="网格型175"/>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399">
    <w:name w:val="网格型133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00">
    <w:name w:val="Table Normal621"/>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401">
    <w:name w:val="Table Normal811"/>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402">
    <w:name w:val="网格型431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03">
    <w:name w:val="网格型51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04">
    <w:name w:val="网格型144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05">
    <w:name w:val="网格型66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06">
    <w:name w:val="网格型39"/>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07">
    <w:name w:val="网格型86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08">
    <w:name w:val="网格型185"/>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09">
    <w:name w:val="网格型30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10">
    <w:name w:val="网格型35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11">
    <w:name w:val="网格型129"/>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12">
    <w:name w:val="网格型135"/>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13">
    <w:name w:val="网格型11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14">
    <w:name w:val="网格型184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15">
    <w:name w:val="网格型25"/>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16">
    <w:name w:val="网格型65"/>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17">
    <w:name w:val="网格型157"/>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18">
    <w:name w:val="Table Normal51"/>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419">
    <w:name w:val="网格型1061"/>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20">
    <w:name w:val="网格型157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21">
    <w:name w:val="Table Normal22"/>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422">
    <w:name w:val="网格型146"/>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23">
    <w:name w:val="网格型115"/>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24">
    <w:name w:val="网格型145"/>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25">
    <w:name w:val="Table Normal2"/>
    <w:basedOn w:val="41"/>
    <w:qFormat/>
    <w:uiPriority w:val="2"/>
    <w:pPr>
      <w:widowControl w:val="0"/>
      <w:autoSpaceDE w:val="0"/>
      <w:autoSpaceDN w:val="0"/>
      <w:spacing w:line="480" w:lineRule="auto"/>
      <w:jc w:val="both"/>
    </w:pPr>
    <w:rPr>
      <w:sz w:val="22"/>
      <w:lang w:eastAsia="en-US"/>
    </w:rPr>
    <w:tblPr>
      <w:tblLayout w:type="fixed"/>
      <w:tblCellMar>
        <w:left w:w="0" w:type="dxa"/>
        <w:right w:w="0" w:type="dxa"/>
      </w:tblCellMar>
    </w:tblPr>
  </w:style>
  <w:style w:type="table" w:customStyle="1" w:styleId="426">
    <w:name w:val="Table Normal212"/>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427">
    <w:name w:val="网格型187"/>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28">
    <w:name w:val="网格型18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29">
    <w:name w:val="网格型c14"/>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30">
    <w:name w:val="网格型45"/>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31">
    <w:name w:val="网格型7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32">
    <w:name w:val="网格型54"/>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33">
    <w:name w:val="网格型165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34">
    <w:name w:val="网格型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35">
    <w:name w:val="网格型183"/>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36">
    <w:name w:val="网格型116"/>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37">
    <w:name w:val="Table Normal421"/>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438">
    <w:name w:val="Table Normal7"/>
    <w:basedOn w:val="41"/>
    <w:qFormat/>
    <w:uiPriority w:val="2"/>
    <w:pPr>
      <w:widowControl w:val="0"/>
      <w:autoSpaceDE w:val="0"/>
      <w:autoSpaceDN w:val="0"/>
      <w:spacing w:line="480" w:lineRule="auto"/>
      <w:jc w:val="both"/>
    </w:pPr>
    <w:rPr>
      <w:sz w:val="22"/>
      <w:lang w:eastAsia="en-US"/>
    </w:rPr>
    <w:tblPr>
      <w:tblLayout w:type="fixed"/>
      <w:tblCellMar>
        <w:left w:w="0" w:type="dxa"/>
        <w:right w:w="0" w:type="dxa"/>
      </w:tblCellMar>
    </w:tblPr>
  </w:style>
  <w:style w:type="table" w:customStyle="1" w:styleId="439">
    <w:name w:val="网格型c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40">
    <w:name w:val="网格型148"/>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41">
    <w:name w:val="网格型75"/>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42">
    <w:name w:val="网格型4"/>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43">
    <w:name w:val="网格型185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44">
    <w:name w:val="网格型107"/>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45">
    <w:name w:val="网格型2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46">
    <w:name w:val="网格型6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47">
    <w:name w:val="网格型165"/>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48">
    <w:name w:val="网格型178"/>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49">
    <w:name w:val="网格型9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50">
    <w:name w:val="网格型c3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51">
    <w:name w:val="网格型3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52">
    <w:name w:val="网格型163"/>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53">
    <w:name w:val="网格型117"/>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54">
    <w:name w:val="网格型147"/>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55">
    <w:name w:val="网格型5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56">
    <w:name w:val="网格型158"/>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57">
    <w:name w:val="网格型167"/>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58">
    <w:name w:val="网格型8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59">
    <w:name w:val="网格型26"/>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60">
    <w:name w:val="网格型108"/>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61">
    <w:name w:val="网格型153"/>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62">
    <w:name w:val="网格型9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63">
    <w:name w:val="网格型95"/>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64">
    <w:name w:val="网格型25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65">
    <w:name w:val="网格型16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66">
    <w:name w:val="网格型16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67">
    <w:name w:val="网格型1861"/>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68">
    <w:name w:val="网格型177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69">
    <w:name w:val="网格型8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70">
    <w:name w:val="网格型36"/>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71">
    <w:name w:val="网格型54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72">
    <w:name w:val="网格型41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73">
    <w:name w:val="网格型65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74">
    <w:name w:val="网格型64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75">
    <w:name w:val="网格型29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76">
    <w:name w:val="网格型175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77">
    <w:name w:val="Table Normal82"/>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478">
    <w:name w:val="网格型51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79">
    <w:name w:val="网格型c16"/>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80">
    <w:name w:val="Table Normal62"/>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481">
    <w:name w:val="网格型152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82">
    <w:name w:val="Table Normal32"/>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483">
    <w:name w:val="网格型210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84">
    <w:name w:val="网格型178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85">
    <w:name w:val="网格型184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86">
    <w:name w:val="网格型126"/>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87">
    <w:name w:val="网格型124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88">
    <w:name w:val="网格型c14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89">
    <w:name w:val="网格型167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90">
    <w:name w:val="网格型27"/>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91">
    <w:name w:val="网格型112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92">
    <w:name w:val="网格型45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93">
    <w:name w:val="网格型25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94">
    <w:name w:val="网格型27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95">
    <w:name w:val="网格型182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96">
    <w:name w:val="网格型148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97">
    <w:name w:val="网格型144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98">
    <w:name w:val="网格型105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499">
    <w:name w:val="网格型116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00">
    <w:name w:val="网格型109"/>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01">
    <w:name w:val="网格型56"/>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02">
    <w:name w:val="网格型95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03">
    <w:name w:val="网格型20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04">
    <w:name w:val="网格型85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05">
    <w:name w:val="网格型145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06">
    <w:name w:val="网格型82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07">
    <w:name w:val="网格型c3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08">
    <w:name w:val="网格型94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09">
    <w:name w:val="网格型133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10">
    <w:name w:val="网格型120"/>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11">
    <w:name w:val="网格型14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12">
    <w:name w:val="网格型1761"/>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13">
    <w:name w:val="网格型32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14">
    <w:name w:val="网格型73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15">
    <w:name w:val="网格型46"/>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16">
    <w:name w:val="网格型84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17">
    <w:name w:val="网格型103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18">
    <w:name w:val="网格型33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19">
    <w:name w:val="网格型113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20">
    <w:name w:val="网格型541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21">
    <w:name w:val="网格型76"/>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22">
    <w:name w:val="网格型134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23">
    <w:name w:val="网格型1210"/>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24">
    <w:name w:val="网格型55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25">
    <w:name w:val="网格型92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26">
    <w:name w:val="网格型188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27">
    <w:name w:val="网格型6"/>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28">
    <w:name w:val="网格型2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29">
    <w:name w:val="网格型29"/>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30">
    <w:name w:val="网格型c5"/>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31">
    <w:name w:val="网格型210"/>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32">
    <w:name w:val="网格型94"/>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33">
    <w:name w:val="网格型174"/>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34">
    <w:name w:val="Table Normal5"/>
    <w:basedOn w:val="41"/>
    <w:qFormat/>
    <w:uiPriority w:val="2"/>
    <w:pPr>
      <w:widowControl w:val="0"/>
      <w:autoSpaceDE w:val="0"/>
      <w:autoSpaceDN w:val="0"/>
      <w:spacing w:line="480" w:lineRule="auto"/>
      <w:jc w:val="both"/>
    </w:pPr>
    <w:rPr>
      <w:sz w:val="22"/>
      <w:lang w:eastAsia="en-US"/>
    </w:rPr>
    <w:tblPr>
      <w:tblLayout w:type="fixed"/>
      <w:tblCellMar>
        <w:left w:w="0" w:type="dxa"/>
        <w:right w:w="0" w:type="dxa"/>
      </w:tblCellMar>
    </w:tblPr>
  </w:style>
  <w:style w:type="table" w:customStyle="1" w:styleId="535">
    <w:name w:val="网格型731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36">
    <w:name w:val="网格型53"/>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37">
    <w:name w:val="网格型144"/>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38">
    <w:name w:val="网格型14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39">
    <w:name w:val="网格型3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40">
    <w:name w:val="网格型17"/>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41">
    <w:name w:val="网格型35"/>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42">
    <w:name w:val="网格型76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43">
    <w:name w:val="网格型132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44">
    <w:name w:val="网格型c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45">
    <w:name w:val="网格型10"/>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46">
    <w:name w:val="网格型17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47">
    <w:name w:val="网格型c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48">
    <w:name w:val="网格型74"/>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49">
    <w:name w:val="网格型155"/>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50">
    <w:name w:val="网格型187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51">
    <w:name w:val="网格型43"/>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52">
    <w:name w:val="网格型651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53">
    <w:name w:val="网格型1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54">
    <w:name w:val="网格型421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55">
    <w:name w:val="网格型15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56">
    <w:name w:val="网格型125"/>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57">
    <w:name w:val="网格型12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58">
    <w:name w:val="网格型28"/>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59">
    <w:name w:val="网格型22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60">
    <w:name w:val="网格型20"/>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61">
    <w:name w:val="网格型453"/>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62">
    <w:name w:val="网格型8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63">
    <w:name w:val="网格型119"/>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64">
    <w:name w:val="网格型168"/>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65">
    <w:name w:val="网格型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66">
    <w:name w:val="网格型12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67">
    <w:name w:val="网格型118"/>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68">
    <w:name w:val="网格型751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69">
    <w:name w:val="网格型104"/>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70">
    <w:name w:val="网格型19"/>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71">
    <w:name w:val="网格型1662"/>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72">
    <w:name w:val="网格型10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73">
    <w:name w:val="网格型8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74">
    <w:name w:val="网格型63"/>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75">
    <w:name w:val="网格型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76">
    <w:name w:val="网格型156"/>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77">
    <w:name w:val="网格型c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78">
    <w:name w:val="Table Normal4"/>
    <w:basedOn w:val="41"/>
    <w:qFormat/>
    <w:uiPriority w:val="2"/>
    <w:pPr>
      <w:widowControl w:val="0"/>
      <w:autoSpaceDE w:val="0"/>
      <w:autoSpaceDN w:val="0"/>
      <w:spacing w:line="480" w:lineRule="auto"/>
      <w:jc w:val="both"/>
    </w:pPr>
    <w:rPr>
      <w:sz w:val="22"/>
      <w:lang w:eastAsia="en-US"/>
    </w:rPr>
    <w:tblPr>
      <w:tblLayout w:type="fixed"/>
      <w:tblCellMar>
        <w:left w:w="0" w:type="dxa"/>
        <w:right w:w="0" w:type="dxa"/>
      </w:tblCellMar>
    </w:tblPr>
  </w:style>
  <w:style w:type="table" w:customStyle="1" w:styleId="579">
    <w:name w:val="网格型176"/>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80">
    <w:name w:val="网格型c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81">
    <w:name w:val="网格型114"/>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82">
    <w:name w:val="网格型5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83">
    <w:name w:val="网格型9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84">
    <w:name w:val="网格型621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85">
    <w:name w:val="Table Normal"/>
    <w:basedOn w:val="41"/>
    <w:qFormat/>
    <w:uiPriority w:val="2"/>
    <w:pPr>
      <w:widowControl w:val="0"/>
      <w:autoSpaceDE w:val="0"/>
      <w:autoSpaceDN w:val="0"/>
      <w:spacing w:line="480" w:lineRule="auto"/>
      <w:jc w:val="both"/>
    </w:pPr>
    <w:rPr>
      <w:sz w:val="22"/>
      <w:lang w:eastAsia="en-US"/>
    </w:rPr>
    <w:tblPr>
      <w:tblLayout w:type="fixed"/>
      <w:tblCellMar>
        <w:left w:w="0" w:type="dxa"/>
        <w:right w:w="0" w:type="dxa"/>
      </w:tblCellMar>
    </w:tblPr>
  </w:style>
  <w:style w:type="table" w:customStyle="1" w:styleId="586">
    <w:name w:val="网格型1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87">
    <w:name w:val="网格型c6"/>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88">
    <w:name w:val="网格型1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89">
    <w:name w:val="网格型61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90">
    <w:name w:val="网格型84"/>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91">
    <w:name w:val="网格型16"/>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92">
    <w:name w:val="网格型187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93">
    <w:name w:val="网格型18"/>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94">
    <w:name w:val="网格型164"/>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95">
    <w:name w:val="网格型94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96">
    <w:name w:val="网格型173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97">
    <w:name w:val="Table Normal3"/>
    <w:basedOn w:val="41"/>
    <w:qFormat/>
    <w:uiPriority w:val="2"/>
    <w:pPr>
      <w:widowControl w:val="0"/>
      <w:autoSpaceDE w:val="0"/>
      <w:autoSpaceDN w:val="0"/>
      <w:spacing w:line="480" w:lineRule="auto"/>
      <w:jc w:val="both"/>
    </w:pPr>
    <w:rPr>
      <w:sz w:val="22"/>
      <w:lang w:eastAsia="en-US"/>
    </w:rPr>
    <w:tblPr>
      <w:tblLayout w:type="fixed"/>
      <w:tblCellMar>
        <w:left w:w="0" w:type="dxa"/>
        <w:right w:w="0" w:type="dxa"/>
      </w:tblCellMar>
    </w:tblPr>
  </w:style>
  <w:style w:type="table" w:customStyle="1" w:styleId="598">
    <w:name w:val="网格型4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599">
    <w:name w:val="网格型103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00">
    <w:name w:val="网格型14"/>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01">
    <w:name w:val="网格型152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02">
    <w:name w:val="网格型1463"/>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03">
    <w:name w:val="网格型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04">
    <w:name w:val="网格型44"/>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05">
    <w:name w:val="网格型172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06">
    <w:name w:val="网格型6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07">
    <w:name w:val="网格型2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08">
    <w:name w:val="网格型7"/>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09">
    <w:name w:val="网格型18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10">
    <w:name w:val="Table Normal21"/>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611">
    <w:name w:val="网格型9"/>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12">
    <w:name w:val="网格型24"/>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13">
    <w:name w:val="网格型133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14">
    <w:name w:val="Table Normal81"/>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615">
    <w:name w:val="网格型17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16">
    <w:name w:val="网格型13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17">
    <w:name w:val="网格型30"/>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18">
    <w:name w:val="网格型16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19">
    <w:name w:val="网格型135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20">
    <w:name w:val="网格型189"/>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21">
    <w:name w:val="网格型124"/>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22">
    <w:name w:val="网格型3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23">
    <w:name w:val="网格型17611"/>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24">
    <w:name w:val="Table Normal41"/>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625">
    <w:name w:val="网格型c4"/>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26">
    <w:name w:val="网格型119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27">
    <w:name w:val="网格型154"/>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28">
    <w:name w:val="网格型103"/>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29">
    <w:name w:val="网格型134"/>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30">
    <w:name w:val="网格型122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31">
    <w:name w:val="网格型75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32">
    <w:name w:val="Table Normal71"/>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633">
    <w:name w:val="网格型18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34">
    <w:name w:val="网格型13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35">
    <w:name w:val="网格型96"/>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36">
    <w:name w:val="网格型149"/>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37">
    <w:name w:val="网格型8"/>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38">
    <w:name w:val="网格型188"/>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39">
    <w:name w:val="网格型102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40">
    <w:name w:val="网格型183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41">
    <w:name w:val="网格型23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42">
    <w:name w:val="网格型42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43">
    <w:name w:val="网格型163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44">
    <w:name w:val="网格型34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45">
    <w:name w:val="网格型24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46">
    <w:name w:val="网格型108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47">
    <w:name w:val="网格型13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48">
    <w:name w:val="网格型3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49">
    <w:name w:val="网格型123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50">
    <w:name w:val="网格型12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51">
    <w:name w:val="网格型117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52">
    <w:name w:val="网格型53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53">
    <w:name w:val="网格型22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54">
    <w:name w:val="网格型132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55">
    <w:name w:val="网格型63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56">
    <w:name w:val="网格型26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57">
    <w:name w:val="网格型1561"/>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58">
    <w:name w:val="网格型93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59">
    <w:name w:val="Table Normal52"/>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660">
    <w:name w:val="网格型11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61">
    <w:name w:val="网格型179"/>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62">
    <w:name w:val="网格型110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63">
    <w:name w:val="网格型159"/>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64">
    <w:name w:val="Table Normal10"/>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665">
    <w:name w:val="网格型61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66">
    <w:name w:val="网格型1661"/>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67">
    <w:name w:val="网格型154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68">
    <w:name w:val="网格型158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69">
    <w:name w:val="网格型174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70">
    <w:name w:val="网格型115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71">
    <w:name w:val="网格型28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72">
    <w:name w:val="网格型10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73">
    <w:name w:val="网格型c2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74">
    <w:name w:val="网格型168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75">
    <w:name w:val="网格型64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76">
    <w:name w:val="网格型83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77">
    <w:name w:val="Table Normal12"/>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678">
    <w:name w:val="网格型c13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79">
    <w:name w:val="网格型169"/>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80">
    <w:name w:val="网格型c6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81">
    <w:name w:val="网格型122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82">
    <w:name w:val="网格型85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83">
    <w:name w:val="网格型164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84">
    <w:name w:val="网格型43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85">
    <w:name w:val="网格型142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86">
    <w:name w:val="网格型162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87">
    <w:name w:val="网格型1110"/>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88">
    <w:name w:val="网格型35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89">
    <w:name w:val="网格型9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90">
    <w:name w:val="网格型86"/>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91">
    <w:name w:val="网格型c5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92">
    <w:name w:val="网格型72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93">
    <w:name w:val="网格型15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94">
    <w:name w:val="网格型155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95">
    <w:name w:val="网格型107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96">
    <w:name w:val="网格型2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97">
    <w:name w:val="网格型1461"/>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98">
    <w:name w:val="网格型66"/>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699">
    <w:name w:val="网格型c15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00">
    <w:name w:val="网格型1710"/>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01">
    <w:name w:val="网格型c12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02">
    <w:name w:val="网格型104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03">
    <w:name w:val="网格型1533"/>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04">
    <w:name w:val="Table Normal821"/>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705">
    <w:name w:val="网格型52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06">
    <w:name w:val="网格型2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07">
    <w:name w:val="网格型114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08">
    <w:name w:val="网格型19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09">
    <w:name w:val="网格型107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10">
    <w:name w:val="网格型74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11">
    <w:name w:val="网格型29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12">
    <w:name w:val="网格型37"/>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13">
    <w:name w:val="网格型10611"/>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14">
    <w:name w:val="网格型141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15">
    <w:name w:val="网格型157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16">
    <w:name w:val="Table Normal221"/>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717">
    <w:name w:val="网格型65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18">
    <w:name w:val="网格型1062"/>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19">
    <w:name w:val="网格型185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20">
    <w:name w:val="网格型c14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21">
    <w:name w:val="Table Normal13"/>
    <w:basedOn w:val="41"/>
    <w:qFormat/>
    <w:uiPriority w:val="2"/>
    <w:pPr>
      <w:widowControl w:val="0"/>
      <w:autoSpaceDE w:val="0"/>
      <w:autoSpaceDN w:val="0"/>
      <w:spacing w:line="480" w:lineRule="auto"/>
      <w:jc w:val="both"/>
    </w:pPr>
    <w:rPr>
      <w:sz w:val="22"/>
      <w:lang w:eastAsia="en-US"/>
    </w:rPr>
    <w:tblPr>
      <w:tblLayout w:type="fixed"/>
      <w:tblCellMar>
        <w:left w:w="0" w:type="dxa"/>
        <w:right w:w="0" w:type="dxa"/>
      </w:tblCellMar>
    </w:tblPr>
  </w:style>
  <w:style w:type="table" w:customStyle="1" w:styleId="722">
    <w:name w:val="网格型1462"/>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23">
    <w:name w:val="网格型102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24">
    <w:name w:val="网格型115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25">
    <w:name w:val="网格型145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26">
    <w:name w:val="Table Normal23"/>
    <w:basedOn w:val="41"/>
    <w:qFormat/>
    <w:uiPriority w:val="2"/>
    <w:pPr>
      <w:widowControl w:val="0"/>
      <w:autoSpaceDE w:val="0"/>
      <w:autoSpaceDN w:val="0"/>
      <w:spacing w:line="480" w:lineRule="auto"/>
      <w:jc w:val="both"/>
    </w:pPr>
    <w:rPr>
      <w:sz w:val="22"/>
      <w:lang w:eastAsia="en-US"/>
    </w:rPr>
    <w:tblPr>
      <w:tblLayout w:type="fixed"/>
      <w:tblCellMar>
        <w:left w:w="0" w:type="dxa"/>
        <w:right w:w="0" w:type="dxa"/>
      </w:tblCellMar>
    </w:tblPr>
  </w:style>
  <w:style w:type="table" w:customStyle="1" w:styleId="727">
    <w:name w:val="网格型175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28">
    <w:name w:val="网格型153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29">
    <w:name w:val="Table Normal311"/>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730">
    <w:name w:val="网格型113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31">
    <w:name w:val="网格型147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32">
    <w:name w:val="Table Normal63"/>
    <w:basedOn w:val="41"/>
    <w:qFormat/>
    <w:uiPriority w:val="2"/>
    <w:pPr>
      <w:widowControl w:val="0"/>
      <w:autoSpaceDE w:val="0"/>
      <w:autoSpaceDN w:val="0"/>
      <w:spacing w:line="480" w:lineRule="auto"/>
      <w:jc w:val="both"/>
    </w:pPr>
    <w:rPr>
      <w:sz w:val="22"/>
      <w:lang w:eastAsia="en-US"/>
    </w:rPr>
    <w:tblPr>
      <w:tblLayout w:type="fixed"/>
      <w:tblCellMar>
        <w:left w:w="0" w:type="dxa"/>
        <w:right w:w="0" w:type="dxa"/>
      </w:tblCellMar>
    </w:tblPr>
  </w:style>
  <w:style w:type="table" w:customStyle="1" w:styleId="733">
    <w:name w:val="网格型173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34">
    <w:name w:val="网格型182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35">
    <w:name w:val="Table Normal511"/>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736">
    <w:name w:val="网格型132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37">
    <w:name w:val="Table Normal83"/>
    <w:basedOn w:val="41"/>
    <w:qFormat/>
    <w:uiPriority w:val="2"/>
    <w:pPr>
      <w:widowControl w:val="0"/>
      <w:autoSpaceDE w:val="0"/>
      <w:autoSpaceDN w:val="0"/>
      <w:spacing w:line="480" w:lineRule="auto"/>
      <w:jc w:val="both"/>
    </w:pPr>
    <w:rPr>
      <w:sz w:val="22"/>
      <w:lang w:eastAsia="en-US"/>
    </w:rPr>
    <w:tblPr>
      <w:tblLayout w:type="fixed"/>
      <w:tblCellMar>
        <w:left w:w="0" w:type="dxa"/>
        <w:right w:w="0" w:type="dxa"/>
      </w:tblCellMar>
    </w:tblPr>
  </w:style>
  <w:style w:type="table" w:customStyle="1" w:styleId="738">
    <w:name w:val="网格型171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39">
    <w:name w:val="网格型34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40">
    <w:name w:val="网格型71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41">
    <w:name w:val="网格型54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42">
    <w:name w:val="网格型210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43">
    <w:name w:val="网格型57"/>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44">
    <w:name w:val="网格型165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45">
    <w:name w:val="网格型21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46">
    <w:name w:val="网格型183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47">
    <w:name w:val="网格型116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48">
    <w:name w:val="网格型25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49">
    <w:name w:val="Table Normal111"/>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750">
    <w:name w:val="网格型72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51">
    <w:name w:val="Table Normal73"/>
    <w:basedOn w:val="41"/>
    <w:qFormat/>
    <w:uiPriority w:val="2"/>
    <w:pPr>
      <w:widowControl w:val="0"/>
      <w:autoSpaceDE w:val="0"/>
      <w:autoSpaceDN w:val="0"/>
      <w:spacing w:line="480" w:lineRule="auto"/>
      <w:jc w:val="both"/>
    </w:pPr>
    <w:rPr>
      <w:sz w:val="22"/>
      <w:lang w:eastAsia="en-US"/>
    </w:rPr>
    <w:tblPr>
      <w:tblLayout w:type="fixed"/>
      <w:tblCellMar>
        <w:left w:w="0" w:type="dxa"/>
        <w:right w:w="0" w:type="dxa"/>
      </w:tblCellMar>
    </w:tblPr>
  </w:style>
  <w:style w:type="table" w:customStyle="1" w:styleId="752">
    <w:name w:val="网格型55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53">
    <w:name w:val="网格型158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54">
    <w:name w:val="Table Normal611"/>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755">
    <w:name w:val="网格型c17"/>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56">
    <w:name w:val="网格型148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57">
    <w:name w:val="Table Normal91"/>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758">
    <w:name w:val="网格型75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59">
    <w:name w:val="网格型47"/>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60">
    <w:name w:val="网格型185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61">
    <w:name w:val="网格型107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62">
    <w:name w:val="网格型135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63">
    <w:name w:val="网格型22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64">
    <w:name w:val="网格型62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65">
    <w:name w:val="网格型165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66">
    <w:name w:val="网格型92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67">
    <w:name w:val="网格型c4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68">
    <w:name w:val="网格型32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69">
    <w:name w:val="网格型163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70">
    <w:name w:val="网格型117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71">
    <w:name w:val="网格型147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72">
    <w:name w:val="网格型143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73">
    <w:name w:val="网格型177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74">
    <w:name w:val="网格型33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75">
    <w:name w:val="网格型157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76">
    <w:name w:val="网格型97"/>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77">
    <w:name w:val="网格型73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78">
    <w:name w:val="Table Normal612"/>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779">
    <w:name w:val="网格型158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80">
    <w:name w:val="网格型167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81">
    <w:name w:val="网格型82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82">
    <w:name w:val="网格型26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83">
    <w:name w:val="网格型108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84">
    <w:name w:val="网格型153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85">
    <w:name w:val="网格型9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86">
    <w:name w:val="网格型95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87">
    <w:name w:val="网格型16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88">
    <w:name w:val="网格型18611"/>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89">
    <w:name w:val="网格型177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90">
    <w:name w:val="网格型131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91">
    <w:name w:val="网格型81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92">
    <w:name w:val="网格型36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93">
    <w:name w:val="网格型711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94">
    <w:name w:val="网格型541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95">
    <w:name w:val="网格型411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96">
    <w:name w:val="网格型115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97">
    <w:name w:val="Table Normal721"/>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798">
    <w:name w:val="网格型175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799">
    <w:name w:val="网格型511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00">
    <w:name w:val="网格型c16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01">
    <w:name w:val="网格型135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02">
    <w:name w:val="Table Normal321"/>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803">
    <w:name w:val="网格型210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04">
    <w:name w:val="网格型178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05">
    <w:name w:val="网格型126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06">
    <w:name w:val="网格型124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07">
    <w:name w:val="网格型c14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08">
    <w:name w:val="网格型125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09">
    <w:name w:val="网格型167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10">
    <w:name w:val="网格型112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11">
    <w:name w:val="网格型451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12">
    <w:name w:val="网格型1091"/>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13">
    <w:name w:val="网格型27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14">
    <w:name w:val="网格型182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15">
    <w:name w:val="网格型148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16">
    <w:name w:val="网格型144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17">
    <w:name w:val="网格型105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18">
    <w:name w:val="网格型116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19">
    <w:name w:val="网格型263"/>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20">
    <w:name w:val="网格型8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21">
    <w:name w:val="网格型56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22">
    <w:name w:val="网格型95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23">
    <w:name w:val="网格型20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24">
    <w:name w:val="网格型85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25">
    <w:name w:val="网格型82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26">
    <w:name w:val="网格型c3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27">
    <w:name w:val="网格型94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28">
    <w:name w:val="网格型120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29">
    <w:name w:val="网格型141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30">
    <w:name w:val="网格型32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31">
    <w:name w:val="网格型136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32">
    <w:name w:val="网格型84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33">
    <w:name w:val="网格型103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34">
    <w:name w:val="网格型113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35">
    <w:name w:val="网格型76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36">
    <w:name w:val="网格型134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37">
    <w:name w:val="网格型67"/>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38">
    <w:name w:val="网格型214"/>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39">
    <w:name w:val="网格型c5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40">
    <w:name w:val="网格型210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41">
    <w:name w:val="Table Normal53"/>
    <w:basedOn w:val="41"/>
    <w:qFormat/>
    <w:uiPriority w:val="2"/>
    <w:pPr>
      <w:widowControl w:val="0"/>
      <w:autoSpaceDE w:val="0"/>
      <w:autoSpaceDN w:val="0"/>
      <w:spacing w:line="480" w:lineRule="auto"/>
      <w:jc w:val="both"/>
    </w:pPr>
    <w:rPr>
      <w:sz w:val="22"/>
      <w:lang w:eastAsia="en-US"/>
    </w:rPr>
    <w:tblPr>
      <w:tblLayout w:type="fixed"/>
      <w:tblCellMar>
        <w:left w:w="0" w:type="dxa"/>
        <w:right w:w="0" w:type="dxa"/>
      </w:tblCellMar>
    </w:tblPr>
  </w:style>
  <w:style w:type="table" w:customStyle="1" w:styleId="842">
    <w:name w:val="网格型53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43">
    <w:name w:val="网格型142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44">
    <w:name w:val="网格型3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45">
    <w:name w:val="网格型35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46">
    <w:name w:val="网格型164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47">
    <w:name w:val="网格型1010"/>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48">
    <w:name w:val="网格型122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49">
    <w:name w:val="网格型17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50">
    <w:name w:val="网格型c12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51">
    <w:name w:val="网格型74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52">
    <w:name w:val="网格型155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53">
    <w:name w:val="网格型112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54">
    <w:name w:val="网格型27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55">
    <w:name w:val="网格型15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56">
    <w:name w:val="网格型125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57">
    <w:name w:val="网格型123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58">
    <w:name w:val="网格型110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59">
    <w:name w:val="网格型28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60">
    <w:name w:val="网格型c13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61">
    <w:name w:val="网格型20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62">
    <w:name w:val="网格型178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63">
    <w:name w:val="网格型178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64">
    <w:name w:val="网格型12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65">
    <w:name w:val="网格型1862"/>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66">
    <w:name w:val="网格型104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67">
    <w:name w:val="网格型19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68">
    <w:name w:val="网格型10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69">
    <w:name w:val="网格型83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70">
    <w:name w:val="网格型63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71">
    <w:name w:val="网格型42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72">
    <w:name w:val="网格型127"/>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73">
    <w:name w:val="网格型c15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74">
    <w:name w:val="网格型1562"/>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75">
    <w:name w:val="网格型105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76">
    <w:name w:val="Table Normal43"/>
    <w:basedOn w:val="41"/>
    <w:qFormat/>
    <w:uiPriority w:val="2"/>
    <w:pPr>
      <w:widowControl w:val="0"/>
      <w:autoSpaceDE w:val="0"/>
      <w:autoSpaceDN w:val="0"/>
      <w:spacing w:line="480" w:lineRule="auto"/>
      <w:jc w:val="both"/>
    </w:pPr>
    <w:rPr>
      <w:sz w:val="22"/>
      <w:lang w:eastAsia="en-US"/>
    </w:rPr>
    <w:tblPr>
      <w:tblLayout w:type="fixed"/>
      <w:tblCellMar>
        <w:left w:w="0" w:type="dxa"/>
        <w:right w:w="0" w:type="dxa"/>
      </w:tblCellMar>
    </w:tblPr>
  </w:style>
  <w:style w:type="table" w:customStyle="1" w:styleId="877">
    <w:name w:val="网格型1762"/>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78">
    <w:name w:val="网格型c1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79">
    <w:name w:val="网格型52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80">
    <w:name w:val="网格型28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81">
    <w:name w:val="网格型93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82">
    <w:name w:val="Table Normal14"/>
    <w:basedOn w:val="41"/>
    <w:qFormat/>
    <w:uiPriority w:val="2"/>
    <w:pPr>
      <w:widowControl w:val="0"/>
      <w:autoSpaceDE w:val="0"/>
      <w:autoSpaceDN w:val="0"/>
      <w:spacing w:line="480" w:lineRule="auto"/>
      <w:jc w:val="both"/>
    </w:pPr>
    <w:rPr>
      <w:sz w:val="22"/>
      <w:lang w:eastAsia="en-US"/>
    </w:rPr>
    <w:tblPr>
      <w:tblLayout w:type="fixed"/>
      <w:tblCellMar>
        <w:left w:w="0" w:type="dxa"/>
        <w:right w:w="0" w:type="dxa"/>
      </w:tblCellMar>
    </w:tblPr>
  </w:style>
  <w:style w:type="table" w:customStyle="1" w:styleId="883">
    <w:name w:val="网格型111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84">
    <w:name w:val="网格型c6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85">
    <w:name w:val="网格型137"/>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86">
    <w:name w:val="网格型84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87">
    <w:name w:val="网格型1610"/>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88">
    <w:name w:val="网格型114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89">
    <w:name w:val="网格型187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90">
    <w:name w:val="网格型1810"/>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91">
    <w:name w:val="Table Normal122"/>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892">
    <w:name w:val="网格型164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93">
    <w:name w:val="网格型35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94">
    <w:name w:val="网格型173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95">
    <w:name w:val="Table Normal33"/>
    <w:basedOn w:val="41"/>
    <w:qFormat/>
    <w:uiPriority w:val="2"/>
    <w:pPr>
      <w:widowControl w:val="0"/>
      <w:autoSpaceDE w:val="0"/>
      <w:autoSpaceDN w:val="0"/>
      <w:spacing w:line="480" w:lineRule="auto"/>
      <w:jc w:val="both"/>
    </w:pPr>
    <w:rPr>
      <w:sz w:val="22"/>
      <w:lang w:eastAsia="en-US"/>
    </w:rPr>
    <w:tblPr>
      <w:tblLayout w:type="fixed"/>
      <w:tblCellMar>
        <w:left w:w="0" w:type="dxa"/>
        <w:right w:w="0" w:type="dxa"/>
      </w:tblCellMar>
    </w:tblPr>
  </w:style>
  <w:style w:type="table" w:customStyle="1" w:styleId="896">
    <w:name w:val="网格型41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97">
    <w:name w:val="网格型1410"/>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98">
    <w:name w:val="网格型152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899">
    <w:name w:val="网格型38"/>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00">
    <w:name w:val="网格型14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01">
    <w:name w:val="网格型44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02">
    <w:name w:val="网格型172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03">
    <w:name w:val="网格型23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04">
    <w:name w:val="网格型181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05">
    <w:name w:val="Table Normal211"/>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906">
    <w:name w:val="网格型24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07">
    <w:name w:val="网格型13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08">
    <w:name w:val="网格型30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09">
    <w:name w:val="网格型c13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10">
    <w:name w:val="网格型124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11">
    <w:name w:val="网格型33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12">
    <w:name w:val="Table Normal411"/>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913">
    <w:name w:val="网格型c4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14">
    <w:name w:val="网格型119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15">
    <w:name w:val="网格型154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16">
    <w:name w:val="网格型184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17">
    <w:name w:val="网格型103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18">
    <w:name w:val="网格型1891"/>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19">
    <w:name w:val="网格型128"/>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20">
    <w:name w:val="网格型751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21">
    <w:name w:val="Table Normal711"/>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922">
    <w:name w:val="网格型18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23">
    <w:name w:val="网格型133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24">
    <w:name w:val="网格型96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25">
    <w:name w:val="网格型87"/>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26">
    <w:name w:val="网格型188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27">
    <w:name w:val="网格型102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28">
    <w:name w:val="网格型183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29">
    <w:name w:val="Table Normal92"/>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930">
    <w:name w:val="网格型23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31">
    <w:name w:val="网格型421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32">
    <w:name w:val="网格型34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33">
    <w:name w:val="网格型163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34">
    <w:name w:val="网格型34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35">
    <w:name w:val="网格型24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36">
    <w:name w:val="网格型108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37">
    <w:name w:val="网格型131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38">
    <w:name w:val="网格型123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39">
    <w:name w:val="网格型95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40">
    <w:name w:val="网格型121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41">
    <w:name w:val="网格型117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42">
    <w:name w:val="网格型19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43">
    <w:name w:val="网格型531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44">
    <w:name w:val="网格型22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45">
    <w:name w:val="网格型132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46">
    <w:name w:val="网格型631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47">
    <w:name w:val="网格型26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48">
    <w:name w:val="网格型155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49">
    <w:name w:val="网格型1491"/>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50">
    <w:name w:val="网格型93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51">
    <w:name w:val="网格型111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52">
    <w:name w:val="网格型110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53">
    <w:name w:val="网格型1591"/>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54">
    <w:name w:val="Table Normal101"/>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955">
    <w:name w:val="网格型16611"/>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56">
    <w:name w:val="网格型154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57">
    <w:name w:val="网格型158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58">
    <w:name w:val="网格型174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59">
    <w:name w:val="网格型28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60">
    <w:name w:val="网格型c2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61">
    <w:name w:val="网格型115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62">
    <w:name w:val="网格型641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63">
    <w:name w:val="Table Normal121"/>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964">
    <w:name w:val="网格型1691"/>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65">
    <w:name w:val="网格型c6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66">
    <w:name w:val="网格型164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67">
    <w:name w:val="网格型142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68">
    <w:name w:val="网格型543"/>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69">
    <w:name w:val="网格型162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70">
    <w:name w:val="网格型1110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71">
    <w:name w:val="网格型91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72">
    <w:name w:val="网格型c5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73">
    <w:name w:val="网格型721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74">
    <w:name w:val="网格型c11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75">
    <w:name w:val="网格型10711"/>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76">
    <w:name w:val="网格型21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77">
    <w:name w:val="网格型14611"/>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78">
    <w:name w:val="网格型125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79">
    <w:name w:val="网格型c15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80">
    <w:name w:val="网格型118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81">
    <w:name w:val="网格型c12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82">
    <w:name w:val="网格型441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83">
    <w:name w:val="网格型621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84">
    <w:name w:val="网格型521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85">
    <w:name w:val="网格型212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86">
    <w:name w:val="网格型114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87">
    <w:name w:val="网格型31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88">
    <w:name w:val="网格型7411"/>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89">
    <w:name w:val="网格型2911"/>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90">
    <w:name w:val="网格型10612"/>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91">
    <w:name w:val="网格型157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92">
    <w:name w:val="Table Normal222"/>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993">
    <w:name w:val="网格型653"/>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94">
    <w:name w:val="网格型1063"/>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95">
    <w:name w:val="Table Normal15"/>
    <w:basedOn w:val="41"/>
    <w:qFormat/>
    <w:uiPriority w:val="2"/>
    <w:pPr>
      <w:widowControl w:val="0"/>
      <w:autoSpaceDE w:val="0"/>
      <w:autoSpaceDN w:val="0"/>
      <w:spacing w:line="480" w:lineRule="auto"/>
      <w:jc w:val="both"/>
    </w:pPr>
    <w:rPr>
      <w:sz w:val="22"/>
      <w:lang w:eastAsia="en-US"/>
    </w:rPr>
    <w:tblPr>
      <w:tblLayout w:type="fixed"/>
      <w:tblCellMar>
        <w:left w:w="0" w:type="dxa"/>
        <w:right w:w="0" w:type="dxa"/>
      </w:tblCellMar>
    </w:tblPr>
  </w:style>
  <w:style w:type="table" w:customStyle="1" w:styleId="996">
    <w:name w:val="网格型1023"/>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97">
    <w:name w:val="网格型1453"/>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998">
    <w:name w:val="Table Normal24"/>
    <w:basedOn w:val="41"/>
    <w:qFormat/>
    <w:uiPriority w:val="2"/>
    <w:pPr>
      <w:widowControl w:val="0"/>
      <w:autoSpaceDE w:val="0"/>
      <w:autoSpaceDN w:val="0"/>
      <w:spacing w:line="480" w:lineRule="auto"/>
      <w:jc w:val="both"/>
    </w:pPr>
    <w:rPr>
      <w:sz w:val="22"/>
      <w:lang w:eastAsia="en-US"/>
    </w:rPr>
    <w:tblPr>
      <w:tblLayout w:type="fixed"/>
      <w:tblCellMar>
        <w:left w:w="0" w:type="dxa"/>
        <w:right w:w="0" w:type="dxa"/>
      </w:tblCellMar>
    </w:tblPr>
  </w:style>
  <w:style w:type="table" w:customStyle="1" w:styleId="999">
    <w:name w:val="网格型153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00">
    <w:name w:val="Table Normal312"/>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1001">
    <w:name w:val="网格型113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02">
    <w:name w:val="网格型147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03">
    <w:name w:val="Table Normal64"/>
    <w:basedOn w:val="41"/>
    <w:qFormat/>
    <w:locked/>
    <w:uiPriority w:val="2"/>
    <w:pPr>
      <w:widowControl w:val="0"/>
      <w:autoSpaceDE w:val="0"/>
      <w:autoSpaceDN w:val="0"/>
      <w:spacing w:line="480" w:lineRule="auto"/>
      <w:jc w:val="both"/>
    </w:pPr>
    <w:rPr>
      <w:sz w:val="22"/>
      <w:lang w:eastAsia="en-US"/>
    </w:rPr>
    <w:tblPr>
      <w:tblLayout w:type="fixed"/>
      <w:tblCellMar>
        <w:left w:w="0" w:type="dxa"/>
        <w:right w:w="0" w:type="dxa"/>
      </w:tblCellMar>
    </w:tblPr>
  </w:style>
  <w:style w:type="table" w:customStyle="1" w:styleId="1004">
    <w:name w:val="网格型1733"/>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05">
    <w:name w:val="网格型1823"/>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06">
    <w:name w:val="Table Normal512"/>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1007">
    <w:name w:val="网格型c14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08">
    <w:name w:val="Table Normal84"/>
    <w:basedOn w:val="41"/>
    <w:qFormat/>
    <w:uiPriority w:val="2"/>
    <w:pPr>
      <w:widowControl w:val="0"/>
      <w:autoSpaceDE w:val="0"/>
      <w:autoSpaceDN w:val="0"/>
      <w:spacing w:line="480" w:lineRule="auto"/>
      <w:jc w:val="both"/>
    </w:pPr>
    <w:rPr>
      <w:sz w:val="22"/>
      <w:lang w:eastAsia="en-US"/>
    </w:rPr>
    <w:tblPr>
      <w:tblLayout w:type="fixed"/>
      <w:tblCellMar>
        <w:left w:w="0" w:type="dxa"/>
        <w:right w:w="0" w:type="dxa"/>
      </w:tblCellMar>
    </w:tblPr>
  </w:style>
  <w:style w:type="table" w:customStyle="1" w:styleId="1009">
    <w:name w:val="网格型212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10">
    <w:name w:val="网格型713"/>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11">
    <w:name w:val="网格型58"/>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12">
    <w:name w:val="网格型165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13">
    <w:name w:val="网格型215"/>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14">
    <w:name w:val="网格型1833"/>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15">
    <w:name w:val="网格型116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16">
    <w:name w:val="Table Normal112"/>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1017">
    <w:name w:val="网格型723"/>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18">
    <w:name w:val="Table Normal74"/>
    <w:basedOn w:val="41"/>
    <w:qFormat/>
    <w:uiPriority w:val="2"/>
    <w:pPr>
      <w:widowControl w:val="0"/>
      <w:autoSpaceDE w:val="0"/>
      <w:autoSpaceDN w:val="0"/>
      <w:spacing w:line="480" w:lineRule="auto"/>
      <w:jc w:val="both"/>
    </w:pPr>
    <w:rPr>
      <w:sz w:val="22"/>
      <w:lang w:eastAsia="en-US"/>
    </w:rPr>
    <w:tblPr>
      <w:tblLayout w:type="fixed"/>
      <w:tblCellMar>
        <w:left w:w="0" w:type="dxa"/>
        <w:right w:w="0" w:type="dxa"/>
      </w:tblCellMar>
    </w:tblPr>
  </w:style>
  <w:style w:type="table" w:customStyle="1" w:styleId="1019">
    <w:name w:val="网格型553"/>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20">
    <w:name w:val="网格型c18"/>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21">
    <w:name w:val="网格型1483"/>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22">
    <w:name w:val="网格型753"/>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23">
    <w:name w:val="网格型48"/>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24">
    <w:name w:val="网格型185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25">
    <w:name w:val="网格型1073"/>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26">
    <w:name w:val="网格型623"/>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27">
    <w:name w:val="网格型1653"/>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28">
    <w:name w:val="网格型92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29">
    <w:name w:val="网格型c4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30">
    <w:name w:val="网格型1663"/>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31">
    <w:name w:val="网格型1633"/>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32">
    <w:name w:val="网格型1523"/>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33">
    <w:name w:val="网格型1473"/>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34">
    <w:name w:val="网格型1433"/>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35">
    <w:name w:val="网格型82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36">
    <w:name w:val="网格型1773"/>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37">
    <w:name w:val="网格型1573"/>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38">
    <w:name w:val="网格型1083"/>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39">
    <w:name w:val="网格型733"/>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40">
    <w:name w:val="网格型1853"/>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41">
    <w:name w:val="网格型513"/>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42">
    <w:name w:val="网格型1583"/>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43">
    <w:name w:val="网格型116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44">
    <w:name w:val="网格型1673"/>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45">
    <w:name w:val="网格型91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46">
    <w:name w:val="网格型95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47">
    <w:name w:val="网格型1613"/>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48">
    <w:name w:val="网格型161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49">
    <w:name w:val="网格型18612"/>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50">
    <w:name w:val="网格型177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51">
    <w:name w:val="网格型81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52">
    <w:name w:val="网格型36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53">
    <w:name w:val="网格型711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54">
    <w:name w:val="网格型411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55">
    <w:name w:val="网格型c5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56">
    <w:name w:val="Table Normal722"/>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1057">
    <w:name w:val="网格型175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58">
    <w:name w:val="Table Normal822"/>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1059">
    <w:name w:val="网格型511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60">
    <w:name w:val="网格型c16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61">
    <w:name w:val="Table Normal622"/>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1062">
    <w:name w:val="网格型135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63">
    <w:name w:val="Table Normal322"/>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1064">
    <w:name w:val="网格型210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65">
    <w:name w:val="网格型184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66">
    <w:name w:val="网格型126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67">
    <w:name w:val="网格型124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68">
    <w:name w:val="网格型c14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69">
    <w:name w:val="网格型167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70">
    <w:name w:val="网格型112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71">
    <w:name w:val="网格型34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72">
    <w:name w:val="网格型451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73">
    <w:name w:val="网格型25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74">
    <w:name w:val="网格型23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75">
    <w:name w:val="网格型27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76">
    <w:name w:val="网格型182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77">
    <w:name w:val="网格型148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78">
    <w:name w:val="网格型105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79">
    <w:name w:val="网格型56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80">
    <w:name w:val="网格型82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81">
    <w:name w:val="网格型c3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82">
    <w:name w:val="网格型133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83">
    <w:name w:val="网格型120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84">
    <w:name w:val="网格型17612"/>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85">
    <w:name w:val="网格型136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86">
    <w:name w:val="网格型46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87">
    <w:name w:val="网格型84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88">
    <w:name w:val="网格型113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89">
    <w:name w:val="网格型134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90">
    <w:name w:val="网格型92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91">
    <w:name w:val="网格型33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92">
    <w:name w:val="网格型68"/>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93">
    <w:name w:val="网格型216"/>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94">
    <w:name w:val="网格型29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95">
    <w:name w:val="网格型c5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96">
    <w:name w:val="网格型94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97">
    <w:name w:val="网格型1743"/>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98">
    <w:name w:val="网格型1443"/>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099">
    <w:name w:val="网格型1423"/>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00">
    <w:name w:val="网格型31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01">
    <w:name w:val="网格型1713"/>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02">
    <w:name w:val="网格型35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03">
    <w:name w:val="网格型c2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04">
    <w:name w:val="网格型1013"/>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05">
    <w:name w:val="网格型122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06">
    <w:name w:val="网格型c12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07">
    <w:name w:val="网格型1692"/>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08">
    <w:name w:val="网格型743"/>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09">
    <w:name w:val="网格型1553"/>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10">
    <w:name w:val="网格型433"/>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11">
    <w:name w:val="网格型112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12">
    <w:name w:val="网格型1513"/>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13">
    <w:name w:val="网格型123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14">
    <w:name w:val="网格型110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15">
    <w:name w:val="网格型c13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16">
    <w:name w:val="网格型20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17">
    <w:name w:val="网格型1683"/>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18">
    <w:name w:val="网格型1114"/>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19">
    <w:name w:val="网格型1783"/>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20">
    <w:name w:val="网格型118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21">
    <w:name w:val="网格型1863"/>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22">
    <w:name w:val="网格型1043"/>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23">
    <w:name w:val="网格型1014"/>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24">
    <w:name w:val="网格型83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25">
    <w:name w:val="网格型633"/>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26">
    <w:name w:val="网格型c15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27">
    <w:name w:val="网格型1053"/>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28">
    <w:name w:val="Table Normal44"/>
    <w:basedOn w:val="41"/>
    <w:qFormat/>
    <w:uiPriority w:val="2"/>
    <w:pPr>
      <w:widowControl w:val="0"/>
      <w:autoSpaceDE w:val="0"/>
      <w:autoSpaceDN w:val="0"/>
      <w:spacing w:line="480" w:lineRule="auto"/>
      <w:jc w:val="both"/>
    </w:pPr>
    <w:rPr>
      <w:sz w:val="22"/>
      <w:lang w:eastAsia="en-US"/>
    </w:rPr>
    <w:tblPr>
      <w:tblLayout w:type="fixed"/>
      <w:tblCellMar>
        <w:left w:w="0" w:type="dxa"/>
        <w:right w:w="0" w:type="dxa"/>
      </w:tblCellMar>
    </w:tblPr>
  </w:style>
  <w:style w:type="table" w:customStyle="1" w:styleId="1129">
    <w:name w:val="网格型1763"/>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30">
    <w:name w:val="网格型c11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31">
    <w:name w:val="网格型114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32">
    <w:name w:val="网格型523"/>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33">
    <w:name w:val="网格型93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34">
    <w:name w:val="Table Normal16"/>
    <w:basedOn w:val="41"/>
    <w:qFormat/>
    <w:uiPriority w:val="2"/>
    <w:pPr>
      <w:widowControl w:val="0"/>
      <w:autoSpaceDE w:val="0"/>
      <w:autoSpaceDN w:val="0"/>
      <w:spacing w:line="480" w:lineRule="auto"/>
      <w:jc w:val="both"/>
    </w:pPr>
    <w:rPr>
      <w:sz w:val="22"/>
      <w:lang w:eastAsia="en-US"/>
    </w:rPr>
    <w:tblPr>
      <w:tblLayout w:type="fixed"/>
      <w:tblCellMar>
        <w:left w:w="0" w:type="dxa"/>
        <w:right w:w="0" w:type="dxa"/>
      </w:tblCellMar>
    </w:tblPr>
  </w:style>
  <w:style w:type="table" w:customStyle="1" w:styleId="1135">
    <w:name w:val="网格型1115"/>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36">
    <w:name w:val="网格型c6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37">
    <w:name w:val="网格型138"/>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38">
    <w:name w:val="网格型1614"/>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39">
    <w:name w:val="网格型643"/>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40">
    <w:name w:val="网格型187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41">
    <w:name w:val="网格型1753"/>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42">
    <w:name w:val="网格型1813"/>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43">
    <w:name w:val="网格型1643"/>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44">
    <w:name w:val="网格型173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45">
    <w:name w:val="Table Normal34"/>
    <w:basedOn w:val="41"/>
    <w:qFormat/>
    <w:uiPriority w:val="2"/>
    <w:pPr>
      <w:widowControl w:val="0"/>
      <w:autoSpaceDE w:val="0"/>
      <w:autoSpaceDN w:val="0"/>
      <w:spacing w:line="480" w:lineRule="auto"/>
      <w:jc w:val="both"/>
    </w:pPr>
    <w:rPr>
      <w:sz w:val="22"/>
      <w:lang w:eastAsia="en-US"/>
    </w:rPr>
    <w:tblPr>
      <w:tblLayout w:type="fixed"/>
      <w:tblCellMar>
        <w:left w:w="0" w:type="dxa"/>
        <w:right w:w="0" w:type="dxa"/>
      </w:tblCellMar>
    </w:tblPr>
  </w:style>
  <w:style w:type="table" w:customStyle="1" w:styleId="1146">
    <w:name w:val="网格型413"/>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47">
    <w:name w:val="网格型1413"/>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48">
    <w:name w:val="网格型152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49">
    <w:name w:val="网格型310"/>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50">
    <w:name w:val="网格型171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51">
    <w:name w:val="网格型1843"/>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52">
    <w:name w:val="网格型443"/>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53">
    <w:name w:val="网格型172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54">
    <w:name w:val="网格型613"/>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55">
    <w:name w:val="网格型181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56">
    <w:name w:val="网格型24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57">
    <w:name w:val="Table Normal812"/>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1158">
    <w:name w:val="网格型1723"/>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59">
    <w:name w:val="网格型131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60">
    <w:name w:val="网格型1623"/>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61">
    <w:name w:val="网格型33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62">
    <w:name w:val="Table Normal412"/>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1163">
    <w:name w:val="网格型253"/>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64">
    <w:name w:val="网格型c4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65">
    <w:name w:val="网格型119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66">
    <w:name w:val="网格型1543"/>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67">
    <w:name w:val="网格型1033"/>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68">
    <w:name w:val="网格型134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69">
    <w:name w:val="网格型1193"/>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70">
    <w:name w:val="Table Normal712"/>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1171">
    <w:name w:val="网格型1814"/>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72">
    <w:name w:val="网格型88"/>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73">
    <w:name w:val="网格型1883"/>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74">
    <w:name w:val="网格型102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75">
    <w:name w:val="网格型23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76">
    <w:name w:val="网格型163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77">
    <w:name w:val="网格型24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78">
    <w:name w:val="网格型108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79">
    <w:name w:val="网格型123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80">
    <w:name w:val="网格型121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81">
    <w:name w:val="网格型117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82">
    <w:name w:val="网格型132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83">
    <w:name w:val="网格型631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84">
    <w:name w:val="网格型26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85">
    <w:name w:val="网格型15612"/>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86">
    <w:name w:val="网格型1492"/>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87">
    <w:name w:val="网格型93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88">
    <w:name w:val="Table Normal522"/>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1189">
    <w:name w:val="网格型111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90">
    <w:name w:val="网格型1792"/>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91">
    <w:name w:val="网格型110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92">
    <w:name w:val="网格型1592"/>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93">
    <w:name w:val="Table Normal102"/>
    <w:basedOn w:val="41"/>
    <w:qFormat/>
    <w:uiPriority w:val="2"/>
    <w:pPr>
      <w:widowControl w:val="0"/>
      <w:autoSpaceDE w:val="0"/>
      <w:autoSpaceDN w:val="0"/>
    </w:pPr>
    <w:rPr>
      <w:sz w:val="22"/>
      <w:lang w:eastAsia="en-US"/>
    </w:rPr>
    <w:tblPr>
      <w:tblLayout w:type="fixed"/>
      <w:tblCellMar>
        <w:left w:w="0" w:type="dxa"/>
        <w:right w:w="0" w:type="dxa"/>
      </w:tblCellMar>
    </w:tblPr>
  </w:style>
  <w:style w:type="table" w:customStyle="1" w:styleId="1194">
    <w:name w:val="网格型611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95">
    <w:name w:val="网格型16612"/>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96">
    <w:name w:val="网格型154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97">
    <w:name w:val="网格型28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98">
    <w:name w:val="网格型101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199">
    <w:name w:val="网格型143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200">
    <w:name w:val="网格型c2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201">
    <w:name w:val="网格型168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202">
    <w:name w:val="网格型115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203">
    <w:name w:val="网格型83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204">
    <w:name w:val="网格型c13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205">
    <w:name w:val="网格型431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206">
    <w:name w:val="网格型142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207">
    <w:name w:val="网格型162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208">
    <w:name w:val="网格型1110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209">
    <w:name w:val="网格型91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210">
    <w:name w:val="网格型86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211">
    <w:name w:val="网格型721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212">
    <w:name w:val="网格型151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213">
    <w:name w:val="网格型c11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214">
    <w:name w:val="网格型155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215">
    <w:name w:val="网格型21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216">
    <w:name w:val="网格型14612"/>
    <w:basedOn w:val="41"/>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217">
    <w:name w:val="网格型125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218">
    <w:name w:val="网格型66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219">
    <w:name w:val="网格型c15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220">
    <w:name w:val="网格型118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221">
    <w:name w:val="网格型c12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222">
    <w:name w:val="网格型441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223">
    <w:name w:val="网格型10412"/>
    <w:basedOn w:val="41"/>
    <w:qFormat/>
    <w:uiPriority w:val="0"/>
    <w:rPr>
      <w:rFonts w:eastAsia="Times New Roman"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224">
    <w:name w:val="网格型521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225">
    <w:name w:val="网格型19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226">
    <w:name w:val="网格型31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227">
    <w:name w:val="网格型7412"/>
    <w:basedOn w:val="4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228">
    <w:name w:val="网格型2912"/>
    <w:basedOn w:val="41"/>
    <w:qFormat/>
    <w:uiPriority w:val="0"/>
    <w:rPr>
      <w:rFonts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cBorders>
        <w:top w:val="single" w:color="auto" w:sz="4" w:space="0"/>
        <w:left w:val="single" w:color="auto" w:sz="4" w:space="0"/>
        <w:bottom w:val="single" w:color="auto" w:sz="4" w:space="0"/>
        <w:right w:val="single" w:color="auto" w:sz="4" w:space="0"/>
      </w:tcBorders>
    </w:tcPr>
  </w:style>
  <w:style w:type="table" w:customStyle="1" w:styleId="1229">
    <w:name w:val="网格型40"/>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customStyle="1" w:styleId="1230">
    <w:name w:val="xl65"/>
    <w:basedOn w:val="1"/>
    <w:qFormat/>
    <w:uiPriority w:val="0"/>
    <w:pPr>
      <w:widowControl/>
      <w:pBdr>
        <w:top w:val="single" w:color="auto" w:sz="8" w:space="0"/>
        <w:right w:val="single" w:color="auto" w:sz="8" w:space="0"/>
      </w:pBdr>
      <w:spacing w:before="100" w:beforeAutospacing="1" w:after="100" w:afterAutospacing="1" w:line="480" w:lineRule="auto"/>
      <w:jc w:val="center"/>
    </w:pPr>
    <w:rPr>
      <w:rFonts w:ascii="宋体" w:hAnsi="宋体" w:eastAsia="宋体" w:cs="宋体"/>
      <w:b/>
      <w:bCs/>
      <w:kern w:val="0"/>
      <w:sz w:val="18"/>
      <w:szCs w:val="18"/>
    </w:rPr>
  </w:style>
  <w:style w:type="paragraph" w:customStyle="1" w:styleId="1231">
    <w:name w:val="1"/>
    <w:basedOn w:val="1"/>
    <w:next w:val="1"/>
    <w:unhideWhenUsed/>
    <w:qFormat/>
    <w:uiPriority w:val="39"/>
    <w:pPr>
      <w:widowControl/>
      <w:spacing w:after="150" w:line="480" w:lineRule="auto"/>
      <w:ind w:left="420" w:leftChars="200"/>
    </w:pPr>
    <w:rPr>
      <w:rFonts w:ascii="Times New Roman" w:hAnsi="Times New Roman" w:eastAsia="宋体" w:cs="Times New Roman"/>
      <w:sz w:val="24"/>
    </w:rPr>
  </w:style>
  <w:style w:type="paragraph" w:customStyle="1" w:styleId="1232">
    <w:name w:val="修订1"/>
    <w:semiHidden/>
    <w:qFormat/>
    <w:uiPriority w:val="99"/>
    <w:pPr>
      <w:spacing w:line="480" w:lineRule="auto"/>
      <w:jc w:val="both"/>
    </w:pPr>
    <w:rPr>
      <w:rFonts w:ascii="Times New Roman" w:hAnsi="Times New Roman" w:eastAsia="宋体" w:cs="Times New Roman"/>
      <w:kern w:val="2"/>
      <w:sz w:val="21"/>
      <w:szCs w:val="22"/>
      <w:lang w:val="en-US" w:eastAsia="zh-CN" w:bidi="ar-SA"/>
    </w:rPr>
  </w:style>
  <w:style w:type="paragraph" w:customStyle="1" w:styleId="1233">
    <w:name w:val="xl91"/>
    <w:basedOn w:val="1"/>
    <w:qFormat/>
    <w:uiPriority w:val="0"/>
    <w:pPr>
      <w:widowControl/>
      <w:pBdr>
        <w:top w:val="single" w:color="auto" w:sz="8" w:space="0"/>
        <w:left w:val="single" w:color="auto" w:sz="8" w:space="0"/>
        <w:right w:val="single" w:color="auto" w:sz="8" w:space="0"/>
      </w:pBdr>
      <w:spacing w:before="100" w:beforeAutospacing="1" w:after="100" w:afterAutospacing="1" w:line="480" w:lineRule="auto"/>
      <w:jc w:val="center"/>
    </w:pPr>
    <w:rPr>
      <w:rFonts w:ascii="宋体" w:hAnsi="宋体" w:eastAsia="宋体" w:cs="宋体"/>
      <w:color w:val="000000"/>
      <w:kern w:val="0"/>
      <w:sz w:val="18"/>
      <w:szCs w:val="18"/>
    </w:rPr>
  </w:style>
  <w:style w:type="paragraph" w:customStyle="1" w:styleId="1234">
    <w:name w:val="xl66"/>
    <w:basedOn w:val="1"/>
    <w:qFormat/>
    <w:uiPriority w:val="0"/>
    <w:pPr>
      <w:widowControl/>
      <w:pBdr>
        <w:bottom w:val="single" w:color="auto" w:sz="8" w:space="0"/>
        <w:right w:val="single" w:color="auto" w:sz="8" w:space="0"/>
      </w:pBdr>
      <w:spacing w:before="100" w:beforeAutospacing="1" w:after="100" w:afterAutospacing="1" w:line="480" w:lineRule="auto"/>
      <w:jc w:val="center"/>
    </w:pPr>
    <w:rPr>
      <w:rFonts w:ascii="宋体" w:hAnsi="宋体" w:eastAsia="宋体" w:cs="宋体"/>
      <w:b/>
      <w:bCs/>
      <w:kern w:val="0"/>
      <w:sz w:val="18"/>
      <w:szCs w:val="18"/>
    </w:rPr>
  </w:style>
  <w:style w:type="paragraph" w:customStyle="1" w:styleId="1235">
    <w:name w:val="xl84"/>
    <w:basedOn w:val="1"/>
    <w:qFormat/>
    <w:uiPriority w:val="0"/>
    <w:pPr>
      <w:widowControl/>
      <w:pBdr>
        <w:top w:val="single" w:color="auto" w:sz="8" w:space="0"/>
        <w:left w:val="single" w:color="auto" w:sz="8" w:space="0"/>
        <w:right w:val="single" w:color="auto" w:sz="8" w:space="0"/>
      </w:pBdr>
      <w:spacing w:before="100" w:beforeAutospacing="1" w:after="100" w:afterAutospacing="1" w:line="480" w:lineRule="auto"/>
      <w:jc w:val="center"/>
    </w:pPr>
    <w:rPr>
      <w:rFonts w:ascii="宋体" w:hAnsi="宋体" w:eastAsia="宋体" w:cs="宋体"/>
      <w:b/>
      <w:bCs/>
      <w:kern w:val="0"/>
      <w:sz w:val="18"/>
      <w:szCs w:val="18"/>
    </w:rPr>
  </w:style>
  <w:style w:type="paragraph" w:customStyle="1" w:styleId="1236">
    <w:name w:val="修订11"/>
    <w:semiHidden/>
    <w:qFormat/>
    <w:uiPriority w:val="99"/>
    <w:pPr>
      <w:spacing w:line="480" w:lineRule="auto"/>
      <w:jc w:val="both"/>
    </w:pPr>
    <w:rPr>
      <w:rFonts w:ascii="Times New Roman" w:hAnsi="Times New Roman" w:eastAsia="宋体" w:cs="Times New Roman"/>
      <w:kern w:val="2"/>
      <w:sz w:val="21"/>
      <w:szCs w:val="22"/>
      <w:lang w:val="en-US" w:eastAsia="zh-CN" w:bidi="ar-SA"/>
    </w:rPr>
  </w:style>
  <w:style w:type="paragraph" w:customStyle="1" w:styleId="1237">
    <w:name w:val="xl75"/>
    <w:basedOn w:val="1"/>
    <w:qFormat/>
    <w:uiPriority w:val="0"/>
    <w:pPr>
      <w:widowControl/>
      <w:pBdr>
        <w:bottom w:val="single" w:color="auto" w:sz="8" w:space="0"/>
        <w:right w:val="single" w:color="auto" w:sz="8" w:space="0"/>
      </w:pBdr>
      <w:spacing w:before="100" w:beforeAutospacing="1" w:after="100" w:afterAutospacing="1" w:line="480" w:lineRule="auto"/>
    </w:pPr>
    <w:rPr>
      <w:rFonts w:ascii="宋体" w:hAnsi="宋体" w:eastAsia="宋体" w:cs="宋体"/>
      <w:kern w:val="0"/>
      <w:sz w:val="18"/>
      <w:szCs w:val="18"/>
    </w:rPr>
  </w:style>
  <w:style w:type="paragraph" w:customStyle="1" w:styleId="1238">
    <w:name w:val="xl93"/>
    <w:basedOn w:val="1"/>
    <w:qFormat/>
    <w:uiPriority w:val="0"/>
    <w:pPr>
      <w:widowControl/>
      <w:pBdr>
        <w:left w:val="single" w:color="auto" w:sz="8" w:space="0"/>
        <w:right w:val="single" w:color="auto" w:sz="8" w:space="0"/>
      </w:pBdr>
      <w:spacing w:before="100" w:beforeAutospacing="1" w:after="100" w:afterAutospacing="1" w:line="480" w:lineRule="auto"/>
      <w:jc w:val="center"/>
    </w:pPr>
    <w:rPr>
      <w:rFonts w:ascii="宋体" w:hAnsi="宋体" w:eastAsia="宋体" w:cs="宋体"/>
      <w:color w:val="000000"/>
      <w:kern w:val="0"/>
      <w:sz w:val="18"/>
      <w:szCs w:val="18"/>
    </w:rPr>
  </w:style>
  <w:style w:type="paragraph" w:customStyle="1" w:styleId="1239">
    <w:name w:val="_Style 355"/>
    <w:basedOn w:val="1"/>
    <w:next w:val="1"/>
    <w:unhideWhenUsed/>
    <w:qFormat/>
    <w:uiPriority w:val="39"/>
    <w:pPr>
      <w:widowControl/>
      <w:spacing w:line="480" w:lineRule="auto"/>
      <w:ind w:left="1680" w:leftChars="800"/>
    </w:pPr>
    <w:rPr>
      <w:rFonts w:ascii="Times New Roman" w:hAnsi="Times New Roman" w:eastAsia="宋体" w:cs="Times New Roman"/>
    </w:rPr>
  </w:style>
  <w:style w:type="paragraph" w:customStyle="1" w:styleId="1240">
    <w:name w:val="xl90"/>
    <w:basedOn w:val="1"/>
    <w:qFormat/>
    <w:uiPriority w:val="0"/>
    <w:pPr>
      <w:widowControl/>
      <w:pBdr>
        <w:left w:val="single" w:color="auto" w:sz="8" w:space="0"/>
        <w:bottom w:val="single" w:color="auto" w:sz="8" w:space="0"/>
        <w:right w:val="single" w:color="auto" w:sz="8" w:space="0"/>
      </w:pBdr>
      <w:spacing w:before="100" w:beforeAutospacing="1" w:after="100" w:afterAutospacing="1" w:line="480" w:lineRule="auto"/>
      <w:jc w:val="left"/>
    </w:pPr>
    <w:rPr>
      <w:rFonts w:ascii="宋体" w:hAnsi="宋体" w:eastAsia="宋体" w:cs="宋体"/>
      <w:kern w:val="0"/>
      <w:sz w:val="18"/>
      <w:szCs w:val="18"/>
    </w:rPr>
  </w:style>
  <w:style w:type="paragraph" w:customStyle="1" w:styleId="1241">
    <w:name w:val="xl88"/>
    <w:basedOn w:val="1"/>
    <w:qFormat/>
    <w:uiPriority w:val="0"/>
    <w:pPr>
      <w:widowControl/>
      <w:pBdr>
        <w:left w:val="single" w:color="auto" w:sz="8" w:space="0"/>
        <w:bottom w:val="single" w:color="auto" w:sz="8" w:space="0"/>
        <w:right w:val="single" w:color="auto" w:sz="8" w:space="0"/>
      </w:pBdr>
      <w:spacing w:before="100" w:beforeAutospacing="1" w:after="100" w:afterAutospacing="1" w:line="480" w:lineRule="auto"/>
    </w:pPr>
    <w:rPr>
      <w:rFonts w:ascii="宋体" w:hAnsi="宋体" w:eastAsia="宋体" w:cs="宋体"/>
      <w:kern w:val="0"/>
      <w:sz w:val="18"/>
      <w:szCs w:val="18"/>
    </w:rPr>
  </w:style>
  <w:style w:type="paragraph" w:customStyle="1" w:styleId="1242">
    <w:name w:val="_Style 57"/>
    <w:unhideWhenUsed/>
    <w:qFormat/>
    <w:uiPriority w:val="99"/>
    <w:pPr>
      <w:widowControl w:val="0"/>
      <w:spacing w:line="480" w:lineRule="auto"/>
      <w:jc w:val="both"/>
    </w:pPr>
    <w:rPr>
      <w:rFonts w:ascii="Times New Roman" w:hAnsi="Times New Roman" w:eastAsia="宋体" w:cs="Times New Roman"/>
      <w:kern w:val="2"/>
      <w:sz w:val="21"/>
      <w:szCs w:val="22"/>
      <w:lang w:val="en-US" w:eastAsia="zh-CN" w:bidi="ar-SA"/>
    </w:rPr>
  </w:style>
  <w:style w:type="paragraph" w:customStyle="1" w:styleId="1243">
    <w:name w:val="xl74"/>
    <w:basedOn w:val="1"/>
    <w:qFormat/>
    <w:uiPriority w:val="0"/>
    <w:pPr>
      <w:widowControl/>
      <w:pBdr>
        <w:bottom w:val="single" w:color="auto" w:sz="8" w:space="0"/>
        <w:right w:val="single" w:color="auto" w:sz="8" w:space="0"/>
      </w:pBdr>
      <w:spacing w:before="100" w:beforeAutospacing="1" w:after="100" w:afterAutospacing="1" w:line="480" w:lineRule="auto"/>
      <w:jc w:val="center"/>
    </w:pPr>
    <w:rPr>
      <w:rFonts w:ascii="宋体" w:hAnsi="宋体" w:eastAsia="宋体" w:cs="宋体"/>
      <w:kern w:val="0"/>
      <w:sz w:val="18"/>
      <w:szCs w:val="18"/>
    </w:rPr>
  </w:style>
  <w:style w:type="paragraph" w:customStyle="1" w:styleId="1244">
    <w:name w:val="xl95"/>
    <w:basedOn w:val="1"/>
    <w:qFormat/>
    <w:uiPriority w:val="0"/>
    <w:pPr>
      <w:widowControl/>
      <w:pBdr>
        <w:left w:val="single" w:color="auto" w:sz="8" w:space="0"/>
        <w:right w:val="single" w:color="auto" w:sz="8" w:space="0"/>
      </w:pBdr>
      <w:shd w:val="clear" w:color="000000" w:fill="FFFFFF"/>
      <w:spacing w:before="100" w:beforeAutospacing="1" w:after="100" w:afterAutospacing="1" w:line="480" w:lineRule="auto"/>
      <w:jc w:val="center"/>
    </w:pPr>
    <w:rPr>
      <w:rFonts w:ascii="宋体" w:hAnsi="宋体" w:eastAsia="宋体" w:cs="宋体"/>
      <w:kern w:val="0"/>
      <w:sz w:val="18"/>
      <w:szCs w:val="18"/>
    </w:rPr>
  </w:style>
  <w:style w:type="paragraph" w:customStyle="1" w:styleId="1245">
    <w:name w:val="xl79"/>
    <w:basedOn w:val="1"/>
    <w:qFormat/>
    <w:uiPriority w:val="0"/>
    <w:pPr>
      <w:widowControl/>
      <w:pBdr>
        <w:bottom w:val="single" w:color="auto" w:sz="8" w:space="0"/>
        <w:right w:val="single" w:color="auto" w:sz="8" w:space="0"/>
      </w:pBdr>
      <w:spacing w:before="100" w:beforeAutospacing="1" w:after="100" w:afterAutospacing="1" w:line="480" w:lineRule="auto"/>
      <w:jc w:val="center"/>
    </w:pPr>
    <w:rPr>
      <w:rFonts w:ascii="宋体" w:hAnsi="宋体" w:eastAsia="宋体" w:cs="宋体"/>
      <w:kern w:val="0"/>
      <w:sz w:val="18"/>
      <w:szCs w:val="18"/>
    </w:rPr>
  </w:style>
  <w:style w:type="paragraph" w:customStyle="1" w:styleId="1246">
    <w:name w:val="xl89"/>
    <w:basedOn w:val="1"/>
    <w:qFormat/>
    <w:uiPriority w:val="0"/>
    <w:pPr>
      <w:widowControl/>
      <w:pBdr>
        <w:top w:val="single" w:color="auto" w:sz="8" w:space="0"/>
        <w:left w:val="single" w:color="auto" w:sz="8" w:space="0"/>
        <w:right w:val="single" w:color="auto" w:sz="8" w:space="0"/>
      </w:pBdr>
      <w:spacing w:before="100" w:beforeAutospacing="1" w:after="100" w:afterAutospacing="1" w:line="480" w:lineRule="auto"/>
      <w:jc w:val="left"/>
    </w:pPr>
    <w:rPr>
      <w:rFonts w:ascii="宋体" w:hAnsi="宋体" w:eastAsia="宋体" w:cs="宋体"/>
      <w:kern w:val="0"/>
      <w:sz w:val="18"/>
      <w:szCs w:val="18"/>
    </w:rPr>
  </w:style>
  <w:style w:type="paragraph" w:customStyle="1" w:styleId="1247">
    <w:name w:val="xl92"/>
    <w:basedOn w:val="1"/>
    <w:qFormat/>
    <w:uiPriority w:val="0"/>
    <w:pPr>
      <w:widowControl/>
      <w:pBdr>
        <w:left w:val="single" w:color="auto" w:sz="8" w:space="0"/>
        <w:bottom w:val="single" w:color="auto" w:sz="8" w:space="0"/>
        <w:right w:val="single" w:color="auto" w:sz="8" w:space="0"/>
      </w:pBdr>
      <w:spacing w:before="100" w:beforeAutospacing="1" w:after="100" w:afterAutospacing="1" w:line="480" w:lineRule="auto"/>
      <w:jc w:val="center"/>
    </w:pPr>
    <w:rPr>
      <w:rFonts w:ascii="宋体" w:hAnsi="宋体" w:eastAsia="宋体" w:cs="宋体"/>
      <w:color w:val="000000"/>
      <w:kern w:val="0"/>
      <w:sz w:val="18"/>
      <w:szCs w:val="18"/>
    </w:rPr>
  </w:style>
  <w:style w:type="paragraph" w:customStyle="1" w:styleId="1248">
    <w:name w:val="xl96"/>
    <w:basedOn w:val="1"/>
    <w:qFormat/>
    <w:uiPriority w:val="0"/>
    <w:pPr>
      <w:widowControl/>
      <w:pBdr>
        <w:left w:val="single" w:color="auto" w:sz="8" w:space="0"/>
        <w:bottom w:val="single" w:color="auto" w:sz="8" w:space="0"/>
        <w:right w:val="single" w:color="auto" w:sz="8" w:space="0"/>
      </w:pBdr>
      <w:shd w:val="clear" w:color="000000" w:fill="FFFFFF"/>
      <w:spacing w:before="100" w:beforeAutospacing="1" w:after="100" w:afterAutospacing="1" w:line="480" w:lineRule="auto"/>
      <w:jc w:val="center"/>
    </w:pPr>
    <w:rPr>
      <w:rFonts w:ascii="宋体" w:hAnsi="宋体" w:eastAsia="宋体" w:cs="宋体"/>
      <w:kern w:val="0"/>
      <w:sz w:val="18"/>
      <w:szCs w:val="18"/>
    </w:rPr>
  </w:style>
  <w:style w:type="paragraph" w:customStyle="1" w:styleId="1249">
    <w:name w:val="xl68"/>
    <w:basedOn w:val="1"/>
    <w:qFormat/>
    <w:uiPriority w:val="0"/>
    <w:pPr>
      <w:widowControl/>
      <w:pBdr>
        <w:bottom w:val="single" w:color="auto" w:sz="8" w:space="0"/>
        <w:right w:val="single" w:color="auto" w:sz="8" w:space="0"/>
      </w:pBdr>
      <w:spacing w:before="100" w:beforeAutospacing="1" w:after="100" w:afterAutospacing="1" w:line="480" w:lineRule="auto"/>
      <w:jc w:val="left"/>
    </w:pPr>
    <w:rPr>
      <w:rFonts w:ascii="Times New Roman" w:hAnsi="Times New Roman" w:eastAsia="宋体" w:cs="宋体"/>
      <w:kern w:val="0"/>
      <w:szCs w:val="21"/>
    </w:rPr>
  </w:style>
  <w:style w:type="paragraph" w:customStyle="1" w:styleId="1250">
    <w:name w:val="xl70"/>
    <w:basedOn w:val="1"/>
    <w:qFormat/>
    <w:uiPriority w:val="0"/>
    <w:pPr>
      <w:widowControl/>
      <w:pBdr>
        <w:right w:val="single" w:color="auto" w:sz="8" w:space="0"/>
      </w:pBdr>
      <w:spacing w:before="100" w:beforeAutospacing="1" w:after="100" w:afterAutospacing="1" w:line="480" w:lineRule="auto"/>
      <w:jc w:val="center"/>
    </w:pPr>
    <w:rPr>
      <w:rFonts w:ascii="宋体" w:hAnsi="宋体" w:eastAsia="宋体" w:cs="宋体"/>
      <w:kern w:val="0"/>
      <w:sz w:val="18"/>
      <w:szCs w:val="18"/>
    </w:rPr>
  </w:style>
  <w:style w:type="paragraph" w:customStyle="1" w:styleId="1251">
    <w:name w:val="xl72"/>
    <w:basedOn w:val="1"/>
    <w:qFormat/>
    <w:uiPriority w:val="0"/>
    <w:pPr>
      <w:widowControl/>
      <w:pBdr>
        <w:bottom w:val="single" w:color="auto" w:sz="8" w:space="0"/>
        <w:right w:val="single" w:color="auto" w:sz="8" w:space="0"/>
      </w:pBdr>
      <w:spacing w:before="100" w:beforeAutospacing="1" w:after="100" w:afterAutospacing="1" w:line="480" w:lineRule="auto"/>
      <w:jc w:val="left"/>
    </w:pPr>
    <w:rPr>
      <w:rFonts w:ascii="宋体" w:hAnsi="宋体" w:eastAsia="宋体" w:cs="宋体"/>
      <w:kern w:val="0"/>
      <w:sz w:val="18"/>
      <w:szCs w:val="18"/>
    </w:rPr>
  </w:style>
  <w:style w:type="paragraph" w:customStyle="1" w:styleId="1252">
    <w:name w:val="5文章(治)"/>
    <w:basedOn w:val="1"/>
    <w:qFormat/>
    <w:uiPriority w:val="0"/>
    <w:pPr>
      <w:widowControl/>
      <w:spacing w:line="360" w:lineRule="auto"/>
      <w:ind w:firstLine="560" w:firstLineChars="200"/>
    </w:pPr>
    <w:rPr>
      <w:rFonts w:ascii="Times New Roman" w:hAnsi="Times New Roman" w:eastAsia="宋体" w:cs="Times New Roman"/>
      <w:color w:val="000000"/>
      <w:sz w:val="24"/>
      <w:szCs w:val="20"/>
    </w:rPr>
  </w:style>
  <w:style w:type="paragraph" w:customStyle="1" w:styleId="1253">
    <w:name w:val="xl73"/>
    <w:basedOn w:val="1"/>
    <w:qFormat/>
    <w:uiPriority w:val="0"/>
    <w:pPr>
      <w:widowControl/>
      <w:pBdr>
        <w:left w:val="single" w:color="auto" w:sz="8" w:space="0"/>
        <w:bottom w:val="single" w:color="auto" w:sz="8" w:space="0"/>
        <w:right w:val="single" w:color="auto" w:sz="8" w:space="0"/>
      </w:pBdr>
      <w:spacing w:before="100" w:beforeAutospacing="1" w:after="100" w:afterAutospacing="1" w:line="480" w:lineRule="auto"/>
      <w:jc w:val="center"/>
    </w:pPr>
    <w:rPr>
      <w:rFonts w:ascii="宋体" w:hAnsi="宋体" w:eastAsia="宋体" w:cs="宋体"/>
      <w:kern w:val="0"/>
      <w:sz w:val="18"/>
      <w:szCs w:val="18"/>
    </w:rPr>
  </w:style>
  <w:style w:type="paragraph" w:customStyle="1" w:styleId="1254">
    <w:name w:val="xl67"/>
    <w:basedOn w:val="1"/>
    <w:qFormat/>
    <w:uiPriority w:val="0"/>
    <w:pPr>
      <w:widowControl/>
      <w:pBdr>
        <w:left w:val="single" w:color="auto" w:sz="8" w:space="0"/>
        <w:bottom w:val="single" w:color="auto" w:sz="8" w:space="0"/>
        <w:right w:val="single" w:color="auto" w:sz="8" w:space="0"/>
      </w:pBdr>
      <w:spacing w:before="100" w:beforeAutospacing="1" w:after="100" w:afterAutospacing="1" w:line="480" w:lineRule="auto"/>
      <w:jc w:val="left"/>
    </w:pPr>
    <w:rPr>
      <w:rFonts w:ascii="Times New Roman" w:hAnsi="Times New Roman" w:eastAsia="宋体" w:cs="宋体"/>
      <w:kern w:val="0"/>
      <w:szCs w:val="21"/>
    </w:rPr>
  </w:style>
  <w:style w:type="paragraph" w:customStyle="1" w:styleId="1255">
    <w:name w:val="Char Char Char Char Char Char"/>
    <w:basedOn w:val="1"/>
    <w:qFormat/>
    <w:uiPriority w:val="0"/>
    <w:pPr>
      <w:widowControl/>
      <w:spacing w:line="480" w:lineRule="auto"/>
    </w:pPr>
    <w:rPr>
      <w:rFonts w:ascii="Times New Roman" w:hAnsi="Times New Roman" w:eastAsia="宋体" w:cs="Times New Roman"/>
      <w:szCs w:val="20"/>
    </w:rPr>
  </w:style>
  <w:style w:type="paragraph" w:customStyle="1" w:styleId="1256">
    <w:name w:val="xl80"/>
    <w:basedOn w:val="1"/>
    <w:qFormat/>
    <w:uiPriority w:val="0"/>
    <w:pPr>
      <w:widowControl/>
      <w:pBdr>
        <w:bottom w:val="single" w:color="auto" w:sz="8" w:space="0"/>
        <w:right w:val="single" w:color="auto" w:sz="8" w:space="0"/>
      </w:pBdr>
      <w:shd w:val="clear" w:color="000000" w:fill="FFFFFF"/>
      <w:spacing w:before="100" w:beforeAutospacing="1" w:after="100" w:afterAutospacing="1" w:line="480" w:lineRule="auto"/>
      <w:jc w:val="center"/>
    </w:pPr>
    <w:rPr>
      <w:rFonts w:ascii="宋体" w:hAnsi="宋体" w:eastAsia="宋体" w:cs="宋体"/>
      <w:kern w:val="0"/>
      <w:sz w:val="18"/>
      <w:szCs w:val="18"/>
    </w:rPr>
  </w:style>
  <w:style w:type="paragraph" w:customStyle="1" w:styleId="1257">
    <w:name w:val="xl71"/>
    <w:basedOn w:val="1"/>
    <w:qFormat/>
    <w:uiPriority w:val="0"/>
    <w:pPr>
      <w:widowControl/>
      <w:pBdr>
        <w:right w:val="single" w:color="auto" w:sz="8" w:space="0"/>
      </w:pBdr>
      <w:spacing w:before="100" w:beforeAutospacing="1" w:after="100" w:afterAutospacing="1" w:line="480" w:lineRule="auto"/>
      <w:jc w:val="left"/>
    </w:pPr>
    <w:rPr>
      <w:rFonts w:ascii="宋体" w:hAnsi="宋体" w:eastAsia="宋体" w:cs="宋体"/>
      <w:kern w:val="0"/>
      <w:sz w:val="18"/>
      <w:szCs w:val="18"/>
    </w:rPr>
  </w:style>
  <w:style w:type="paragraph" w:customStyle="1" w:styleId="1258">
    <w:name w:val="xl82"/>
    <w:basedOn w:val="1"/>
    <w:qFormat/>
    <w:uiPriority w:val="0"/>
    <w:pPr>
      <w:widowControl/>
      <w:pBdr>
        <w:bottom w:val="single" w:color="auto" w:sz="8" w:space="0"/>
        <w:right w:val="single" w:color="auto" w:sz="8" w:space="0"/>
      </w:pBdr>
      <w:spacing w:before="100" w:beforeAutospacing="1" w:after="100" w:afterAutospacing="1" w:line="480" w:lineRule="auto"/>
      <w:jc w:val="left"/>
    </w:pPr>
    <w:rPr>
      <w:rFonts w:ascii="宋体" w:hAnsi="宋体" w:eastAsia="宋体" w:cs="宋体"/>
      <w:kern w:val="0"/>
      <w:sz w:val="18"/>
      <w:szCs w:val="18"/>
    </w:rPr>
  </w:style>
  <w:style w:type="paragraph" w:customStyle="1" w:styleId="1259">
    <w:name w:val="new Char Char Char Char Char Char Char Char Char Char Char Char Char Char Char Char Char Char Char Char Char Char Char Char Char Char Char Char Char Char Char Char Char Char Char Char Char Char Char Char Char Char Char Char Char"/>
    <w:basedOn w:val="1"/>
    <w:next w:val="1"/>
    <w:qFormat/>
    <w:uiPriority w:val="0"/>
    <w:pPr>
      <w:widowControl/>
      <w:spacing w:line="360" w:lineRule="auto"/>
      <w:ind w:firstLine="200" w:firstLineChars="200"/>
    </w:pPr>
    <w:rPr>
      <w:rFonts w:ascii="宋体" w:hAnsi="宋体" w:eastAsia="宋体" w:cs="宋体"/>
      <w:sz w:val="24"/>
      <w:szCs w:val="24"/>
    </w:rPr>
  </w:style>
  <w:style w:type="paragraph" w:customStyle="1" w:styleId="1260">
    <w:name w:val="font5"/>
    <w:basedOn w:val="1"/>
    <w:qFormat/>
    <w:uiPriority w:val="0"/>
    <w:pPr>
      <w:widowControl/>
      <w:spacing w:before="100" w:beforeAutospacing="1" w:after="100" w:afterAutospacing="1" w:line="480" w:lineRule="auto"/>
      <w:jc w:val="left"/>
    </w:pPr>
    <w:rPr>
      <w:rFonts w:ascii="宋体" w:hAnsi="宋体" w:eastAsia="宋体" w:cs="宋体"/>
      <w:kern w:val="0"/>
      <w:sz w:val="18"/>
      <w:szCs w:val="18"/>
    </w:rPr>
  </w:style>
  <w:style w:type="paragraph" w:customStyle="1" w:styleId="1261">
    <w:name w:val="xl83"/>
    <w:basedOn w:val="1"/>
    <w:qFormat/>
    <w:uiPriority w:val="0"/>
    <w:pPr>
      <w:widowControl/>
      <w:pBdr>
        <w:bottom w:val="single" w:color="auto" w:sz="8" w:space="0"/>
        <w:right w:val="single" w:color="auto" w:sz="8" w:space="0"/>
      </w:pBdr>
      <w:spacing w:before="100" w:beforeAutospacing="1" w:after="100" w:afterAutospacing="1" w:line="480" w:lineRule="auto"/>
      <w:jc w:val="left"/>
    </w:pPr>
    <w:rPr>
      <w:rFonts w:ascii="Times New Roman" w:hAnsi="Times New Roman" w:eastAsia="宋体" w:cs="宋体"/>
      <w:kern w:val="0"/>
      <w:szCs w:val="21"/>
    </w:rPr>
  </w:style>
  <w:style w:type="paragraph" w:customStyle="1" w:styleId="1262">
    <w:name w:val="p0"/>
    <w:basedOn w:val="1"/>
    <w:qFormat/>
    <w:uiPriority w:val="0"/>
    <w:pPr>
      <w:widowControl/>
      <w:spacing w:line="480" w:lineRule="auto"/>
    </w:pPr>
    <w:rPr>
      <w:rFonts w:ascii="Times New Roman" w:hAnsi="Times New Roman" w:eastAsia="宋体" w:cs="Times New Roman"/>
      <w:kern w:val="0"/>
      <w:szCs w:val="20"/>
    </w:rPr>
  </w:style>
  <w:style w:type="paragraph" w:customStyle="1" w:styleId="1263">
    <w:name w:val="xl76"/>
    <w:basedOn w:val="1"/>
    <w:qFormat/>
    <w:uiPriority w:val="0"/>
    <w:pPr>
      <w:widowControl/>
      <w:pBdr>
        <w:bottom w:val="single" w:color="auto" w:sz="8" w:space="0"/>
        <w:right w:val="single" w:color="auto" w:sz="8" w:space="0"/>
      </w:pBdr>
      <w:spacing w:before="100" w:beforeAutospacing="1" w:after="100" w:afterAutospacing="1" w:line="480" w:lineRule="auto"/>
      <w:jc w:val="left"/>
    </w:pPr>
    <w:rPr>
      <w:rFonts w:ascii="宋体" w:hAnsi="宋体" w:eastAsia="宋体" w:cs="宋体"/>
      <w:b/>
      <w:bCs/>
      <w:kern w:val="0"/>
      <w:sz w:val="18"/>
      <w:szCs w:val="18"/>
    </w:rPr>
  </w:style>
  <w:style w:type="paragraph" w:customStyle="1" w:styleId="1264">
    <w:name w:val="Table Paragraph"/>
    <w:basedOn w:val="1"/>
    <w:qFormat/>
    <w:uiPriority w:val="1"/>
    <w:pPr>
      <w:widowControl/>
      <w:spacing w:line="480" w:lineRule="auto"/>
      <w:jc w:val="left"/>
    </w:pPr>
    <w:rPr>
      <w:rFonts w:ascii="Times New Roman" w:hAnsi="Times New Roman" w:eastAsia="宋体" w:cs="Times New Roman"/>
      <w:kern w:val="0"/>
      <w:sz w:val="22"/>
      <w:lang w:eastAsia="en-US"/>
    </w:rPr>
  </w:style>
  <w:style w:type="paragraph" w:customStyle="1" w:styleId="1265">
    <w:name w:val="首行缩进"/>
    <w:basedOn w:val="1"/>
    <w:qFormat/>
    <w:uiPriority w:val="0"/>
    <w:pPr>
      <w:widowControl/>
      <w:spacing w:line="360" w:lineRule="auto"/>
      <w:ind w:firstLine="480" w:firstLineChars="200"/>
    </w:pPr>
    <w:rPr>
      <w:rFonts w:ascii="宋体" w:hAnsi="宋体" w:eastAsia="宋体" w:cs="宋体"/>
      <w:szCs w:val="24"/>
    </w:rPr>
  </w:style>
  <w:style w:type="paragraph" w:customStyle="1" w:styleId="1266">
    <w:name w:val="Char Char1 Char Char Char Char Char Char Char"/>
    <w:basedOn w:val="1"/>
    <w:qFormat/>
    <w:uiPriority w:val="0"/>
    <w:pPr>
      <w:widowControl/>
      <w:snapToGrid w:val="0"/>
      <w:spacing w:line="360" w:lineRule="auto"/>
      <w:ind w:firstLine="200" w:firstLineChars="200"/>
    </w:pPr>
    <w:rPr>
      <w:rFonts w:ascii="Times New Roman" w:hAnsi="Times New Roman" w:eastAsia="仿宋_GB2312" w:cs="Times New Roman"/>
      <w:sz w:val="24"/>
      <w:szCs w:val="24"/>
    </w:rPr>
  </w:style>
  <w:style w:type="paragraph" w:customStyle="1" w:styleId="1267">
    <w:name w:val="xl77"/>
    <w:basedOn w:val="1"/>
    <w:qFormat/>
    <w:uiPriority w:val="0"/>
    <w:pPr>
      <w:widowControl/>
      <w:pBdr>
        <w:bottom w:val="single" w:color="auto" w:sz="8" w:space="0"/>
        <w:right w:val="single" w:color="auto" w:sz="8" w:space="0"/>
      </w:pBdr>
      <w:spacing w:before="100" w:beforeAutospacing="1" w:after="100" w:afterAutospacing="1" w:line="480" w:lineRule="auto"/>
      <w:jc w:val="left"/>
    </w:pPr>
    <w:rPr>
      <w:rFonts w:ascii="宋体" w:hAnsi="宋体" w:eastAsia="宋体" w:cs="宋体"/>
      <w:color w:val="000000"/>
      <w:kern w:val="0"/>
      <w:sz w:val="18"/>
      <w:szCs w:val="18"/>
    </w:rPr>
  </w:style>
  <w:style w:type="paragraph" w:customStyle="1" w:styleId="1268">
    <w:name w:val="表格"/>
    <w:basedOn w:val="1"/>
    <w:qFormat/>
    <w:uiPriority w:val="0"/>
    <w:pPr>
      <w:widowControl/>
      <w:spacing w:line="400" w:lineRule="exact"/>
      <w:jc w:val="center"/>
    </w:pPr>
    <w:rPr>
      <w:rFonts w:ascii="Times New Roman" w:hAnsi="Times New Roman" w:eastAsia="宋体" w:cs="Times New Roman"/>
      <w:szCs w:val="24"/>
    </w:rPr>
  </w:style>
  <w:style w:type="paragraph" w:customStyle="1" w:styleId="1269">
    <w:name w:val="TOC 标题2"/>
    <w:basedOn w:val="5"/>
    <w:next w:val="1"/>
    <w:qFormat/>
    <w:uiPriority w:val="39"/>
    <w:pPr>
      <w:widowControl/>
      <w:spacing w:before="240" w:after="150" w:line="259" w:lineRule="auto"/>
      <w:jc w:val="left"/>
      <w:outlineLvl w:val="9"/>
    </w:pPr>
    <w:rPr>
      <w:rFonts w:ascii="Cambria" w:hAnsi="Cambria" w:eastAsia="宋体" w:cs="Times New Roman"/>
      <w:b w:val="0"/>
      <w:bCs w:val="0"/>
      <w:color w:val="365F91"/>
      <w:kern w:val="0"/>
      <w:szCs w:val="32"/>
    </w:rPr>
  </w:style>
  <w:style w:type="paragraph" w:customStyle="1" w:styleId="1270">
    <w:name w:val="xl81"/>
    <w:basedOn w:val="1"/>
    <w:qFormat/>
    <w:uiPriority w:val="0"/>
    <w:pPr>
      <w:widowControl/>
      <w:pBdr>
        <w:bottom w:val="single" w:color="auto" w:sz="8" w:space="0"/>
        <w:right w:val="single" w:color="auto" w:sz="8" w:space="0"/>
      </w:pBdr>
      <w:shd w:val="clear" w:color="000000" w:fill="FFFFFF"/>
      <w:spacing w:before="100" w:beforeAutospacing="1" w:after="100" w:afterAutospacing="1" w:line="480" w:lineRule="auto"/>
      <w:jc w:val="left"/>
    </w:pPr>
    <w:rPr>
      <w:rFonts w:ascii="Times New Roman" w:hAnsi="Times New Roman" w:eastAsia="宋体" w:cs="宋体"/>
      <w:kern w:val="0"/>
      <w:szCs w:val="21"/>
    </w:rPr>
  </w:style>
  <w:style w:type="paragraph" w:customStyle="1" w:styleId="1271">
    <w:name w:val="xl78"/>
    <w:basedOn w:val="1"/>
    <w:qFormat/>
    <w:uiPriority w:val="0"/>
    <w:pPr>
      <w:widowControl/>
      <w:pBdr>
        <w:bottom w:val="single" w:color="auto" w:sz="8" w:space="0"/>
        <w:right w:val="single" w:color="auto" w:sz="8" w:space="0"/>
      </w:pBdr>
      <w:spacing w:before="100" w:beforeAutospacing="1" w:after="100" w:afterAutospacing="1" w:line="480" w:lineRule="auto"/>
      <w:jc w:val="center"/>
    </w:pPr>
    <w:rPr>
      <w:rFonts w:ascii="宋体" w:hAnsi="宋体" w:eastAsia="宋体" w:cs="宋体"/>
      <w:color w:val="000000"/>
      <w:kern w:val="0"/>
      <w:sz w:val="18"/>
      <w:szCs w:val="18"/>
    </w:rPr>
  </w:style>
  <w:style w:type="paragraph" w:customStyle="1" w:styleId="1272">
    <w:name w:val="xl87"/>
    <w:basedOn w:val="1"/>
    <w:qFormat/>
    <w:uiPriority w:val="0"/>
    <w:pPr>
      <w:widowControl/>
      <w:pBdr>
        <w:top w:val="single" w:color="auto" w:sz="8" w:space="0"/>
        <w:left w:val="single" w:color="auto" w:sz="8" w:space="0"/>
        <w:right w:val="single" w:color="auto" w:sz="8" w:space="0"/>
      </w:pBdr>
      <w:spacing w:before="100" w:beforeAutospacing="1" w:after="100" w:afterAutospacing="1" w:line="480" w:lineRule="auto"/>
    </w:pPr>
    <w:rPr>
      <w:rFonts w:ascii="宋体" w:hAnsi="宋体" w:eastAsia="宋体" w:cs="宋体"/>
      <w:kern w:val="0"/>
      <w:sz w:val="18"/>
      <w:szCs w:val="18"/>
    </w:rPr>
  </w:style>
  <w:style w:type="paragraph" w:customStyle="1" w:styleId="1273">
    <w:name w:val="xl94"/>
    <w:basedOn w:val="1"/>
    <w:qFormat/>
    <w:uiPriority w:val="0"/>
    <w:pPr>
      <w:widowControl/>
      <w:pBdr>
        <w:top w:val="single" w:color="auto" w:sz="8" w:space="0"/>
        <w:left w:val="single" w:color="auto" w:sz="8" w:space="0"/>
        <w:right w:val="single" w:color="auto" w:sz="8" w:space="0"/>
      </w:pBdr>
      <w:shd w:val="clear" w:color="000000" w:fill="FFFFFF"/>
      <w:spacing w:before="100" w:beforeAutospacing="1" w:after="100" w:afterAutospacing="1" w:line="480" w:lineRule="auto"/>
      <w:jc w:val="center"/>
    </w:pPr>
    <w:rPr>
      <w:rFonts w:ascii="宋体" w:hAnsi="宋体" w:eastAsia="宋体" w:cs="宋体"/>
      <w:kern w:val="0"/>
      <w:sz w:val="18"/>
      <w:szCs w:val="18"/>
    </w:rPr>
  </w:style>
  <w:style w:type="paragraph" w:customStyle="1" w:styleId="1274">
    <w:name w:val="xl86"/>
    <w:basedOn w:val="1"/>
    <w:qFormat/>
    <w:uiPriority w:val="0"/>
    <w:pPr>
      <w:widowControl/>
      <w:pBdr>
        <w:top w:val="single" w:color="auto" w:sz="8" w:space="0"/>
        <w:left w:val="single" w:color="auto" w:sz="8" w:space="0"/>
        <w:right w:val="single" w:color="auto" w:sz="8" w:space="0"/>
      </w:pBdr>
      <w:spacing w:before="100" w:beforeAutospacing="1" w:after="100" w:afterAutospacing="1" w:line="480" w:lineRule="auto"/>
      <w:jc w:val="center"/>
    </w:pPr>
    <w:rPr>
      <w:rFonts w:ascii="宋体" w:hAnsi="宋体" w:eastAsia="宋体" w:cs="宋体"/>
      <w:kern w:val="0"/>
      <w:sz w:val="18"/>
      <w:szCs w:val="18"/>
    </w:rPr>
  </w:style>
  <w:style w:type="paragraph" w:customStyle="1" w:styleId="1275">
    <w:name w:val="xl85"/>
    <w:basedOn w:val="1"/>
    <w:qFormat/>
    <w:uiPriority w:val="0"/>
    <w:pPr>
      <w:widowControl/>
      <w:pBdr>
        <w:left w:val="single" w:color="auto" w:sz="8" w:space="0"/>
        <w:right w:val="single" w:color="auto" w:sz="8" w:space="0"/>
      </w:pBdr>
      <w:spacing w:before="100" w:beforeAutospacing="1" w:after="100" w:afterAutospacing="1" w:line="480" w:lineRule="auto"/>
      <w:jc w:val="center"/>
    </w:pPr>
    <w:rPr>
      <w:rFonts w:ascii="宋体" w:hAnsi="宋体" w:eastAsia="宋体" w:cs="宋体"/>
      <w:kern w:val="0"/>
      <w:sz w:val="18"/>
      <w:szCs w:val="18"/>
    </w:rPr>
  </w:style>
  <w:style w:type="paragraph" w:customStyle="1" w:styleId="1276">
    <w:name w:val="Default"/>
    <w:qFormat/>
    <w:uiPriority w:val="0"/>
    <w:pPr>
      <w:widowControl w:val="0"/>
      <w:autoSpaceDE w:val="0"/>
      <w:autoSpaceDN w:val="0"/>
      <w:adjustRightInd w:val="0"/>
      <w:spacing w:line="480" w:lineRule="auto"/>
      <w:jc w:val="both"/>
    </w:pPr>
    <w:rPr>
      <w:rFonts w:ascii="黑体" w:hAnsi="Times New Roman" w:eastAsia="黑体" w:cs="黑体"/>
      <w:color w:val="000000"/>
      <w:sz w:val="24"/>
      <w:szCs w:val="24"/>
      <w:lang w:val="en-US" w:eastAsia="zh-CN" w:bidi="ar-SA"/>
    </w:rPr>
  </w:style>
  <w:style w:type="paragraph" w:customStyle="1" w:styleId="1277">
    <w:name w:val="xl69"/>
    <w:basedOn w:val="1"/>
    <w:qFormat/>
    <w:uiPriority w:val="0"/>
    <w:pPr>
      <w:widowControl/>
      <w:pBdr>
        <w:left w:val="single" w:color="auto" w:sz="8" w:space="0"/>
        <w:bottom w:val="single" w:color="auto" w:sz="8" w:space="0"/>
        <w:right w:val="single" w:color="auto" w:sz="8" w:space="0"/>
      </w:pBdr>
      <w:spacing w:before="100" w:beforeAutospacing="1" w:after="100" w:afterAutospacing="1" w:line="480" w:lineRule="auto"/>
      <w:jc w:val="center"/>
    </w:pPr>
    <w:rPr>
      <w:rFonts w:ascii="宋体" w:hAnsi="宋体" w:eastAsia="宋体" w:cs="宋体"/>
      <w:b/>
      <w:bCs/>
      <w:kern w:val="0"/>
      <w:sz w:val="18"/>
      <w:szCs w:val="18"/>
    </w:rPr>
  </w:style>
  <w:style w:type="table" w:customStyle="1" w:styleId="1278">
    <w:name w:val="网格型106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279">
    <w:name w:val="网格型157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280">
    <w:name w:val="Table Normal223"/>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1281">
    <w:name w:val="网格型65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282">
    <w:name w:val="网格型106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283">
    <w:name w:val="Table Normal17"/>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1284">
    <w:name w:val="网格型146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285">
    <w:name w:val="网格型102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286">
    <w:name w:val="网格型115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287">
    <w:name w:val="网格型145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288">
    <w:name w:val="Table Normal25"/>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1289">
    <w:name w:val="网格型153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290">
    <w:name w:val="Table Normal313"/>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1291">
    <w:name w:val="网格型113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292">
    <w:name w:val="网格型187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293">
    <w:name w:val="网格型147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294">
    <w:name w:val="Table Normal65"/>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1295">
    <w:name w:val="网格型173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296">
    <w:name w:val="网格型182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297">
    <w:name w:val="Table Normal513"/>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1298">
    <w:name w:val="网格型c14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299">
    <w:name w:val="网格型132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00">
    <w:name w:val="Table Normal85"/>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1301">
    <w:name w:val="网格型45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02">
    <w:name w:val="网格型34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03">
    <w:name w:val="网格型7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04">
    <w:name w:val="网格型54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05">
    <w:name w:val="网格型59"/>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06">
    <w:name w:val="网格型165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07">
    <w:name w:val="网格型217"/>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08">
    <w:name w:val="网格型183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09">
    <w:name w:val="网格型116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10">
    <w:name w:val="Table Normal113"/>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1311">
    <w:name w:val="网格型72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12">
    <w:name w:val="Table Normal75"/>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1313">
    <w:name w:val="网格型55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14">
    <w:name w:val="Table Normal613"/>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1315">
    <w:name w:val="网格型c19"/>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16">
    <w:name w:val="网格型148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17">
    <w:name w:val="Table Normal93"/>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1318">
    <w:name w:val="网格型75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19">
    <w:name w:val="网格型49"/>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20">
    <w:name w:val="网格型185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21">
    <w:name w:val="网格型107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22">
    <w:name w:val="网格型135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23">
    <w:name w:val="网格型22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24">
    <w:name w:val="网格型62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25">
    <w:name w:val="网格型165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26">
    <w:name w:val="网格型92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27">
    <w:name w:val="网格型c4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28">
    <w:name w:val="网格型166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29">
    <w:name w:val="网格型32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30">
    <w:name w:val="网格型163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31">
    <w:name w:val="网格型117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32">
    <w:name w:val="网格型152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33">
    <w:name w:val="网格型147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34">
    <w:name w:val="网格型143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35">
    <w:name w:val="网格型177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36">
    <w:name w:val="网格型157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37">
    <w:name w:val="网格型73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38">
    <w:name w:val="网格型185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39">
    <w:name w:val="网格型5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40">
    <w:name w:val="网格型158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41">
    <w:name w:val="网格型167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42">
    <w:name w:val="网格型82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43">
    <w:name w:val="网格型26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44">
    <w:name w:val="网格型108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45">
    <w:name w:val="网格型153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46">
    <w:name w:val="网格型9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47">
    <w:name w:val="网格型95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48">
    <w:name w:val="网格型161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49">
    <w:name w:val="网格型161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50">
    <w:name w:val="网格型186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51">
    <w:name w:val="网格型177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52">
    <w:name w:val="网格型81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53">
    <w:name w:val="网格型36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54">
    <w:name w:val="网格型71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55">
    <w:name w:val="网格型54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56">
    <w:name w:val="网格型41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57">
    <w:name w:val="网格型65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58">
    <w:name w:val="Table Normal723"/>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1359">
    <w:name w:val="网格型175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60">
    <w:name w:val="Table Normal823"/>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1361">
    <w:name w:val="Table Normal423"/>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1362">
    <w:name w:val="网格型51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63">
    <w:name w:val="网格型c16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64">
    <w:name w:val="Table Normal623"/>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1365">
    <w:name w:val="网格型135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66">
    <w:name w:val="Table Normal323"/>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1367">
    <w:name w:val="网格型210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68">
    <w:name w:val="网格型178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69">
    <w:name w:val="网格型184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70">
    <w:name w:val="网格型126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71">
    <w:name w:val="网格型124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72">
    <w:name w:val="网格型c14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73">
    <w:name w:val="网格型167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74">
    <w:name w:val="网格型112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75">
    <w:name w:val="网格型45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76">
    <w:name w:val="网格型25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77">
    <w:name w:val="网格型27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78">
    <w:name w:val="网格型182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79">
    <w:name w:val="网格型148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80">
    <w:name w:val="网格型144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81">
    <w:name w:val="网格型105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82">
    <w:name w:val="网格型116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83">
    <w:name w:val="网格型109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84">
    <w:name w:val="网格型56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85">
    <w:name w:val="网格型95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86">
    <w:name w:val="网格型20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87">
    <w:name w:val="网格型85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88">
    <w:name w:val="网格型82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89">
    <w:name w:val="网格型c3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90">
    <w:name w:val="网格型94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91">
    <w:name w:val="网格型133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92">
    <w:name w:val="网格型120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93">
    <w:name w:val="网格型141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94">
    <w:name w:val="网格型176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95">
    <w:name w:val="网格型32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96">
    <w:name w:val="网格型73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97">
    <w:name w:val="网格型136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98">
    <w:name w:val="网格型46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399">
    <w:name w:val="网格型84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00">
    <w:name w:val="网格型103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01">
    <w:name w:val="网格型113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02">
    <w:name w:val="网格型76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03">
    <w:name w:val="网格型134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04">
    <w:name w:val="网格型55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05">
    <w:name w:val="网格型92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06">
    <w:name w:val="网格型33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07">
    <w:name w:val="网格型188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08">
    <w:name w:val="网格型69"/>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09">
    <w:name w:val="网格型218"/>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10">
    <w:name w:val="网格型29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11">
    <w:name w:val="网格型c5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12">
    <w:name w:val="网格型210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13">
    <w:name w:val="网格型94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14">
    <w:name w:val="网格型174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15">
    <w:name w:val="Table Normal55"/>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1416">
    <w:name w:val="网格型53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17">
    <w:name w:val="网格型144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18">
    <w:name w:val="网格型142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19">
    <w:name w:val="网格型3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20">
    <w:name w:val="网格型171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21">
    <w:name w:val="网格型35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22">
    <w:name w:val="网格型c2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23">
    <w:name w:val="网格型101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24">
    <w:name w:val="网格型122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25">
    <w:name w:val="网格型1716"/>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26">
    <w:name w:val="网格型c12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27">
    <w:name w:val="网格型74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28">
    <w:name w:val="网格型155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29">
    <w:name w:val="网格型43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30">
    <w:name w:val="网格型112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31">
    <w:name w:val="网格型27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32">
    <w:name w:val="网格型151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33">
    <w:name w:val="网格型125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34">
    <w:name w:val="网格型123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35">
    <w:name w:val="网格型110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36">
    <w:name w:val="网格型28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37">
    <w:name w:val="网格型c13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38">
    <w:name w:val="网格型20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39">
    <w:name w:val="网格型8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40">
    <w:name w:val="网格型1516"/>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41">
    <w:name w:val="网格型168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42">
    <w:name w:val="网格型1116"/>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43">
    <w:name w:val="网格型178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44">
    <w:name w:val="网格型12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45">
    <w:name w:val="网格型118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46">
    <w:name w:val="网格型186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47">
    <w:name w:val="网格型104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48">
    <w:name w:val="网格型19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49">
    <w:name w:val="网格型1016"/>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50">
    <w:name w:val="网格型83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51">
    <w:name w:val="网格型63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52">
    <w:name w:val="网格型42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53">
    <w:name w:val="网格型130"/>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54">
    <w:name w:val="网格型c15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55">
    <w:name w:val="网格型156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56">
    <w:name w:val="网格型105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57">
    <w:name w:val="网格型c3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58">
    <w:name w:val="Table Normal45"/>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1459">
    <w:name w:val="网格型176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60">
    <w:name w:val="网格型c1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61">
    <w:name w:val="网格型114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62">
    <w:name w:val="网格型52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63">
    <w:name w:val="网格型93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64">
    <w:name w:val="Table Normal18"/>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1465">
    <w:name w:val="网格型1117"/>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66">
    <w:name w:val="网格型c6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67">
    <w:name w:val="网格型139"/>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68">
    <w:name w:val="网格型84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69">
    <w:name w:val="网格型1616"/>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70">
    <w:name w:val="网格型64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71">
    <w:name w:val="网格型187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72">
    <w:name w:val="网格型175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73">
    <w:name w:val="网格型181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74">
    <w:name w:val="网格型164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75">
    <w:name w:val="网格型173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76">
    <w:name w:val="Table Normal35"/>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1477">
    <w:name w:val="网格型4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78">
    <w:name w:val="网格型141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79">
    <w:name w:val="网格型152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80">
    <w:name w:val="网格型31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81">
    <w:name w:val="网格型1416"/>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82">
    <w:name w:val="网格型44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83">
    <w:name w:val="网格型172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84">
    <w:name w:val="网格型6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85">
    <w:name w:val="网格型23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86">
    <w:name w:val="网格型79"/>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87">
    <w:name w:val="网格型181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88">
    <w:name w:val="Table Normal213"/>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1489">
    <w:name w:val="网格型99"/>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90">
    <w:name w:val="网格型244"/>
    <w:basedOn w:val="41"/>
    <w:unhideWhenUsed/>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91">
    <w:name w:val="Table Normal813"/>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1492">
    <w:name w:val="网格型172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93">
    <w:name w:val="网格型13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94">
    <w:name w:val="网格型30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95">
    <w:name w:val="网格型162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96">
    <w:name w:val="网格型124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97">
    <w:name w:val="网格型33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498">
    <w:name w:val="Table Normal413"/>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1499">
    <w:name w:val="网格型25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00">
    <w:name w:val="网格型c4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01">
    <w:name w:val="网格型119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02">
    <w:name w:val="网格型154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03">
    <w:name w:val="网格型184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04">
    <w:name w:val="网格型103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05">
    <w:name w:val="网格型189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06">
    <w:name w:val="网格型121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07">
    <w:name w:val="网格型134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08">
    <w:name w:val="网格型119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09">
    <w:name w:val="网格型75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10">
    <w:name w:val="Table Normal713"/>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1511">
    <w:name w:val="网格型1816"/>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12">
    <w:name w:val="网格型133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13">
    <w:name w:val="网格型96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14">
    <w:name w:val="网格型89"/>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15">
    <w:name w:val="网格型85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16">
    <w:name w:val="网格型188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17">
    <w:name w:val="网格型102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18">
    <w:name w:val="网格型183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19">
    <w:name w:val="网格型23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20">
    <w:name w:val="网格型42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21">
    <w:name w:val="网格型163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22">
    <w:name w:val="网格型34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23">
    <w:name w:val="网格型2413"/>
    <w:basedOn w:val="41"/>
    <w:unhideWhenUsed/>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24">
    <w:name w:val="网格型145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25">
    <w:name w:val="网格型108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26">
    <w:name w:val="网格型131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27">
    <w:name w:val="网格型123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28">
    <w:name w:val="网格型121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29">
    <w:name w:val="网格型117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30">
    <w:name w:val="网格型53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31">
    <w:name w:val="网格型22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32">
    <w:name w:val="网格型132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33">
    <w:name w:val="网格型63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34">
    <w:name w:val="网格型26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35">
    <w:name w:val="网格型156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36">
    <w:name w:val="网格型149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37">
    <w:name w:val="网格型93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38">
    <w:name w:val="Table Normal523"/>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1539">
    <w:name w:val="网格型111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40">
    <w:name w:val="网格型179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41">
    <w:name w:val="网格型110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42">
    <w:name w:val="网格型159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43">
    <w:name w:val="Table Normal103"/>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1544">
    <w:name w:val="网格型61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45">
    <w:name w:val="网格型166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46">
    <w:name w:val="网格型154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47">
    <w:name w:val="网格型158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48">
    <w:name w:val="网格型174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49">
    <w:name w:val="网格型28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50">
    <w:name w:val="网格型101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51">
    <w:name w:val="网格型143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52">
    <w:name w:val="网格型c2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53">
    <w:name w:val="网格型168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54">
    <w:name w:val="网格型115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55">
    <w:name w:val="网格型64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56">
    <w:name w:val="网格型83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57">
    <w:name w:val="Table Normal123"/>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1558">
    <w:name w:val="网格型c13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59">
    <w:name w:val="网格型169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60">
    <w:name w:val="网格型c6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61">
    <w:name w:val="网格型122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62">
    <w:name w:val="网格型164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63">
    <w:name w:val="网格型43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64">
    <w:name w:val="网格型142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65">
    <w:name w:val="网格型162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66">
    <w:name w:val="网格型1110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67">
    <w:name w:val="网格型35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68">
    <w:name w:val="网格型91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69">
    <w:name w:val="网格型171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70">
    <w:name w:val="网格型86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71">
    <w:name w:val="网格型c5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72">
    <w:name w:val="网格型72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73">
    <w:name w:val="网格型151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74">
    <w:name w:val="网格型c11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75">
    <w:name w:val="网格型155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76">
    <w:name w:val="网格型107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77">
    <w:name w:val="网格型21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78">
    <w:name w:val="网格型146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79">
    <w:name w:val="网格型125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80">
    <w:name w:val="网格型66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81">
    <w:name w:val="网格型c15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82">
    <w:name w:val="网格型118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83">
    <w:name w:val="网格型c12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84">
    <w:name w:val="网格型44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85">
    <w:name w:val="网格型10413"/>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86">
    <w:name w:val="网格型62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87">
    <w:name w:val="网格型52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88">
    <w:name w:val="网格型212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89">
    <w:name w:val="网格型114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90">
    <w:name w:val="网格型19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91">
    <w:name w:val="网格型31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92">
    <w:name w:val="网格型74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593">
    <w:name w:val="网格型2913"/>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customStyle="1" w:styleId="1594">
    <w:name w:val="msonormal"/>
    <w:basedOn w:val="1"/>
    <w:qFormat/>
    <w:uiPriority w:val="0"/>
    <w:pPr>
      <w:widowControl/>
      <w:spacing w:before="100" w:beforeAutospacing="1" w:after="100" w:afterAutospacing="1" w:line="480" w:lineRule="auto"/>
      <w:jc w:val="left"/>
    </w:pPr>
    <w:rPr>
      <w:rFonts w:ascii="宋体" w:hAnsi="宋体" w:eastAsia="宋体" w:cs="宋体"/>
      <w:kern w:val="0"/>
      <w:sz w:val="24"/>
      <w:szCs w:val="24"/>
    </w:rPr>
  </w:style>
  <w:style w:type="paragraph" w:customStyle="1" w:styleId="1595">
    <w:name w:val="_Style 624"/>
    <w:basedOn w:val="1"/>
    <w:next w:val="1"/>
    <w:unhideWhenUsed/>
    <w:qFormat/>
    <w:uiPriority w:val="39"/>
    <w:pPr>
      <w:widowControl/>
      <w:spacing w:line="480" w:lineRule="auto"/>
      <w:ind w:left="2940" w:leftChars="1400"/>
    </w:pPr>
    <w:rPr>
      <w:rFonts w:ascii="Times New Roman" w:hAnsi="Times New Roman" w:eastAsia="宋体" w:cs="Times New Roman"/>
    </w:rPr>
  </w:style>
  <w:style w:type="paragraph" w:customStyle="1" w:styleId="1596">
    <w:name w:val="TOC 标题3"/>
    <w:basedOn w:val="5"/>
    <w:next w:val="1"/>
    <w:qFormat/>
    <w:uiPriority w:val="39"/>
    <w:pPr>
      <w:widowControl/>
      <w:spacing w:before="240" w:after="150" w:line="259" w:lineRule="auto"/>
      <w:jc w:val="left"/>
      <w:outlineLvl w:val="9"/>
    </w:pPr>
    <w:rPr>
      <w:rFonts w:ascii="Cambria" w:hAnsi="Cambria" w:eastAsia="宋体" w:cs="Times New Roman"/>
      <w:b w:val="0"/>
      <w:bCs w:val="0"/>
      <w:color w:val="365F91"/>
      <w:kern w:val="0"/>
      <w:szCs w:val="32"/>
    </w:rPr>
  </w:style>
  <w:style w:type="paragraph" w:customStyle="1" w:styleId="1597">
    <w:name w:val="修订2"/>
    <w:semiHidden/>
    <w:qFormat/>
    <w:uiPriority w:val="99"/>
    <w:pPr>
      <w:spacing w:line="480" w:lineRule="auto"/>
      <w:jc w:val="both"/>
    </w:pPr>
    <w:rPr>
      <w:rFonts w:ascii="Times New Roman" w:hAnsi="Times New Roman" w:eastAsia="宋体" w:cs="Times New Roman"/>
      <w:kern w:val="2"/>
      <w:sz w:val="21"/>
      <w:szCs w:val="22"/>
      <w:lang w:val="en-US" w:eastAsia="zh-CN" w:bidi="ar-SA"/>
    </w:rPr>
  </w:style>
  <w:style w:type="paragraph" w:customStyle="1" w:styleId="1598">
    <w:name w:val="_Style 627"/>
    <w:basedOn w:val="1"/>
    <w:next w:val="1"/>
    <w:unhideWhenUsed/>
    <w:qFormat/>
    <w:uiPriority w:val="39"/>
    <w:pPr>
      <w:widowControl/>
      <w:spacing w:line="480" w:lineRule="auto"/>
      <w:ind w:left="2940" w:leftChars="1400"/>
    </w:pPr>
    <w:rPr>
      <w:rFonts w:ascii="Times New Roman" w:hAnsi="Times New Roman" w:eastAsia="宋体" w:cs="Times New Roman"/>
    </w:rPr>
  </w:style>
  <w:style w:type="table" w:customStyle="1" w:styleId="1599">
    <w:name w:val="网格型37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00">
    <w:name w:val="网格型106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01">
    <w:name w:val="网格型157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02">
    <w:name w:val="Table Normal22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1603">
    <w:name w:val="网格型65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04">
    <w:name w:val="网格型106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05">
    <w:name w:val="Table Normal131"/>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1606">
    <w:name w:val="网格型146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07">
    <w:name w:val="网格型102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08">
    <w:name w:val="网格型115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09">
    <w:name w:val="网格型145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10">
    <w:name w:val="Table Normal231"/>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1611">
    <w:name w:val="网格型153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12">
    <w:name w:val="Table Normal31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1613">
    <w:name w:val="网格型113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14">
    <w:name w:val="网格型187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15">
    <w:name w:val="网格型147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16">
    <w:name w:val="Table Normal631"/>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1617">
    <w:name w:val="网格型173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18">
    <w:name w:val="网格型182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19">
    <w:name w:val="Table Normal51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1620">
    <w:name w:val="网格型c14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21">
    <w:name w:val="网格型132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22">
    <w:name w:val="Table Normal831"/>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1623">
    <w:name w:val="网格型45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24">
    <w:name w:val="网格型34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25">
    <w:name w:val="网格型7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26">
    <w:name w:val="网格型54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27">
    <w:name w:val="网格型57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28">
    <w:name w:val="网格型165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29">
    <w:name w:val="网格型2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30">
    <w:name w:val="网格型183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31">
    <w:name w:val="网格型116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32">
    <w:name w:val="Table Normal11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1633">
    <w:name w:val="网格型72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34">
    <w:name w:val="Table Normal731"/>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1635">
    <w:name w:val="网格型55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36">
    <w:name w:val="Table Normal61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1637">
    <w:name w:val="网格型c17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38">
    <w:name w:val="网格型148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39">
    <w:name w:val="Table Normal9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1640">
    <w:name w:val="网格型75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41">
    <w:name w:val="网格型47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42">
    <w:name w:val="网格型185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43">
    <w:name w:val="网格型107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44">
    <w:name w:val="网格型135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45">
    <w:name w:val="网格型22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46">
    <w:name w:val="网格型62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47">
    <w:name w:val="网格型165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48">
    <w:name w:val="网格型92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49">
    <w:name w:val="网格型c4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50">
    <w:name w:val="网格型166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51">
    <w:name w:val="网格型32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52">
    <w:name w:val="网格型163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53">
    <w:name w:val="网格型117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54">
    <w:name w:val="网格型152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55">
    <w:name w:val="网格型147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56">
    <w:name w:val="网格型143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57">
    <w:name w:val="网格型177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58">
    <w:name w:val="网格型157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59">
    <w:name w:val="网格型73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60">
    <w:name w:val="网格型185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61">
    <w:name w:val="网格型5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62">
    <w:name w:val="网格型158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63">
    <w:name w:val="网格型167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64">
    <w:name w:val="网格型82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65">
    <w:name w:val="网格型26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66">
    <w:name w:val="网格型108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67">
    <w:name w:val="网格型153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68">
    <w:name w:val="网格型9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69">
    <w:name w:val="网格型95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70">
    <w:name w:val="网格型16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71">
    <w:name w:val="网格型16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72">
    <w:name w:val="网格型186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73">
    <w:name w:val="网格型177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74">
    <w:name w:val="网格型8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75">
    <w:name w:val="网格型36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76">
    <w:name w:val="网格型7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77">
    <w:name w:val="网格型54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78">
    <w:name w:val="网格型4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79">
    <w:name w:val="网格型65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80">
    <w:name w:val="Table Normal72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1681">
    <w:name w:val="网格型175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82">
    <w:name w:val="Table Normal82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1683">
    <w:name w:val="Table Normal42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1684">
    <w:name w:val="网格型5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85">
    <w:name w:val="网格型c16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86">
    <w:name w:val="Table Normal62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1687">
    <w:name w:val="网格型135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88">
    <w:name w:val="Table Normal32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1689">
    <w:name w:val="网格型210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90">
    <w:name w:val="网格型178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91">
    <w:name w:val="网格型184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92">
    <w:name w:val="网格型126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93">
    <w:name w:val="网格型124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94">
    <w:name w:val="网格型c14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95">
    <w:name w:val="网格型167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96">
    <w:name w:val="网格型112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97">
    <w:name w:val="网格型45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98">
    <w:name w:val="网格型25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699">
    <w:name w:val="网格型27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00">
    <w:name w:val="网格型182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01">
    <w:name w:val="网格型148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02">
    <w:name w:val="网格型144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03">
    <w:name w:val="网格型105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04">
    <w:name w:val="网格型116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05">
    <w:name w:val="网格型109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06">
    <w:name w:val="网格型56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07">
    <w:name w:val="网格型95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08">
    <w:name w:val="网格型20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09">
    <w:name w:val="网格型85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10">
    <w:name w:val="网格型82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11">
    <w:name w:val="网格型c3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12">
    <w:name w:val="网格型94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13">
    <w:name w:val="网格型133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14">
    <w:name w:val="网格型120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15">
    <w:name w:val="网格型14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16">
    <w:name w:val="网格型176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17">
    <w:name w:val="网格型32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18">
    <w:name w:val="网格型73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19">
    <w:name w:val="网格型136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20">
    <w:name w:val="网格型46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21">
    <w:name w:val="网格型84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22">
    <w:name w:val="网格型103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23">
    <w:name w:val="网格型113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24">
    <w:name w:val="网格型76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25">
    <w:name w:val="网格型134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26">
    <w:name w:val="网格型55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27">
    <w:name w:val="网格型92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28">
    <w:name w:val="网格型33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29">
    <w:name w:val="网格型188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30">
    <w:name w:val="网格型67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31">
    <w:name w:val="网格型21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32">
    <w:name w:val="网格型29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33">
    <w:name w:val="网格型c5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34">
    <w:name w:val="网格型210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35">
    <w:name w:val="网格型94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36">
    <w:name w:val="网格型174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37">
    <w:name w:val="Table Normal531"/>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1738">
    <w:name w:val="网格型53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39">
    <w:name w:val="网格型144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40">
    <w:name w:val="网格型142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41">
    <w:name w:val="网格型3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42">
    <w:name w:val="网格型1710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43">
    <w:name w:val="网格型35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44">
    <w:name w:val="网格型c2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45">
    <w:name w:val="网格型1010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46">
    <w:name w:val="网格型122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47">
    <w:name w:val="网格型17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48">
    <w:name w:val="网格型c12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49">
    <w:name w:val="网格型74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50">
    <w:name w:val="网格型155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51">
    <w:name w:val="网格型43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52">
    <w:name w:val="网格型112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53">
    <w:name w:val="网格型27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54">
    <w:name w:val="网格型15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55">
    <w:name w:val="网格型125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56">
    <w:name w:val="网格型123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57">
    <w:name w:val="网格型110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58">
    <w:name w:val="网格型28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59">
    <w:name w:val="网格型c13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60">
    <w:name w:val="网格型20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61">
    <w:name w:val="网格型8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62">
    <w:name w:val="网格型1510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63">
    <w:name w:val="网格型168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64">
    <w:name w:val="网格型11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65">
    <w:name w:val="网格型178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66">
    <w:name w:val="网格型12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67">
    <w:name w:val="网格型118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68">
    <w:name w:val="网格型186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69">
    <w:name w:val="网格型104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70">
    <w:name w:val="网格型19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71">
    <w:name w:val="网格型10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72">
    <w:name w:val="网格型83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73">
    <w:name w:val="网格型63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74">
    <w:name w:val="网格型42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75">
    <w:name w:val="网格型127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76">
    <w:name w:val="网格型c15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77">
    <w:name w:val="网格型156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78">
    <w:name w:val="网格型105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79">
    <w:name w:val="网格型c3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80">
    <w:name w:val="Table Normal431"/>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1781">
    <w:name w:val="网格型176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82">
    <w:name w:val="网格型c1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83">
    <w:name w:val="网格型114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84">
    <w:name w:val="网格型52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85">
    <w:name w:val="网格型93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86">
    <w:name w:val="Table Normal141"/>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1787">
    <w:name w:val="网格型11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88">
    <w:name w:val="网格型c6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89">
    <w:name w:val="网格型137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90">
    <w:name w:val="网格型84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91">
    <w:name w:val="网格型1610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92">
    <w:name w:val="网格型64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93">
    <w:name w:val="网格型187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94">
    <w:name w:val="网格型175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95">
    <w:name w:val="网格型1810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96">
    <w:name w:val="网格型164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97">
    <w:name w:val="网格型173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798">
    <w:name w:val="Table Normal331"/>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1799">
    <w:name w:val="网格型4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00">
    <w:name w:val="网格型1410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01">
    <w:name w:val="网格型152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02">
    <w:name w:val="网格型38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03">
    <w:name w:val="网格型14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04">
    <w:name w:val="网格型44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05">
    <w:name w:val="网格型172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06">
    <w:name w:val="网格型6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07">
    <w:name w:val="网格型23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08">
    <w:name w:val="网格型77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09">
    <w:name w:val="网格型18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10">
    <w:name w:val="Table Normal21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1811">
    <w:name w:val="网格型97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12">
    <w:name w:val="网格型2421"/>
    <w:basedOn w:val="41"/>
    <w:unhideWhenUsed/>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13">
    <w:name w:val="Table Normal81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1814">
    <w:name w:val="网格型172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15">
    <w:name w:val="网格型13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16">
    <w:name w:val="网格型30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17">
    <w:name w:val="网格型162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18">
    <w:name w:val="网格型124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19">
    <w:name w:val="网格型33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20">
    <w:name w:val="Table Normal41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1821">
    <w:name w:val="网格型25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22">
    <w:name w:val="网格型c4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23">
    <w:name w:val="网格型119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24">
    <w:name w:val="网格型154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25">
    <w:name w:val="网格型184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26">
    <w:name w:val="网格型103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27">
    <w:name w:val="网格型189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28">
    <w:name w:val="网格型128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29">
    <w:name w:val="网格型134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30">
    <w:name w:val="网格型119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31">
    <w:name w:val="网格型75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32">
    <w:name w:val="Table Normal71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1833">
    <w:name w:val="网格型18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34">
    <w:name w:val="网格型133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35">
    <w:name w:val="网格型96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36">
    <w:name w:val="网格型87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37">
    <w:name w:val="网格型85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38">
    <w:name w:val="网格型188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39">
    <w:name w:val="网格型102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40">
    <w:name w:val="网格型183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41">
    <w:name w:val="网格型23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42">
    <w:name w:val="网格型42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43">
    <w:name w:val="网格型163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44">
    <w:name w:val="网格型34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45">
    <w:name w:val="网格型24111"/>
    <w:basedOn w:val="41"/>
    <w:unhideWhenUsed/>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46">
    <w:name w:val="网格型145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47">
    <w:name w:val="网格型108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48">
    <w:name w:val="网格型13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49">
    <w:name w:val="网格型123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50">
    <w:name w:val="网格型12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51">
    <w:name w:val="网格型117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52">
    <w:name w:val="网格型53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53">
    <w:name w:val="网格型22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54">
    <w:name w:val="网格型132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55">
    <w:name w:val="网格型63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56">
    <w:name w:val="网格型26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57">
    <w:name w:val="网格型156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58">
    <w:name w:val="网格型149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59">
    <w:name w:val="网格型93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60">
    <w:name w:val="Table Normal52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1861">
    <w:name w:val="网格型11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62">
    <w:name w:val="网格型179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63">
    <w:name w:val="网格型110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64">
    <w:name w:val="网格型159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65">
    <w:name w:val="Table Normal10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1866">
    <w:name w:val="网格型6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67">
    <w:name w:val="网格型166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68">
    <w:name w:val="网格型154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69">
    <w:name w:val="网格型158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70">
    <w:name w:val="网格型174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71">
    <w:name w:val="网格型28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72">
    <w:name w:val="网格型10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73">
    <w:name w:val="网格型143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74">
    <w:name w:val="网格型c2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75">
    <w:name w:val="网格型168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76">
    <w:name w:val="网格型115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77">
    <w:name w:val="网格型64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78">
    <w:name w:val="网格型83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79">
    <w:name w:val="Table Normal12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1880">
    <w:name w:val="网格型c13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81">
    <w:name w:val="网格型169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82">
    <w:name w:val="网格型c6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83">
    <w:name w:val="网格型122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84">
    <w:name w:val="网格型164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85">
    <w:name w:val="网格型43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86">
    <w:name w:val="网格型142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87">
    <w:name w:val="网格型162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88">
    <w:name w:val="网格型1110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89">
    <w:name w:val="网格型35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90">
    <w:name w:val="网格型9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91">
    <w:name w:val="网格型17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92">
    <w:name w:val="网格型86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93">
    <w:name w:val="网格型c5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94">
    <w:name w:val="网格型72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95">
    <w:name w:val="网格型15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96">
    <w:name w:val="网格型c1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97">
    <w:name w:val="网格型155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98">
    <w:name w:val="网格型107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899">
    <w:name w:val="网格型2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00">
    <w:name w:val="网格型146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01">
    <w:name w:val="网格型125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02">
    <w:name w:val="网格型66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03">
    <w:name w:val="网格型c15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04">
    <w:name w:val="网格型118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05">
    <w:name w:val="网格型c12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06">
    <w:name w:val="网格型44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07">
    <w:name w:val="网格型104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08">
    <w:name w:val="网格型62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09">
    <w:name w:val="网格型52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10">
    <w:name w:val="网格型2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11">
    <w:name w:val="网格型114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12">
    <w:name w:val="网格型19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13">
    <w:name w:val="网格型3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14">
    <w:name w:val="网格型74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15">
    <w:name w:val="网格型29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customStyle="1" w:styleId="1916">
    <w:name w:val="日期1"/>
    <w:basedOn w:val="1"/>
    <w:next w:val="1"/>
    <w:unhideWhenUsed/>
    <w:qFormat/>
    <w:uiPriority w:val="99"/>
    <w:pPr>
      <w:widowControl/>
      <w:spacing w:line="480" w:lineRule="auto"/>
      <w:ind w:left="100" w:leftChars="2500"/>
    </w:pPr>
    <w:rPr>
      <w:rFonts w:ascii="Calibri" w:hAnsi="Calibri" w:eastAsia="宋体" w:cs="Times New Roman"/>
    </w:rPr>
  </w:style>
  <w:style w:type="paragraph" w:customStyle="1" w:styleId="1917">
    <w:name w:val="批注主题1"/>
    <w:basedOn w:val="11"/>
    <w:next w:val="11"/>
    <w:unhideWhenUsed/>
    <w:qFormat/>
    <w:uiPriority w:val="99"/>
    <w:pPr>
      <w:widowControl/>
      <w:spacing w:line="480" w:lineRule="auto"/>
    </w:pPr>
    <w:rPr>
      <w:rFonts w:ascii="等线" w:hAnsi="等线" w:eastAsia="等线" w:cs="Times New Roman"/>
      <w:b/>
      <w:bCs/>
    </w:rPr>
  </w:style>
  <w:style w:type="table" w:customStyle="1" w:styleId="1918">
    <w:name w:val="网格型39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customStyle="1" w:styleId="1919">
    <w:name w:val="无间隔1"/>
    <w:next w:val="220"/>
    <w:qFormat/>
    <w:uiPriority w:val="1"/>
    <w:pPr>
      <w:spacing w:line="480" w:lineRule="auto"/>
      <w:jc w:val="both"/>
    </w:pPr>
    <w:rPr>
      <w:rFonts w:ascii="Calibri" w:hAnsi="Calibri" w:eastAsia="宋体" w:cs="Times New Roman"/>
      <w:sz w:val="22"/>
      <w:szCs w:val="22"/>
      <w:lang w:val="en-US" w:eastAsia="zh-CN" w:bidi="ar-SA"/>
    </w:rPr>
  </w:style>
  <w:style w:type="table" w:customStyle="1" w:styleId="1920">
    <w:name w:val="网格型106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21">
    <w:name w:val="网格型157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22">
    <w:name w:val="Table Normal222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1923">
    <w:name w:val="网格型65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24">
    <w:name w:val="网格型106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25">
    <w:name w:val="Table Normal151"/>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1926">
    <w:name w:val="网格型146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27">
    <w:name w:val="网格型102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28">
    <w:name w:val="网格型115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29">
    <w:name w:val="网格型145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30">
    <w:name w:val="Table Normal241"/>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1931">
    <w:name w:val="网格型153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32">
    <w:name w:val="Table Normal312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1933">
    <w:name w:val="网格型113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34">
    <w:name w:val="网格型187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35">
    <w:name w:val="网格型147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36">
    <w:name w:val="Table Normal641"/>
    <w:unhideWhenUsed/>
    <w:qFormat/>
    <w:locked/>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1937">
    <w:name w:val="网格型173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38">
    <w:name w:val="网格型182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39">
    <w:name w:val="Table Normal512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1940">
    <w:name w:val="网格型c14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41">
    <w:name w:val="网格型132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42">
    <w:name w:val="Table Normal841"/>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1943">
    <w:name w:val="网格型45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44">
    <w:name w:val="网格型34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45">
    <w:name w:val="网格型7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46">
    <w:name w:val="网格型54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47">
    <w:name w:val="网格型58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48">
    <w:name w:val="网格型165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49">
    <w:name w:val="网格型215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50">
    <w:name w:val="网格型183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51">
    <w:name w:val="网格型116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52">
    <w:name w:val="Table Normal112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1953">
    <w:name w:val="网格型72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54">
    <w:name w:val="Table Normal741"/>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1955">
    <w:name w:val="网格型55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56">
    <w:name w:val="Table Normal612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1957">
    <w:name w:val="网格型c18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58">
    <w:name w:val="网格型148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59">
    <w:name w:val="Table Normal92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1960">
    <w:name w:val="网格型75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61">
    <w:name w:val="网格型48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62">
    <w:name w:val="网格型185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63">
    <w:name w:val="网格型107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64">
    <w:name w:val="网格型135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65">
    <w:name w:val="网格型22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66">
    <w:name w:val="网格型62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67">
    <w:name w:val="网格型165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68">
    <w:name w:val="网格型92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69">
    <w:name w:val="网格型c4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70">
    <w:name w:val="网格型166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71">
    <w:name w:val="网格型32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72">
    <w:name w:val="网格型163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73">
    <w:name w:val="网格型117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74">
    <w:name w:val="网格型152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75">
    <w:name w:val="网格型147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76">
    <w:name w:val="网格型143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77">
    <w:name w:val="网格型177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78">
    <w:name w:val="网格型157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79">
    <w:name w:val="网格型73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80">
    <w:name w:val="网格型185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81">
    <w:name w:val="网格型5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82">
    <w:name w:val="网格型158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83">
    <w:name w:val="网格型167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84">
    <w:name w:val="网格型82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85">
    <w:name w:val="网格型26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86">
    <w:name w:val="网格型108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87">
    <w:name w:val="网格型153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88">
    <w:name w:val="网格型9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89">
    <w:name w:val="网格型95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90">
    <w:name w:val="网格型16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91">
    <w:name w:val="网格型161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92">
    <w:name w:val="网格型186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93">
    <w:name w:val="网格型177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94">
    <w:name w:val="网格型81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95">
    <w:name w:val="网格型36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96">
    <w:name w:val="网格型71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97">
    <w:name w:val="网格型54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98">
    <w:name w:val="网格型41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1999">
    <w:name w:val="网格型65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00">
    <w:name w:val="Table Normal722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001">
    <w:name w:val="网格型175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02">
    <w:name w:val="Table Normal822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003">
    <w:name w:val="Table Normal422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004">
    <w:name w:val="网格型51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05">
    <w:name w:val="网格型c16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06">
    <w:name w:val="Table Normal622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007">
    <w:name w:val="网格型135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08">
    <w:name w:val="Table Normal322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009">
    <w:name w:val="网格型210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10">
    <w:name w:val="网格型178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11">
    <w:name w:val="网格型184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12">
    <w:name w:val="网格型126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13">
    <w:name w:val="网格型124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14">
    <w:name w:val="网格型c14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15">
    <w:name w:val="网格型167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16">
    <w:name w:val="网格型112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17">
    <w:name w:val="网格型45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18">
    <w:name w:val="网格型25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19">
    <w:name w:val="网格型27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20">
    <w:name w:val="网格型182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21">
    <w:name w:val="网格型148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22">
    <w:name w:val="网格型144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23">
    <w:name w:val="网格型105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24">
    <w:name w:val="网格型116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25">
    <w:name w:val="网格型109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26">
    <w:name w:val="网格型56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27">
    <w:name w:val="网格型95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28">
    <w:name w:val="网格型20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29">
    <w:name w:val="网格型85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30">
    <w:name w:val="网格型82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31">
    <w:name w:val="网格型c3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32">
    <w:name w:val="网格型94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33">
    <w:name w:val="网格型133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34">
    <w:name w:val="网格型120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35">
    <w:name w:val="网格型141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36">
    <w:name w:val="网格型176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37">
    <w:name w:val="网格型32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38">
    <w:name w:val="网格型73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39">
    <w:name w:val="网格型136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40">
    <w:name w:val="网格型46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41">
    <w:name w:val="网格型84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42">
    <w:name w:val="网格型103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43">
    <w:name w:val="网格型113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44">
    <w:name w:val="网格型76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45">
    <w:name w:val="网格型134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46">
    <w:name w:val="网格型55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47">
    <w:name w:val="网格型92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48">
    <w:name w:val="网格型33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49">
    <w:name w:val="网格型188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50">
    <w:name w:val="网格型68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51">
    <w:name w:val="网格型216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52">
    <w:name w:val="网格型29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53">
    <w:name w:val="网格型c5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54">
    <w:name w:val="网格型210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55">
    <w:name w:val="网格型94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56">
    <w:name w:val="网格型174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57">
    <w:name w:val="Table Normal541"/>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2058">
    <w:name w:val="网格型53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59">
    <w:name w:val="网格型144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60">
    <w:name w:val="网格型142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61">
    <w:name w:val="网格型3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62">
    <w:name w:val="网格型17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63">
    <w:name w:val="网格型35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64">
    <w:name w:val="网格型c2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65">
    <w:name w:val="网格型10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66">
    <w:name w:val="网格型122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67">
    <w:name w:val="网格型171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68">
    <w:name w:val="网格型c12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69">
    <w:name w:val="网格型74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70">
    <w:name w:val="网格型155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71">
    <w:name w:val="网格型43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72">
    <w:name w:val="网格型112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73">
    <w:name w:val="网格型27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74">
    <w:name w:val="网格型15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75">
    <w:name w:val="网格型125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76">
    <w:name w:val="网格型123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77">
    <w:name w:val="网格型110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78">
    <w:name w:val="网格型28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79">
    <w:name w:val="网格型c13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80">
    <w:name w:val="网格型20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81">
    <w:name w:val="网格型8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82">
    <w:name w:val="网格型151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83">
    <w:name w:val="网格型168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84">
    <w:name w:val="网格型111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85">
    <w:name w:val="网格型178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86">
    <w:name w:val="网格型12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87">
    <w:name w:val="网格型118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88">
    <w:name w:val="网格型186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89">
    <w:name w:val="网格型104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90">
    <w:name w:val="网格型19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91">
    <w:name w:val="网格型101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92">
    <w:name w:val="网格型83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93">
    <w:name w:val="网格型63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94">
    <w:name w:val="网格型42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95">
    <w:name w:val="网格型129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96">
    <w:name w:val="网格型c15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97">
    <w:name w:val="网格型156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98">
    <w:name w:val="网格型105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099">
    <w:name w:val="网格型c3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00">
    <w:name w:val="Table Normal441"/>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2101">
    <w:name w:val="网格型176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02">
    <w:name w:val="网格型c1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03">
    <w:name w:val="网格型114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04">
    <w:name w:val="网格型52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05">
    <w:name w:val="网格型93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06">
    <w:name w:val="Table Normal161"/>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2107">
    <w:name w:val="网格型1115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08">
    <w:name w:val="网格型c6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09">
    <w:name w:val="网格型138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10">
    <w:name w:val="网格型84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11">
    <w:name w:val="网格型161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12">
    <w:name w:val="网格型64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13">
    <w:name w:val="网格型187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14">
    <w:name w:val="网格型175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15">
    <w:name w:val="网格型18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16">
    <w:name w:val="网格型164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17">
    <w:name w:val="网格型173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18">
    <w:name w:val="Table Normal341"/>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2119">
    <w:name w:val="网格型4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20">
    <w:name w:val="网格型14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21">
    <w:name w:val="网格型152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22">
    <w:name w:val="网格型310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23">
    <w:name w:val="网格型141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24">
    <w:name w:val="网格型44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25">
    <w:name w:val="网格型172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26">
    <w:name w:val="网格型6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27">
    <w:name w:val="网格型23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28">
    <w:name w:val="网格型78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29">
    <w:name w:val="网格型181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30">
    <w:name w:val="Table Normal212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131">
    <w:name w:val="网格型98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32">
    <w:name w:val="网格型2431"/>
    <w:basedOn w:val="41"/>
    <w:unhideWhenUsed/>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33">
    <w:name w:val="Table Normal812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134">
    <w:name w:val="网格型172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35">
    <w:name w:val="网格型13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36">
    <w:name w:val="网格型30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37">
    <w:name w:val="网格型162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38">
    <w:name w:val="网格型124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39">
    <w:name w:val="网格型33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40">
    <w:name w:val="Table Normal412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141">
    <w:name w:val="网格型25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42">
    <w:name w:val="网格型c4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43">
    <w:name w:val="网格型119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44">
    <w:name w:val="网格型154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45">
    <w:name w:val="网格型184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46">
    <w:name w:val="网格型103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47">
    <w:name w:val="网格型189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48">
    <w:name w:val="网格型1210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49">
    <w:name w:val="网格型134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50">
    <w:name w:val="网格型119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51">
    <w:name w:val="网格型75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52">
    <w:name w:val="Table Normal712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153">
    <w:name w:val="网格型181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54">
    <w:name w:val="网格型133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55">
    <w:name w:val="网格型96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56">
    <w:name w:val="网格型88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57">
    <w:name w:val="网格型85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58">
    <w:name w:val="网格型188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59">
    <w:name w:val="网格型102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60">
    <w:name w:val="网格型183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61">
    <w:name w:val="网格型23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62">
    <w:name w:val="网格型42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63">
    <w:name w:val="网格型163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64">
    <w:name w:val="网格型34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65">
    <w:name w:val="网格型24121"/>
    <w:basedOn w:val="41"/>
    <w:unhideWhenUsed/>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66">
    <w:name w:val="网格型145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67">
    <w:name w:val="网格型108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68">
    <w:name w:val="网格型131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69">
    <w:name w:val="网格型123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70">
    <w:name w:val="网格型121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71">
    <w:name w:val="网格型117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72">
    <w:name w:val="网格型53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73">
    <w:name w:val="网格型22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74">
    <w:name w:val="网格型132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75">
    <w:name w:val="网格型63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76">
    <w:name w:val="网格型26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77">
    <w:name w:val="网格型156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78">
    <w:name w:val="网格型149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79">
    <w:name w:val="网格型93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80">
    <w:name w:val="Table Normal522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181">
    <w:name w:val="网格型111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82">
    <w:name w:val="网格型179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83">
    <w:name w:val="网格型110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84">
    <w:name w:val="网格型159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85">
    <w:name w:val="Table Normal102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186">
    <w:name w:val="网格型61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87">
    <w:name w:val="网格型166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88">
    <w:name w:val="网格型154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89">
    <w:name w:val="网格型158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90">
    <w:name w:val="网格型174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91">
    <w:name w:val="网格型28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92">
    <w:name w:val="网格型101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93">
    <w:name w:val="网格型143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94">
    <w:name w:val="网格型c2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95">
    <w:name w:val="网格型168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96">
    <w:name w:val="网格型115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97">
    <w:name w:val="网格型64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98">
    <w:name w:val="网格型83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199">
    <w:name w:val="Table Normal122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200">
    <w:name w:val="网格型c13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01">
    <w:name w:val="网格型169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02">
    <w:name w:val="网格型c6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03">
    <w:name w:val="网格型122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04">
    <w:name w:val="网格型164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05">
    <w:name w:val="网格型43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06">
    <w:name w:val="网格型142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07">
    <w:name w:val="网格型162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08">
    <w:name w:val="网格型1110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09">
    <w:name w:val="网格型35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10">
    <w:name w:val="网格型91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11">
    <w:name w:val="网格型171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12">
    <w:name w:val="网格型86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13">
    <w:name w:val="网格型c5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14">
    <w:name w:val="网格型72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15">
    <w:name w:val="网格型151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16">
    <w:name w:val="网格型c11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17">
    <w:name w:val="网格型155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18">
    <w:name w:val="网格型107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19">
    <w:name w:val="网格型21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20">
    <w:name w:val="网格型146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21">
    <w:name w:val="网格型125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22">
    <w:name w:val="网格型66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23">
    <w:name w:val="网格型c15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24">
    <w:name w:val="网格型118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25">
    <w:name w:val="网格型c12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26">
    <w:name w:val="网格型44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27">
    <w:name w:val="网格型10412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28">
    <w:name w:val="网格型62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29">
    <w:name w:val="网格型52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30">
    <w:name w:val="网格型212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31">
    <w:name w:val="网格型114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32">
    <w:name w:val="网格型19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33">
    <w:name w:val="网格型31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34">
    <w:name w:val="网格型74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35">
    <w:name w:val="网格型2912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customStyle="1" w:styleId="2236">
    <w:name w:val="TOC 标题4"/>
    <w:basedOn w:val="5"/>
    <w:next w:val="1"/>
    <w:qFormat/>
    <w:uiPriority w:val="39"/>
    <w:pPr>
      <w:widowControl/>
      <w:spacing w:before="240" w:after="150" w:line="259" w:lineRule="auto"/>
      <w:jc w:val="left"/>
      <w:outlineLvl w:val="9"/>
    </w:pPr>
    <w:rPr>
      <w:rFonts w:ascii="Cambria" w:hAnsi="Cambria" w:eastAsia="宋体" w:cs="Times New Roman"/>
      <w:b w:val="0"/>
      <w:bCs w:val="0"/>
      <w:color w:val="365F91"/>
      <w:kern w:val="0"/>
      <w:szCs w:val="32"/>
    </w:rPr>
  </w:style>
  <w:style w:type="paragraph" w:customStyle="1" w:styleId="2237">
    <w:name w:val="修订3"/>
    <w:semiHidden/>
    <w:qFormat/>
    <w:uiPriority w:val="99"/>
    <w:pPr>
      <w:spacing w:line="480" w:lineRule="auto"/>
      <w:jc w:val="both"/>
    </w:pPr>
    <w:rPr>
      <w:rFonts w:ascii="Times New Roman" w:hAnsi="Times New Roman" w:eastAsia="宋体" w:cs="Times New Roman"/>
      <w:kern w:val="2"/>
      <w:sz w:val="21"/>
      <w:szCs w:val="22"/>
      <w:lang w:val="en-US" w:eastAsia="zh-CN" w:bidi="ar-SA"/>
    </w:rPr>
  </w:style>
  <w:style w:type="table" w:customStyle="1" w:styleId="2238">
    <w:name w:val="网格型40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39">
    <w:name w:val="网格型106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40">
    <w:name w:val="网格型157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41">
    <w:name w:val="Table Normal223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242">
    <w:name w:val="网格型65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43">
    <w:name w:val="网格型106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44">
    <w:name w:val="Table Normal171"/>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2245">
    <w:name w:val="网格型146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46">
    <w:name w:val="网格型102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47">
    <w:name w:val="网格型115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48">
    <w:name w:val="网格型145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49">
    <w:name w:val="Table Normal251"/>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2250">
    <w:name w:val="网格型153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51">
    <w:name w:val="Table Normal313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252">
    <w:name w:val="网格型113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53">
    <w:name w:val="网格型187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54">
    <w:name w:val="网格型147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55">
    <w:name w:val="Table Normal651"/>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2256">
    <w:name w:val="网格型173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57">
    <w:name w:val="网格型182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58">
    <w:name w:val="Table Normal513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259">
    <w:name w:val="网格型c14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60">
    <w:name w:val="网格型132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61">
    <w:name w:val="Table Normal851"/>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2262">
    <w:name w:val="网格型45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63">
    <w:name w:val="网格型34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64">
    <w:name w:val="网格型71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65">
    <w:name w:val="网格型54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66">
    <w:name w:val="网格型59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67">
    <w:name w:val="网格型165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68">
    <w:name w:val="网格型217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69">
    <w:name w:val="网格型183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70">
    <w:name w:val="网格型116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71">
    <w:name w:val="Table Normal113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272">
    <w:name w:val="网格型72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73">
    <w:name w:val="Table Normal751"/>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2274">
    <w:name w:val="网格型55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75">
    <w:name w:val="Table Normal613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276">
    <w:name w:val="网格型c19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77">
    <w:name w:val="网格型148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78">
    <w:name w:val="Table Normal93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279">
    <w:name w:val="网格型75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80">
    <w:name w:val="网格型49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81">
    <w:name w:val="网格型185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82">
    <w:name w:val="网格型107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83">
    <w:name w:val="网格型135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84">
    <w:name w:val="网格型22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85">
    <w:name w:val="网格型62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86">
    <w:name w:val="网格型165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87">
    <w:name w:val="网格型92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88">
    <w:name w:val="网格型c4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89">
    <w:name w:val="网格型166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90">
    <w:name w:val="网格型32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91">
    <w:name w:val="网格型163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92">
    <w:name w:val="网格型117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93">
    <w:name w:val="网格型152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94">
    <w:name w:val="网格型147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95">
    <w:name w:val="网格型143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96">
    <w:name w:val="网格型177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97">
    <w:name w:val="网格型157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98">
    <w:name w:val="网格型73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299">
    <w:name w:val="网格型185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00">
    <w:name w:val="网格型51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01">
    <w:name w:val="网格型158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02">
    <w:name w:val="网格型167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03">
    <w:name w:val="网格型82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04">
    <w:name w:val="网格型26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05">
    <w:name w:val="网格型108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06">
    <w:name w:val="网格型153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07">
    <w:name w:val="网格型91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08">
    <w:name w:val="网格型95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09">
    <w:name w:val="网格型1615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10">
    <w:name w:val="网格型161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11">
    <w:name w:val="网格型186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12">
    <w:name w:val="网格型177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13">
    <w:name w:val="网格型81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14">
    <w:name w:val="网格型36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15">
    <w:name w:val="网格型71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16">
    <w:name w:val="网格型54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17">
    <w:name w:val="网格型41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18">
    <w:name w:val="网格型65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19">
    <w:name w:val="Table Normal723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320">
    <w:name w:val="网格型175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21">
    <w:name w:val="Table Normal823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322">
    <w:name w:val="Table Normal423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323">
    <w:name w:val="网格型51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24">
    <w:name w:val="网格型c16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25">
    <w:name w:val="Table Normal623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326">
    <w:name w:val="网格型135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27">
    <w:name w:val="Table Normal323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328">
    <w:name w:val="网格型210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29">
    <w:name w:val="网格型178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30">
    <w:name w:val="网格型184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31">
    <w:name w:val="网格型126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32">
    <w:name w:val="网格型124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33">
    <w:name w:val="网格型c14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34">
    <w:name w:val="网格型167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35">
    <w:name w:val="网格型112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36">
    <w:name w:val="网格型45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37">
    <w:name w:val="网格型25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38">
    <w:name w:val="网格型27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39">
    <w:name w:val="网格型182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40">
    <w:name w:val="网格型148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41">
    <w:name w:val="网格型144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42">
    <w:name w:val="网格型105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43">
    <w:name w:val="网格型116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44">
    <w:name w:val="网格型109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45">
    <w:name w:val="网格型56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46">
    <w:name w:val="网格型95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47">
    <w:name w:val="网格型20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48">
    <w:name w:val="网格型85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49">
    <w:name w:val="网格型82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50">
    <w:name w:val="网格型c3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51">
    <w:name w:val="网格型94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52">
    <w:name w:val="网格型133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53">
    <w:name w:val="网格型120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54">
    <w:name w:val="网格型141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55">
    <w:name w:val="网格型176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56">
    <w:name w:val="网格型32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57">
    <w:name w:val="网格型73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58">
    <w:name w:val="网格型136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59">
    <w:name w:val="网格型46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60">
    <w:name w:val="网格型84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61">
    <w:name w:val="网格型103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62">
    <w:name w:val="网格型113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63">
    <w:name w:val="网格型76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64">
    <w:name w:val="网格型134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65">
    <w:name w:val="网格型55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66">
    <w:name w:val="网格型92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67">
    <w:name w:val="网格型33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68">
    <w:name w:val="网格型188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69">
    <w:name w:val="网格型69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70">
    <w:name w:val="网格型218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71">
    <w:name w:val="网格型29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72">
    <w:name w:val="网格型c5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73">
    <w:name w:val="网格型210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74">
    <w:name w:val="网格型94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75">
    <w:name w:val="网格型174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76">
    <w:name w:val="Table Normal551"/>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2377">
    <w:name w:val="网格型53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78">
    <w:name w:val="网格型144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79">
    <w:name w:val="网格型142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80">
    <w:name w:val="网格型31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81">
    <w:name w:val="网格型1715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82">
    <w:name w:val="网格型35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83">
    <w:name w:val="网格型c2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84">
    <w:name w:val="网格型1015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85">
    <w:name w:val="网格型122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86">
    <w:name w:val="网格型1716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87">
    <w:name w:val="网格型c12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88">
    <w:name w:val="网格型74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89">
    <w:name w:val="网格型155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90">
    <w:name w:val="网格型43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91">
    <w:name w:val="网格型112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92">
    <w:name w:val="网格型27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93">
    <w:name w:val="网格型1515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94">
    <w:name w:val="网格型125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95">
    <w:name w:val="网格型123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96">
    <w:name w:val="网格型110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97">
    <w:name w:val="网格型28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98">
    <w:name w:val="网格型c13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399">
    <w:name w:val="网格型20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00">
    <w:name w:val="网格型81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01">
    <w:name w:val="网格型1516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02">
    <w:name w:val="网格型168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03">
    <w:name w:val="网格型1116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04">
    <w:name w:val="网格型178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05">
    <w:name w:val="网格型121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06">
    <w:name w:val="网格型118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07">
    <w:name w:val="网格型186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08">
    <w:name w:val="网格型104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09">
    <w:name w:val="网格型19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10">
    <w:name w:val="网格型1016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11">
    <w:name w:val="网格型83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12">
    <w:name w:val="网格型63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13">
    <w:name w:val="网格型42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14">
    <w:name w:val="网格型130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15">
    <w:name w:val="网格型c15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16">
    <w:name w:val="网格型156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17">
    <w:name w:val="网格型105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18">
    <w:name w:val="网格型c3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19">
    <w:name w:val="Table Normal451"/>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2420">
    <w:name w:val="网格型176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21">
    <w:name w:val="网格型c11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22">
    <w:name w:val="网格型114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23">
    <w:name w:val="网格型52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24">
    <w:name w:val="网格型93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25">
    <w:name w:val="Table Normal181"/>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2426">
    <w:name w:val="网格型1117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27">
    <w:name w:val="网格型c6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28">
    <w:name w:val="网格型139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29">
    <w:name w:val="网格型84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30">
    <w:name w:val="网格型1616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31">
    <w:name w:val="网格型64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32">
    <w:name w:val="网格型187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33">
    <w:name w:val="网格型175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34">
    <w:name w:val="网格型1815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35">
    <w:name w:val="网格型164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36">
    <w:name w:val="网格型173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37">
    <w:name w:val="Table Normal351"/>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2438">
    <w:name w:val="网格型41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39">
    <w:name w:val="网格型1415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40">
    <w:name w:val="网格型152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41">
    <w:name w:val="网格型315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42">
    <w:name w:val="网格型1416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43">
    <w:name w:val="网格型44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44">
    <w:name w:val="网格型172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45">
    <w:name w:val="网格型61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46">
    <w:name w:val="网格型23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47">
    <w:name w:val="网格型79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48">
    <w:name w:val="网格型181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49">
    <w:name w:val="Table Normal213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450">
    <w:name w:val="网格型99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51">
    <w:name w:val="网格型2441"/>
    <w:basedOn w:val="41"/>
    <w:unhideWhenUsed/>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52">
    <w:name w:val="Table Normal813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453">
    <w:name w:val="网格型172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54">
    <w:name w:val="网格型131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55">
    <w:name w:val="网格型30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56">
    <w:name w:val="网格型162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57">
    <w:name w:val="网格型124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58">
    <w:name w:val="网格型33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59">
    <w:name w:val="Table Normal413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460">
    <w:name w:val="网格型25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61">
    <w:name w:val="网格型c4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62">
    <w:name w:val="网格型119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63">
    <w:name w:val="网格型154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64">
    <w:name w:val="网格型184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65">
    <w:name w:val="网格型103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66">
    <w:name w:val="网格型189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67">
    <w:name w:val="网格型1215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68">
    <w:name w:val="网格型134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69">
    <w:name w:val="网格型119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70">
    <w:name w:val="网格型75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71">
    <w:name w:val="Table Normal713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472">
    <w:name w:val="网格型1816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73">
    <w:name w:val="网格型133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74">
    <w:name w:val="网格型96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75">
    <w:name w:val="网格型89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76">
    <w:name w:val="网格型854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77">
    <w:name w:val="网格型1884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78">
    <w:name w:val="网格型102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79">
    <w:name w:val="网格型183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80">
    <w:name w:val="网格型23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81">
    <w:name w:val="网格型42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82">
    <w:name w:val="网格型163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83">
    <w:name w:val="网格型34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84">
    <w:name w:val="网格型24131"/>
    <w:basedOn w:val="41"/>
    <w:unhideWhenUsed/>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85">
    <w:name w:val="网格型145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86">
    <w:name w:val="网格型108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87">
    <w:name w:val="网格型131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88">
    <w:name w:val="网格型123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89">
    <w:name w:val="网格型121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90">
    <w:name w:val="网格型117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91">
    <w:name w:val="网格型53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92">
    <w:name w:val="网格型22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93">
    <w:name w:val="网格型132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94">
    <w:name w:val="网格型63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95">
    <w:name w:val="网格型26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96">
    <w:name w:val="网格型156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97">
    <w:name w:val="网格型149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98">
    <w:name w:val="网格型93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499">
    <w:name w:val="Table Normal523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500">
    <w:name w:val="网格型111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01">
    <w:name w:val="网格型179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02">
    <w:name w:val="网格型110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03">
    <w:name w:val="网格型159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04">
    <w:name w:val="Table Normal103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505">
    <w:name w:val="网格型61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06">
    <w:name w:val="网格型166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07">
    <w:name w:val="网格型154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08">
    <w:name w:val="网格型158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09">
    <w:name w:val="网格型174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10">
    <w:name w:val="网格型28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11">
    <w:name w:val="网格型101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12">
    <w:name w:val="网格型143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13">
    <w:name w:val="网格型c2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14">
    <w:name w:val="网格型168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15">
    <w:name w:val="网格型115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16">
    <w:name w:val="网格型64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17">
    <w:name w:val="网格型83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18">
    <w:name w:val="Table Normal123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519">
    <w:name w:val="网格型c13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20">
    <w:name w:val="网格型169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21">
    <w:name w:val="网格型c6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22">
    <w:name w:val="网格型122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23">
    <w:name w:val="网格型164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24">
    <w:name w:val="网格型43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25">
    <w:name w:val="网格型142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26">
    <w:name w:val="网格型162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27">
    <w:name w:val="网格型1110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28">
    <w:name w:val="网格型35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29">
    <w:name w:val="网格型91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30">
    <w:name w:val="网格型171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31">
    <w:name w:val="网格型86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32">
    <w:name w:val="网格型c5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33">
    <w:name w:val="网格型72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34">
    <w:name w:val="网格型151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35">
    <w:name w:val="网格型c11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36">
    <w:name w:val="网格型155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37">
    <w:name w:val="网格型107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38">
    <w:name w:val="网格型21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39">
    <w:name w:val="网格型146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40">
    <w:name w:val="网格型125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41">
    <w:name w:val="网格型66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42">
    <w:name w:val="网格型c15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43">
    <w:name w:val="网格型118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44">
    <w:name w:val="网格型c12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45">
    <w:name w:val="网格型44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46">
    <w:name w:val="网格型10413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47">
    <w:name w:val="网格型62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48">
    <w:name w:val="网格型52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49">
    <w:name w:val="网格型212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50">
    <w:name w:val="网格型114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51">
    <w:name w:val="网格型19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52">
    <w:name w:val="网格型31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53">
    <w:name w:val="网格型74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54">
    <w:name w:val="网格型2913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55">
    <w:name w:val="网格型37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56">
    <w:name w:val="网格型106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57">
    <w:name w:val="网格型157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58">
    <w:name w:val="Table Normal221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559">
    <w:name w:val="网格型65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60">
    <w:name w:val="网格型106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61">
    <w:name w:val="Table Normal1311"/>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2562">
    <w:name w:val="网格型146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63">
    <w:name w:val="网格型102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64">
    <w:name w:val="网格型115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65">
    <w:name w:val="网格型145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66">
    <w:name w:val="Table Normal2311"/>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2567">
    <w:name w:val="网格型153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68">
    <w:name w:val="Table Normal311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569">
    <w:name w:val="网格型113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70">
    <w:name w:val="网格型187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71">
    <w:name w:val="网格型147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72">
    <w:name w:val="Table Normal6311"/>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2573">
    <w:name w:val="网格型173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74">
    <w:name w:val="网格型182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75">
    <w:name w:val="Table Normal511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576">
    <w:name w:val="网格型c14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77">
    <w:name w:val="网格型132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78">
    <w:name w:val="Table Normal8311"/>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2579">
    <w:name w:val="网格型45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80">
    <w:name w:val="网格型34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81">
    <w:name w:val="网格型7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82">
    <w:name w:val="网格型54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83">
    <w:name w:val="网格型57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84">
    <w:name w:val="网格型165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85">
    <w:name w:val="网格型21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86">
    <w:name w:val="网格型183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87">
    <w:name w:val="网格型116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88">
    <w:name w:val="Table Normal111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589">
    <w:name w:val="网格型72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90">
    <w:name w:val="Table Normal7311"/>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2591">
    <w:name w:val="网格型55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92">
    <w:name w:val="Table Normal611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593">
    <w:name w:val="网格型c17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94">
    <w:name w:val="网格型148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95">
    <w:name w:val="Table Normal91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596">
    <w:name w:val="网格型75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97">
    <w:name w:val="网格型47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98">
    <w:name w:val="网格型185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599">
    <w:name w:val="网格型107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00">
    <w:name w:val="网格型135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01">
    <w:name w:val="网格型22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02">
    <w:name w:val="网格型62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03">
    <w:name w:val="网格型165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04">
    <w:name w:val="网格型92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05">
    <w:name w:val="网格型c4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06">
    <w:name w:val="网格型166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07">
    <w:name w:val="网格型32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08">
    <w:name w:val="网格型163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09">
    <w:name w:val="网格型117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10">
    <w:name w:val="网格型152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11">
    <w:name w:val="网格型147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12">
    <w:name w:val="网格型143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13">
    <w:name w:val="网格型177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14">
    <w:name w:val="网格型157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15">
    <w:name w:val="网格型73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16">
    <w:name w:val="网格型185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17">
    <w:name w:val="网格型5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18">
    <w:name w:val="网格型158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19">
    <w:name w:val="网格型167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20">
    <w:name w:val="网格型82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21">
    <w:name w:val="网格型26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22">
    <w:name w:val="网格型108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23">
    <w:name w:val="网格型153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24">
    <w:name w:val="网格型9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25">
    <w:name w:val="网格型95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26">
    <w:name w:val="网格型16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27">
    <w:name w:val="网格型161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28">
    <w:name w:val="网格型186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29">
    <w:name w:val="网格型177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30">
    <w:name w:val="网格型81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31">
    <w:name w:val="网格型36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32">
    <w:name w:val="网格型71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33">
    <w:name w:val="网格型54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34">
    <w:name w:val="网格型41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35">
    <w:name w:val="网格型65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36">
    <w:name w:val="Table Normal721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637">
    <w:name w:val="网格型175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38">
    <w:name w:val="Table Normal821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639">
    <w:name w:val="Table Normal421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640">
    <w:name w:val="网格型51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41">
    <w:name w:val="网格型c16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42">
    <w:name w:val="Table Normal621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643">
    <w:name w:val="网格型135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44">
    <w:name w:val="Table Normal321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645">
    <w:name w:val="网格型210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46">
    <w:name w:val="网格型178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47">
    <w:name w:val="网格型184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48">
    <w:name w:val="网格型126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49">
    <w:name w:val="网格型124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50">
    <w:name w:val="网格型c14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51">
    <w:name w:val="网格型167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52">
    <w:name w:val="网格型112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53">
    <w:name w:val="网格型45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54">
    <w:name w:val="网格型25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55">
    <w:name w:val="网格型27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56">
    <w:name w:val="网格型182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57">
    <w:name w:val="网格型148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58">
    <w:name w:val="网格型144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59">
    <w:name w:val="网格型105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60">
    <w:name w:val="网格型116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61">
    <w:name w:val="网格型109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62">
    <w:name w:val="网格型56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63">
    <w:name w:val="网格型95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64">
    <w:name w:val="网格型20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65">
    <w:name w:val="网格型85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66">
    <w:name w:val="网格型82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67">
    <w:name w:val="网格型c3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68">
    <w:name w:val="网格型94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69">
    <w:name w:val="网格型133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70">
    <w:name w:val="网格型120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71">
    <w:name w:val="网格型141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72">
    <w:name w:val="网格型176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73">
    <w:name w:val="网格型32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74">
    <w:name w:val="网格型73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75">
    <w:name w:val="网格型136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76">
    <w:name w:val="网格型46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77">
    <w:name w:val="网格型84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78">
    <w:name w:val="网格型103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79">
    <w:name w:val="网格型113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80">
    <w:name w:val="网格型76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81">
    <w:name w:val="网格型134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82">
    <w:name w:val="网格型55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83">
    <w:name w:val="网格型92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84">
    <w:name w:val="网格型33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85">
    <w:name w:val="网格型188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86">
    <w:name w:val="网格型67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87">
    <w:name w:val="网格型214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88">
    <w:name w:val="网格型29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89">
    <w:name w:val="网格型c5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90">
    <w:name w:val="网格型210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91">
    <w:name w:val="网格型94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92">
    <w:name w:val="网格型174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93">
    <w:name w:val="Table Normal5311"/>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2694">
    <w:name w:val="网格型53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95">
    <w:name w:val="网格型144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96">
    <w:name w:val="网格型142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97">
    <w:name w:val="网格型3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98">
    <w:name w:val="网格型1710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699">
    <w:name w:val="网格型35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00">
    <w:name w:val="网格型c2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01">
    <w:name w:val="网格型1010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02">
    <w:name w:val="网格型122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03">
    <w:name w:val="网格型17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04">
    <w:name w:val="网格型c12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05">
    <w:name w:val="网格型74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06">
    <w:name w:val="网格型155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07">
    <w:name w:val="网格型43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08">
    <w:name w:val="网格型112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09">
    <w:name w:val="网格型27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10">
    <w:name w:val="网格型15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11">
    <w:name w:val="网格型125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12">
    <w:name w:val="网格型123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13">
    <w:name w:val="网格型110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14">
    <w:name w:val="网格型28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15">
    <w:name w:val="网格型c13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16">
    <w:name w:val="网格型20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17">
    <w:name w:val="网格型8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18">
    <w:name w:val="网格型1510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19">
    <w:name w:val="网格型168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20">
    <w:name w:val="网格型11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21">
    <w:name w:val="网格型178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22">
    <w:name w:val="网格型12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23">
    <w:name w:val="网格型118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24">
    <w:name w:val="网格型186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25">
    <w:name w:val="网格型104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26">
    <w:name w:val="网格型19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27">
    <w:name w:val="网格型10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28">
    <w:name w:val="网格型83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29">
    <w:name w:val="网格型63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30">
    <w:name w:val="网格型42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31">
    <w:name w:val="网格型127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32">
    <w:name w:val="网格型c15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33">
    <w:name w:val="网格型156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34">
    <w:name w:val="网格型105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35">
    <w:name w:val="网格型c3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36">
    <w:name w:val="Table Normal4311"/>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2737">
    <w:name w:val="网格型176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38">
    <w:name w:val="网格型c1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39">
    <w:name w:val="网格型114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40">
    <w:name w:val="网格型52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41">
    <w:name w:val="网格型93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42">
    <w:name w:val="Table Normal1411"/>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2743">
    <w:name w:val="网格型111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44">
    <w:name w:val="网格型c6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45">
    <w:name w:val="网格型137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46">
    <w:name w:val="网格型84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47">
    <w:name w:val="网格型1610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48">
    <w:name w:val="网格型64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49">
    <w:name w:val="网格型187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50">
    <w:name w:val="网格型175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51">
    <w:name w:val="网格型1810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52">
    <w:name w:val="网格型164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53">
    <w:name w:val="网格型173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54">
    <w:name w:val="Table Normal3311"/>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2755">
    <w:name w:val="网格型4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56">
    <w:name w:val="网格型1410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57">
    <w:name w:val="网格型152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58">
    <w:name w:val="网格型38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59">
    <w:name w:val="网格型14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60">
    <w:name w:val="网格型44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61">
    <w:name w:val="网格型172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62">
    <w:name w:val="网格型6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63">
    <w:name w:val="网格型23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64">
    <w:name w:val="网格型77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65">
    <w:name w:val="网格型181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66">
    <w:name w:val="Table Normal211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767">
    <w:name w:val="网格型97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68">
    <w:name w:val="网格型24211"/>
    <w:basedOn w:val="41"/>
    <w:unhideWhenUsed/>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69">
    <w:name w:val="Table Normal811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770">
    <w:name w:val="网格型172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71">
    <w:name w:val="网格型13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72">
    <w:name w:val="网格型30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73">
    <w:name w:val="网格型162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74">
    <w:name w:val="网格型124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75">
    <w:name w:val="网格型33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76">
    <w:name w:val="Table Normal411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777">
    <w:name w:val="网格型25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78">
    <w:name w:val="网格型c4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79">
    <w:name w:val="网格型119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80">
    <w:name w:val="网格型154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81">
    <w:name w:val="网格型184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82">
    <w:name w:val="网格型103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83">
    <w:name w:val="网格型189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84">
    <w:name w:val="网格型128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85">
    <w:name w:val="网格型134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86">
    <w:name w:val="网格型119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87">
    <w:name w:val="网格型75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88">
    <w:name w:val="Table Normal711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789">
    <w:name w:val="网格型18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90">
    <w:name w:val="网格型133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91">
    <w:name w:val="网格型96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92">
    <w:name w:val="网格型87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93">
    <w:name w:val="网格型85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94">
    <w:name w:val="网格型188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95">
    <w:name w:val="网格型102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96">
    <w:name w:val="网格型183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97">
    <w:name w:val="网格型23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98">
    <w:name w:val="网格型42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799">
    <w:name w:val="网格型163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00">
    <w:name w:val="网格型34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01">
    <w:name w:val="网格型241111"/>
    <w:basedOn w:val="41"/>
    <w:unhideWhenUsed/>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02">
    <w:name w:val="网格型145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03">
    <w:name w:val="网格型108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04">
    <w:name w:val="网格型131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05">
    <w:name w:val="网格型123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06">
    <w:name w:val="网格型121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07">
    <w:name w:val="网格型117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08">
    <w:name w:val="网格型53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09">
    <w:name w:val="网格型22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10">
    <w:name w:val="网格型132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11">
    <w:name w:val="网格型63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12">
    <w:name w:val="网格型26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13">
    <w:name w:val="网格型156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14">
    <w:name w:val="网格型149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15">
    <w:name w:val="网格型93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16">
    <w:name w:val="Table Normal521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817">
    <w:name w:val="网格型111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18">
    <w:name w:val="网格型179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19">
    <w:name w:val="网格型110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20">
    <w:name w:val="网格型159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21">
    <w:name w:val="Table Normal101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822">
    <w:name w:val="网格型61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23">
    <w:name w:val="网格型166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24">
    <w:name w:val="网格型154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25">
    <w:name w:val="网格型158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26">
    <w:name w:val="网格型174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27">
    <w:name w:val="网格型28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28">
    <w:name w:val="网格型101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29">
    <w:name w:val="网格型143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30">
    <w:name w:val="网格型c2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31">
    <w:name w:val="网格型168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32">
    <w:name w:val="网格型115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33">
    <w:name w:val="网格型64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34">
    <w:name w:val="网格型83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35">
    <w:name w:val="Table Normal121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836">
    <w:name w:val="网格型c13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37">
    <w:name w:val="网格型169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38">
    <w:name w:val="网格型c6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39">
    <w:name w:val="网格型122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40">
    <w:name w:val="网格型164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41">
    <w:name w:val="网格型43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42">
    <w:name w:val="网格型142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43">
    <w:name w:val="网格型162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44">
    <w:name w:val="网格型1110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45">
    <w:name w:val="网格型35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46">
    <w:name w:val="网格型91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47">
    <w:name w:val="网格型171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48">
    <w:name w:val="网格型86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49">
    <w:name w:val="网格型c5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50">
    <w:name w:val="网格型72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51">
    <w:name w:val="网格型151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52">
    <w:name w:val="网格型c11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53">
    <w:name w:val="网格型155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54">
    <w:name w:val="网格型107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55">
    <w:name w:val="网格型21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56">
    <w:name w:val="网格型146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57">
    <w:name w:val="网格型125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58">
    <w:name w:val="网格型66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59">
    <w:name w:val="网格型c15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60">
    <w:name w:val="网格型118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61">
    <w:name w:val="网格型c12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62">
    <w:name w:val="网格型44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63">
    <w:name w:val="网格型10411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64">
    <w:name w:val="网格型62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65">
    <w:name w:val="网格型52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66">
    <w:name w:val="网格型212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67">
    <w:name w:val="网格型114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68">
    <w:name w:val="网格型19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69">
    <w:name w:val="网格型31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70">
    <w:name w:val="网格型74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71">
    <w:name w:val="网格型2911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72">
    <w:name w:val="网格型39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73">
    <w:name w:val="网格型106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74">
    <w:name w:val="网格型157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75">
    <w:name w:val="Table Normal222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876">
    <w:name w:val="网格型65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77">
    <w:name w:val="网格型106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78">
    <w:name w:val="Table Normal1511"/>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2879">
    <w:name w:val="网格型146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80">
    <w:name w:val="网格型102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81">
    <w:name w:val="网格型115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82">
    <w:name w:val="网格型145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83">
    <w:name w:val="Table Normal2411"/>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2884">
    <w:name w:val="网格型153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85">
    <w:name w:val="Table Normal312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886">
    <w:name w:val="网格型113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87">
    <w:name w:val="网格型187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88">
    <w:name w:val="网格型147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89">
    <w:name w:val="Table Normal6411"/>
    <w:unhideWhenUsed/>
    <w:qFormat/>
    <w:locked/>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2890">
    <w:name w:val="网格型173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91">
    <w:name w:val="网格型182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92">
    <w:name w:val="Table Normal512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893">
    <w:name w:val="网格型c14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94">
    <w:name w:val="网格型132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95">
    <w:name w:val="Table Normal8411"/>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2896">
    <w:name w:val="网格型45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97">
    <w:name w:val="网格型34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98">
    <w:name w:val="网格型71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899">
    <w:name w:val="网格型54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00">
    <w:name w:val="网格型58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01">
    <w:name w:val="网格型165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02">
    <w:name w:val="网格型215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03">
    <w:name w:val="网格型183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04">
    <w:name w:val="网格型116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05">
    <w:name w:val="Table Normal112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906">
    <w:name w:val="网格型72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07">
    <w:name w:val="Table Normal7411"/>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2908">
    <w:name w:val="网格型55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09">
    <w:name w:val="Table Normal612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910">
    <w:name w:val="网格型c18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11">
    <w:name w:val="网格型148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12">
    <w:name w:val="Table Normal92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913">
    <w:name w:val="网格型75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14">
    <w:name w:val="网格型48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15">
    <w:name w:val="网格型185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16">
    <w:name w:val="网格型107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17">
    <w:name w:val="网格型135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18">
    <w:name w:val="网格型22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19">
    <w:name w:val="网格型62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20">
    <w:name w:val="网格型165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21">
    <w:name w:val="网格型92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22">
    <w:name w:val="网格型c4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23">
    <w:name w:val="网格型166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24">
    <w:name w:val="网格型32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25">
    <w:name w:val="网格型163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26">
    <w:name w:val="网格型117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27">
    <w:name w:val="网格型152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28">
    <w:name w:val="网格型147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29">
    <w:name w:val="网格型143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30">
    <w:name w:val="网格型177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31">
    <w:name w:val="网格型157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32">
    <w:name w:val="网格型73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33">
    <w:name w:val="网格型185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34">
    <w:name w:val="网格型51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35">
    <w:name w:val="网格型158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36">
    <w:name w:val="网格型167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37">
    <w:name w:val="网格型82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38">
    <w:name w:val="网格型26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39">
    <w:name w:val="网格型108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40">
    <w:name w:val="网格型153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41">
    <w:name w:val="网格型91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42">
    <w:name w:val="网格型95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43">
    <w:name w:val="网格型161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44">
    <w:name w:val="网格型161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45">
    <w:name w:val="网格型186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46">
    <w:name w:val="网格型177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47">
    <w:name w:val="网格型81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48">
    <w:name w:val="网格型36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49">
    <w:name w:val="网格型71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50">
    <w:name w:val="网格型54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51">
    <w:name w:val="网格型41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52">
    <w:name w:val="网格型65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53">
    <w:name w:val="Table Normal722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954">
    <w:name w:val="网格型175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55">
    <w:name w:val="Table Normal822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956">
    <w:name w:val="Table Normal422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957">
    <w:name w:val="网格型51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58">
    <w:name w:val="网格型c16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59">
    <w:name w:val="Table Normal622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960">
    <w:name w:val="网格型135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61">
    <w:name w:val="Table Normal322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2962">
    <w:name w:val="网格型210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63">
    <w:name w:val="网格型178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64">
    <w:name w:val="网格型184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65">
    <w:name w:val="网格型126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66">
    <w:name w:val="网格型124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67">
    <w:name w:val="网格型c14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68">
    <w:name w:val="网格型167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69">
    <w:name w:val="网格型112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70">
    <w:name w:val="网格型45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71">
    <w:name w:val="网格型25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72">
    <w:name w:val="网格型27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73">
    <w:name w:val="网格型182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74">
    <w:name w:val="网格型148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75">
    <w:name w:val="网格型144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76">
    <w:name w:val="网格型105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77">
    <w:name w:val="网格型116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78">
    <w:name w:val="网格型109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79">
    <w:name w:val="网格型56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80">
    <w:name w:val="网格型95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81">
    <w:name w:val="网格型20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82">
    <w:name w:val="网格型85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83">
    <w:name w:val="网格型82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84">
    <w:name w:val="网格型c3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85">
    <w:name w:val="网格型94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86">
    <w:name w:val="网格型133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87">
    <w:name w:val="网格型120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88">
    <w:name w:val="网格型141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89">
    <w:name w:val="网格型176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90">
    <w:name w:val="网格型32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91">
    <w:name w:val="网格型73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92">
    <w:name w:val="网格型136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93">
    <w:name w:val="网格型46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94">
    <w:name w:val="网格型84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95">
    <w:name w:val="网格型103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96">
    <w:name w:val="网格型113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97">
    <w:name w:val="网格型76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98">
    <w:name w:val="网格型134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2999">
    <w:name w:val="网格型55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00">
    <w:name w:val="网格型92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01">
    <w:name w:val="网格型33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02">
    <w:name w:val="网格型188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03">
    <w:name w:val="网格型68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04">
    <w:name w:val="网格型216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05">
    <w:name w:val="网格型29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06">
    <w:name w:val="网格型c5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07">
    <w:name w:val="网格型210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08">
    <w:name w:val="网格型94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09">
    <w:name w:val="网格型174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10">
    <w:name w:val="Table Normal5411"/>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3011">
    <w:name w:val="网格型53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12">
    <w:name w:val="网格型144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13">
    <w:name w:val="网格型142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14">
    <w:name w:val="网格型31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15">
    <w:name w:val="网格型171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16">
    <w:name w:val="网格型35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17">
    <w:name w:val="网格型c2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18">
    <w:name w:val="网格型101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19">
    <w:name w:val="网格型122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20">
    <w:name w:val="网格型1714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21">
    <w:name w:val="网格型c12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22">
    <w:name w:val="网格型74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23">
    <w:name w:val="网格型155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24">
    <w:name w:val="网格型43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25">
    <w:name w:val="网格型112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26">
    <w:name w:val="网格型27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27">
    <w:name w:val="网格型151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28">
    <w:name w:val="网格型125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29">
    <w:name w:val="网格型123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30">
    <w:name w:val="网格型110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31">
    <w:name w:val="网格型28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32">
    <w:name w:val="网格型c13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33">
    <w:name w:val="网格型20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34">
    <w:name w:val="网格型81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35">
    <w:name w:val="网格型1514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36">
    <w:name w:val="网格型168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37">
    <w:name w:val="网格型1114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38">
    <w:name w:val="网格型178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39">
    <w:name w:val="网格型121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40">
    <w:name w:val="网格型118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41">
    <w:name w:val="网格型186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42">
    <w:name w:val="网格型104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43">
    <w:name w:val="网格型19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44">
    <w:name w:val="网格型1014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45">
    <w:name w:val="网格型83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46">
    <w:name w:val="网格型63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47">
    <w:name w:val="网格型42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48">
    <w:name w:val="网格型129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49">
    <w:name w:val="网格型c15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50">
    <w:name w:val="网格型156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51">
    <w:name w:val="网格型105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52">
    <w:name w:val="网格型c3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53">
    <w:name w:val="Table Normal4411"/>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3054">
    <w:name w:val="网格型176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55">
    <w:name w:val="网格型c11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56">
    <w:name w:val="网格型114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57">
    <w:name w:val="网格型52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58">
    <w:name w:val="网格型93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59">
    <w:name w:val="Table Normal1611"/>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3060">
    <w:name w:val="网格型1115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61">
    <w:name w:val="网格型c6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62">
    <w:name w:val="网格型138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63">
    <w:name w:val="网格型84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64">
    <w:name w:val="网格型1614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65">
    <w:name w:val="网格型64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66">
    <w:name w:val="网格型187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67">
    <w:name w:val="网格型175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68">
    <w:name w:val="网格型181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69">
    <w:name w:val="网格型164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70">
    <w:name w:val="网格型173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71">
    <w:name w:val="Table Normal3411"/>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3072">
    <w:name w:val="网格型41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73">
    <w:name w:val="网格型141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74">
    <w:name w:val="网格型152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75">
    <w:name w:val="网格型310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76">
    <w:name w:val="网格型1414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77">
    <w:name w:val="网格型44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78">
    <w:name w:val="网格型172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79">
    <w:name w:val="网格型61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80">
    <w:name w:val="网格型23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81">
    <w:name w:val="网格型78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82">
    <w:name w:val="网格型181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83">
    <w:name w:val="Table Normal212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3084">
    <w:name w:val="网格型98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85">
    <w:name w:val="网格型24311"/>
    <w:basedOn w:val="41"/>
    <w:unhideWhenUsed/>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86">
    <w:name w:val="Table Normal812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3087">
    <w:name w:val="网格型172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88">
    <w:name w:val="网格型131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89">
    <w:name w:val="网格型30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90">
    <w:name w:val="网格型162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91">
    <w:name w:val="网格型124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92">
    <w:name w:val="网格型33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93">
    <w:name w:val="Table Normal412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3094">
    <w:name w:val="网格型25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95">
    <w:name w:val="网格型c4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96">
    <w:name w:val="网格型119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97">
    <w:name w:val="网格型154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98">
    <w:name w:val="网格型184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099">
    <w:name w:val="网格型103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00">
    <w:name w:val="网格型189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01">
    <w:name w:val="网格型1210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02">
    <w:name w:val="网格型134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03">
    <w:name w:val="网格型119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04">
    <w:name w:val="网格型75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05">
    <w:name w:val="Table Normal712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3106">
    <w:name w:val="网格型1814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07">
    <w:name w:val="网格型133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08">
    <w:name w:val="网格型96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09">
    <w:name w:val="网格型88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10">
    <w:name w:val="网格型853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11">
    <w:name w:val="网格型1883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12">
    <w:name w:val="网格型102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13">
    <w:name w:val="网格型183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14">
    <w:name w:val="网格型23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15">
    <w:name w:val="网格型42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16">
    <w:name w:val="网格型163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17">
    <w:name w:val="网格型34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18">
    <w:name w:val="网格型241211"/>
    <w:basedOn w:val="41"/>
    <w:unhideWhenUsed/>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19">
    <w:name w:val="网格型145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20">
    <w:name w:val="网格型108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21">
    <w:name w:val="网格型131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22">
    <w:name w:val="网格型123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23">
    <w:name w:val="网格型121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24">
    <w:name w:val="网格型117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25">
    <w:name w:val="网格型53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26">
    <w:name w:val="网格型22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27">
    <w:name w:val="网格型132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28">
    <w:name w:val="网格型63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29">
    <w:name w:val="网格型26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30">
    <w:name w:val="网格型156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31">
    <w:name w:val="网格型149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32">
    <w:name w:val="网格型93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33">
    <w:name w:val="Table Normal522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3134">
    <w:name w:val="网格型111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35">
    <w:name w:val="网格型179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36">
    <w:name w:val="网格型110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37">
    <w:name w:val="网格型159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38">
    <w:name w:val="Table Normal102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3139">
    <w:name w:val="网格型61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40">
    <w:name w:val="网格型166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41">
    <w:name w:val="网格型154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42">
    <w:name w:val="网格型158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43">
    <w:name w:val="网格型174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44">
    <w:name w:val="网格型28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45">
    <w:name w:val="网格型101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46">
    <w:name w:val="网格型143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47">
    <w:name w:val="网格型c2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48">
    <w:name w:val="网格型168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49">
    <w:name w:val="网格型115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50">
    <w:name w:val="网格型64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51">
    <w:name w:val="网格型83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52">
    <w:name w:val="Table Normal12211"/>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3153">
    <w:name w:val="网格型c13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54">
    <w:name w:val="网格型169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55">
    <w:name w:val="网格型c6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56">
    <w:name w:val="网格型122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57">
    <w:name w:val="网格型164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58">
    <w:name w:val="网格型43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59">
    <w:name w:val="网格型142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60">
    <w:name w:val="网格型162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61">
    <w:name w:val="网格型1110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62">
    <w:name w:val="网格型35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63">
    <w:name w:val="网格型91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64">
    <w:name w:val="网格型171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65">
    <w:name w:val="网格型86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66">
    <w:name w:val="网格型c5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67">
    <w:name w:val="网格型72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68">
    <w:name w:val="网格型151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69">
    <w:name w:val="网格型c11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70">
    <w:name w:val="网格型155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71">
    <w:name w:val="网格型107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72">
    <w:name w:val="网格型21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73">
    <w:name w:val="网格型146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74">
    <w:name w:val="网格型125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75">
    <w:name w:val="网格型66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76">
    <w:name w:val="网格型c15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77">
    <w:name w:val="网格型118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78">
    <w:name w:val="网格型c12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79">
    <w:name w:val="网格型44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80">
    <w:name w:val="网格型1041211"/>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81">
    <w:name w:val="网格型62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82">
    <w:name w:val="网格型52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83">
    <w:name w:val="网格型212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84">
    <w:name w:val="网格型114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85">
    <w:name w:val="网格型19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86">
    <w:name w:val="网格型31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87">
    <w:name w:val="网格型74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88">
    <w:name w:val="网格型291211"/>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customStyle="1" w:styleId="3189">
    <w:name w:val="修订4"/>
    <w:hidden/>
    <w:semiHidden/>
    <w:qFormat/>
    <w:uiPriority w:val="99"/>
    <w:rPr>
      <w:rFonts w:ascii="Times New Roman" w:hAnsi="Times New Roman" w:eastAsia="宋体" w:cs="Times New Roman"/>
      <w:kern w:val="2"/>
      <w:sz w:val="21"/>
      <w:szCs w:val="22"/>
      <w:lang w:val="en-US" w:eastAsia="zh-CN" w:bidi="ar-SA"/>
    </w:rPr>
  </w:style>
  <w:style w:type="table" w:customStyle="1" w:styleId="3190">
    <w:name w:val="网格型106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91">
    <w:name w:val="网格型157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92">
    <w:name w:val="网格型65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93">
    <w:name w:val="网格型106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94">
    <w:name w:val="网格型146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95">
    <w:name w:val="网格型102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96">
    <w:name w:val="网格型115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97">
    <w:name w:val="网格型145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98">
    <w:name w:val="网格型153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199">
    <w:name w:val="网格型113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00">
    <w:name w:val="网格型187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01">
    <w:name w:val="网格型147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02">
    <w:name w:val="网格型173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03">
    <w:name w:val="网格型182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04">
    <w:name w:val="网格型c14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05">
    <w:name w:val="网格型132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06">
    <w:name w:val="网格型45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07">
    <w:name w:val="网格型34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08">
    <w:name w:val="网格型71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09">
    <w:name w:val="网格型54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10">
    <w:name w:val="网格型510"/>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11">
    <w:name w:val="网格型165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12">
    <w:name w:val="网格型219"/>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13">
    <w:name w:val="网格型183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14">
    <w:name w:val="网格型116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15">
    <w:name w:val="网格型72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16">
    <w:name w:val="网格型55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17">
    <w:name w:val="网格型c110"/>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18">
    <w:name w:val="网格型148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19">
    <w:name w:val="网格型75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20">
    <w:name w:val="网格型410"/>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21">
    <w:name w:val="网格型185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22">
    <w:name w:val="网格型107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23">
    <w:name w:val="网格型135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24">
    <w:name w:val="网格型22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25">
    <w:name w:val="网格型62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26">
    <w:name w:val="网格型165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27">
    <w:name w:val="网格型92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28">
    <w:name w:val="网格型c4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29">
    <w:name w:val="网格型166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30">
    <w:name w:val="网格型32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31">
    <w:name w:val="网格型163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32">
    <w:name w:val="网格型117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33">
    <w:name w:val="网格型152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34">
    <w:name w:val="网格型147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35">
    <w:name w:val="网格型143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36">
    <w:name w:val="网格型177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37">
    <w:name w:val="网格型157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38">
    <w:name w:val="网格型73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39">
    <w:name w:val="网格型185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40">
    <w:name w:val="网格型51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41">
    <w:name w:val="网格型158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42">
    <w:name w:val="网格型167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43">
    <w:name w:val="网格型82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44">
    <w:name w:val="网格型26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45">
    <w:name w:val="网格型108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46">
    <w:name w:val="网格型153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47">
    <w:name w:val="网格型91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48">
    <w:name w:val="网格型95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49">
    <w:name w:val="网格型1617"/>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50">
    <w:name w:val="网格型161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51">
    <w:name w:val="网格型186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52">
    <w:name w:val="网格型177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53">
    <w:name w:val="网格型81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54">
    <w:name w:val="网格型36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55">
    <w:name w:val="网格型71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56">
    <w:name w:val="网格型54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57">
    <w:name w:val="网格型41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58">
    <w:name w:val="网格型65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59">
    <w:name w:val="网格型175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60">
    <w:name w:val="网格型51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61">
    <w:name w:val="网格型c16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62">
    <w:name w:val="网格型135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63">
    <w:name w:val="网格型210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64">
    <w:name w:val="网格型178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65">
    <w:name w:val="网格型184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66">
    <w:name w:val="网格型126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67">
    <w:name w:val="网格型124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68">
    <w:name w:val="网格型c14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69">
    <w:name w:val="网格型167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70">
    <w:name w:val="网格型112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71">
    <w:name w:val="网格型45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72">
    <w:name w:val="网格型25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73">
    <w:name w:val="网格型27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74">
    <w:name w:val="网格型182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75">
    <w:name w:val="网格型148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76">
    <w:name w:val="网格型144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77">
    <w:name w:val="网格型105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78">
    <w:name w:val="网格型116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79">
    <w:name w:val="网格型109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80">
    <w:name w:val="网格型56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81">
    <w:name w:val="网格型95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82">
    <w:name w:val="网格型20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83">
    <w:name w:val="网格型85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84">
    <w:name w:val="网格型82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85">
    <w:name w:val="网格型c3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86">
    <w:name w:val="网格型94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87">
    <w:name w:val="网格型133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88">
    <w:name w:val="网格型120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89">
    <w:name w:val="网格型141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90">
    <w:name w:val="网格型176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91">
    <w:name w:val="网格型32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92">
    <w:name w:val="网格型73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93">
    <w:name w:val="网格型136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94">
    <w:name w:val="网格型46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95">
    <w:name w:val="网格型84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96">
    <w:name w:val="网格型103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97">
    <w:name w:val="网格型113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98">
    <w:name w:val="网格型76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299">
    <w:name w:val="网格型134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00">
    <w:name w:val="网格型55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01">
    <w:name w:val="网格型92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02">
    <w:name w:val="网格型33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03">
    <w:name w:val="网格型188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04">
    <w:name w:val="网格型610"/>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05">
    <w:name w:val="网格型2110"/>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06">
    <w:name w:val="网格型29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07">
    <w:name w:val="网格型c5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08">
    <w:name w:val="网格型210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09">
    <w:name w:val="网格型94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10">
    <w:name w:val="网格型174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11">
    <w:name w:val="网格型53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12">
    <w:name w:val="网格型144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13">
    <w:name w:val="网格型142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14">
    <w:name w:val="网格型316"/>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15">
    <w:name w:val="网格型1717"/>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16">
    <w:name w:val="网格型35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17">
    <w:name w:val="网格型c2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18">
    <w:name w:val="网格型1017"/>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19">
    <w:name w:val="网格型122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20">
    <w:name w:val="网格型1718"/>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21">
    <w:name w:val="网格型c12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22">
    <w:name w:val="网格型74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23">
    <w:name w:val="网格型155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24">
    <w:name w:val="网格型43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25">
    <w:name w:val="网格型112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26">
    <w:name w:val="网格型27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27">
    <w:name w:val="网格型1517"/>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28">
    <w:name w:val="网格型125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29">
    <w:name w:val="网格型123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30">
    <w:name w:val="网格型110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31">
    <w:name w:val="网格型28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32">
    <w:name w:val="网格型c13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33">
    <w:name w:val="网格型20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34">
    <w:name w:val="网格型81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35">
    <w:name w:val="网格型1518"/>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36">
    <w:name w:val="网格型168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37">
    <w:name w:val="网格型1118"/>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38">
    <w:name w:val="网格型178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39">
    <w:name w:val="网格型1216"/>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40">
    <w:name w:val="网格型118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41">
    <w:name w:val="网格型186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42">
    <w:name w:val="网格型104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43">
    <w:name w:val="网格型19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44">
    <w:name w:val="网格型1018"/>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45">
    <w:name w:val="网格型83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46">
    <w:name w:val="网格型63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47">
    <w:name w:val="网格型42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48">
    <w:name w:val="网格型140"/>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49">
    <w:name w:val="网格型c15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50">
    <w:name w:val="网格型156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51">
    <w:name w:val="网格型105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52">
    <w:name w:val="网格型c3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53">
    <w:name w:val="网格型176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54">
    <w:name w:val="网格型c11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55">
    <w:name w:val="网格型114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56">
    <w:name w:val="网格型52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57">
    <w:name w:val="网格型93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58">
    <w:name w:val="网格型1119"/>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59">
    <w:name w:val="网格型c6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60">
    <w:name w:val="网格型1310"/>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61">
    <w:name w:val="网格型84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62">
    <w:name w:val="网格型1618"/>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63">
    <w:name w:val="网格型64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64">
    <w:name w:val="网格型187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65">
    <w:name w:val="网格型175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66">
    <w:name w:val="网格型1817"/>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67">
    <w:name w:val="网格型164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68">
    <w:name w:val="网格型173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69">
    <w:name w:val="网格型41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70">
    <w:name w:val="网格型1417"/>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71">
    <w:name w:val="网格型152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72">
    <w:name w:val="网格型317"/>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73">
    <w:name w:val="网格型1418"/>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74">
    <w:name w:val="网格型44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75">
    <w:name w:val="网格型172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76">
    <w:name w:val="网格型61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77">
    <w:name w:val="网格型23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78">
    <w:name w:val="网格型710"/>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79">
    <w:name w:val="网格型181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80">
    <w:name w:val="网格型910"/>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81">
    <w:name w:val="网格型245"/>
    <w:basedOn w:val="41"/>
    <w:unhideWhenUsed/>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82">
    <w:name w:val="网格型172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83">
    <w:name w:val="网格型131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84">
    <w:name w:val="网格型30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85">
    <w:name w:val="网格型162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86">
    <w:name w:val="网格型124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87">
    <w:name w:val="网格型33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88">
    <w:name w:val="网格型25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89">
    <w:name w:val="网格型c4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90">
    <w:name w:val="网格型119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91">
    <w:name w:val="网格型154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92">
    <w:name w:val="网格型184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93">
    <w:name w:val="网格型103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94">
    <w:name w:val="网格型189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95">
    <w:name w:val="网格型1217"/>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96">
    <w:name w:val="网格型134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97">
    <w:name w:val="网格型119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98">
    <w:name w:val="网格型75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399">
    <w:name w:val="网格型1818"/>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00">
    <w:name w:val="网格型133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01">
    <w:name w:val="网格型96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02">
    <w:name w:val="网格型810"/>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03">
    <w:name w:val="网格型855"/>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04">
    <w:name w:val="网格型188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05">
    <w:name w:val="网格型102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06">
    <w:name w:val="网格型183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07">
    <w:name w:val="网格型23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08">
    <w:name w:val="网格型42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09">
    <w:name w:val="网格型163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10">
    <w:name w:val="网格型34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11">
    <w:name w:val="网格型2414"/>
    <w:basedOn w:val="41"/>
    <w:unhideWhenUsed/>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12">
    <w:name w:val="网格型145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13">
    <w:name w:val="网格型108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14">
    <w:name w:val="网格型131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15">
    <w:name w:val="网格型123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16">
    <w:name w:val="网格型121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17">
    <w:name w:val="网格型117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18">
    <w:name w:val="网格型53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19">
    <w:name w:val="网格型22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20">
    <w:name w:val="网格型132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21">
    <w:name w:val="网格型63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22">
    <w:name w:val="网格型26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23">
    <w:name w:val="网格型156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24">
    <w:name w:val="网格型149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25">
    <w:name w:val="网格型93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26">
    <w:name w:val="网格型111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27">
    <w:name w:val="网格型179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28">
    <w:name w:val="网格型110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29">
    <w:name w:val="网格型159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30">
    <w:name w:val="网格型61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31">
    <w:name w:val="网格型166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32">
    <w:name w:val="网格型154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33">
    <w:name w:val="网格型158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34">
    <w:name w:val="网格型174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35">
    <w:name w:val="网格型28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36">
    <w:name w:val="网格型101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37">
    <w:name w:val="网格型143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38">
    <w:name w:val="网格型c2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39">
    <w:name w:val="网格型168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40">
    <w:name w:val="网格型115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41">
    <w:name w:val="网格型64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42">
    <w:name w:val="网格型83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43">
    <w:name w:val="网格型c13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44">
    <w:name w:val="网格型169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45">
    <w:name w:val="网格型c6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46">
    <w:name w:val="网格型122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47">
    <w:name w:val="网格型164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48">
    <w:name w:val="网格型43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49">
    <w:name w:val="网格型142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50">
    <w:name w:val="网格型162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51">
    <w:name w:val="网格型1110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52">
    <w:name w:val="网格型35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53">
    <w:name w:val="网格型91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54">
    <w:name w:val="网格型171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55">
    <w:name w:val="网格型86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56">
    <w:name w:val="网格型c5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57">
    <w:name w:val="网格型72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58">
    <w:name w:val="网格型151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59">
    <w:name w:val="网格型c11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60">
    <w:name w:val="网格型155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61">
    <w:name w:val="网格型107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62">
    <w:name w:val="网格型21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63">
    <w:name w:val="网格型146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64">
    <w:name w:val="网格型125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65">
    <w:name w:val="网格型66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66">
    <w:name w:val="网格型c15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67">
    <w:name w:val="网格型118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68">
    <w:name w:val="网格型c12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69">
    <w:name w:val="网格型44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70">
    <w:name w:val="网格型10414"/>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71">
    <w:name w:val="网格型62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72">
    <w:name w:val="网格型52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73">
    <w:name w:val="网格型212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74">
    <w:name w:val="网格型114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75">
    <w:name w:val="网格型19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76">
    <w:name w:val="网格型31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77">
    <w:name w:val="网格型74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78">
    <w:name w:val="网格型2914"/>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79">
    <w:name w:val="网格型37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80">
    <w:name w:val="网格型106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81">
    <w:name w:val="网格型157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82">
    <w:name w:val="网格型65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83">
    <w:name w:val="网格型106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84">
    <w:name w:val="网格型146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85">
    <w:name w:val="网格型102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86">
    <w:name w:val="网格型115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87">
    <w:name w:val="网格型145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88">
    <w:name w:val="网格型153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89">
    <w:name w:val="网格型113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90">
    <w:name w:val="网格型187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91">
    <w:name w:val="网格型147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92">
    <w:name w:val="网格型173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93">
    <w:name w:val="网格型182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94">
    <w:name w:val="网格型c14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95">
    <w:name w:val="网格型132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96">
    <w:name w:val="网格型45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97">
    <w:name w:val="网格型34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98">
    <w:name w:val="网格型7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499">
    <w:name w:val="网格型54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00">
    <w:name w:val="网格型57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01">
    <w:name w:val="网格型165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02">
    <w:name w:val="网格型21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03">
    <w:name w:val="网格型183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04">
    <w:name w:val="网格型116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05">
    <w:name w:val="网格型72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06">
    <w:name w:val="网格型55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07">
    <w:name w:val="网格型c17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08">
    <w:name w:val="网格型148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09">
    <w:name w:val="网格型75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10">
    <w:name w:val="网格型47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11">
    <w:name w:val="网格型185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12">
    <w:name w:val="网格型107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13">
    <w:name w:val="网格型135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14">
    <w:name w:val="网格型22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15">
    <w:name w:val="网格型62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16">
    <w:name w:val="网格型165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17">
    <w:name w:val="网格型92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18">
    <w:name w:val="网格型c4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19">
    <w:name w:val="网格型166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20">
    <w:name w:val="网格型32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21">
    <w:name w:val="网格型163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22">
    <w:name w:val="网格型117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23">
    <w:name w:val="网格型152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24">
    <w:name w:val="网格型147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25">
    <w:name w:val="网格型143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26">
    <w:name w:val="网格型177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27">
    <w:name w:val="网格型157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28">
    <w:name w:val="网格型73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29">
    <w:name w:val="网格型185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30">
    <w:name w:val="网格型5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31">
    <w:name w:val="网格型158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32">
    <w:name w:val="网格型167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33">
    <w:name w:val="网格型82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34">
    <w:name w:val="网格型26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35">
    <w:name w:val="网格型108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36">
    <w:name w:val="网格型153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37">
    <w:name w:val="网格型9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38">
    <w:name w:val="网格型95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39">
    <w:name w:val="网格型16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40">
    <w:name w:val="网格型161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41">
    <w:name w:val="网格型186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42">
    <w:name w:val="网格型177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43">
    <w:name w:val="网格型81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44">
    <w:name w:val="网格型36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45">
    <w:name w:val="网格型71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46">
    <w:name w:val="网格型54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47">
    <w:name w:val="网格型41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48">
    <w:name w:val="网格型65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49">
    <w:name w:val="网格型175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50">
    <w:name w:val="网格型51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51">
    <w:name w:val="网格型c16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52">
    <w:name w:val="网格型135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53">
    <w:name w:val="网格型210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54">
    <w:name w:val="网格型178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55">
    <w:name w:val="网格型184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56">
    <w:name w:val="网格型126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57">
    <w:name w:val="网格型124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58">
    <w:name w:val="网格型c14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59">
    <w:name w:val="网格型167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60">
    <w:name w:val="网格型112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61">
    <w:name w:val="网格型45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62">
    <w:name w:val="网格型25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63">
    <w:name w:val="网格型27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64">
    <w:name w:val="网格型182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65">
    <w:name w:val="网格型148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66">
    <w:name w:val="网格型144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67">
    <w:name w:val="网格型105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68">
    <w:name w:val="网格型116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69">
    <w:name w:val="网格型109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70">
    <w:name w:val="网格型56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71">
    <w:name w:val="网格型95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72">
    <w:name w:val="网格型20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73">
    <w:name w:val="网格型85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74">
    <w:name w:val="网格型82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75">
    <w:name w:val="网格型c3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76">
    <w:name w:val="网格型94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77">
    <w:name w:val="网格型133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78">
    <w:name w:val="网格型120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79">
    <w:name w:val="网格型141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80">
    <w:name w:val="网格型176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81">
    <w:name w:val="网格型32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82">
    <w:name w:val="网格型73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83">
    <w:name w:val="网格型136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84">
    <w:name w:val="网格型46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85">
    <w:name w:val="网格型84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86">
    <w:name w:val="网格型103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87">
    <w:name w:val="网格型113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88">
    <w:name w:val="网格型76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89">
    <w:name w:val="网格型134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90">
    <w:name w:val="网格型55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91">
    <w:name w:val="网格型92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92">
    <w:name w:val="网格型33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93">
    <w:name w:val="网格型188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94">
    <w:name w:val="网格型67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95">
    <w:name w:val="网格型214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96">
    <w:name w:val="网格型29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97">
    <w:name w:val="网格型c5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98">
    <w:name w:val="网格型210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599">
    <w:name w:val="网格型94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00">
    <w:name w:val="网格型174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01">
    <w:name w:val="网格型53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02">
    <w:name w:val="网格型144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03">
    <w:name w:val="网格型142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04">
    <w:name w:val="网格型3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05">
    <w:name w:val="网格型1710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06">
    <w:name w:val="网格型35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07">
    <w:name w:val="网格型c2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08">
    <w:name w:val="网格型1010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09">
    <w:name w:val="网格型122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10">
    <w:name w:val="网格型17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11">
    <w:name w:val="网格型c12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12">
    <w:name w:val="网格型74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13">
    <w:name w:val="网格型155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14">
    <w:name w:val="网格型43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15">
    <w:name w:val="网格型112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16">
    <w:name w:val="网格型27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17">
    <w:name w:val="网格型15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18">
    <w:name w:val="网格型125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19">
    <w:name w:val="网格型123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20">
    <w:name w:val="网格型110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21">
    <w:name w:val="网格型28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22">
    <w:name w:val="网格型c13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23">
    <w:name w:val="网格型20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24">
    <w:name w:val="网格型8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25">
    <w:name w:val="网格型1510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26">
    <w:name w:val="网格型168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27">
    <w:name w:val="网格型11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28">
    <w:name w:val="网格型178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29">
    <w:name w:val="网格型12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30">
    <w:name w:val="网格型118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31">
    <w:name w:val="网格型186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32">
    <w:name w:val="网格型104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33">
    <w:name w:val="网格型19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34">
    <w:name w:val="网格型10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35">
    <w:name w:val="网格型83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36">
    <w:name w:val="网格型63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37">
    <w:name w:val="网格型42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38">
    <w:name w:val="网格型127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39">
    <w:name w:val="网格型c15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40">
    <w:name w:val="网格型156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41">
    <w:name w:val="网格型105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42">
    <w:name w:val="网格型c3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43">
    <w:name w:val="网格型176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44">
    <w:name w:val="网格型c1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45">
    <w:name w:val="网格型114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46">
    <w:name w:val="网格型52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47">
    <w:name w:val="网格型93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48">
    <w:name w:val="网格型111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49">
    <w:name w:val="网格型c6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50">
    <w:name w:val="网格型137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51">
    <w:name w:val="网格型84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52">
    <w:name w:val="网格型1610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53">
    <w:name w:val="网格型64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54">
    <w:name w:val="网格型187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55">
    <w:name w:val="网格型175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56">
    <w:name w:val="网格型1810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57">
    <w:name w:val="网格型164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58">
    <w:name w:val="网格型173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59">
    <w:name w:val="网格型4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60">
    <w:name w:val="网格型1410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61">
    <w:name w:val="网格型152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62">
    <w:name w:val="网格型38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63">
    <w:name w:val="网格型14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64">
    <w:name w:val="网格型44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65">
    <w:name w:val="网格型172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66">
    <w:name w:val="网格型6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67">
    <w:name w:val="网格型23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68">
    <w:name w:val="网格型77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69">
    <w:name w:val="网格型181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70">
    <w:name w:val="网格型97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71">
    <w:name w:val="网格型2422"/>
    <w:basedOn w:val="41"/>
    <w:unhideWhenUsed/>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72">
    <w:name w:val="网格型172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73">
    <w:name w:val="网格型13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74">
    <w:name w:val="网格型30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75">
    <w:name w:val="网格型162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76">
    <w:name w:val="网格型124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77">
    <w:name w:val="网格型33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78">
    <w:name w:val="网格型25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79">
    <w:name w:val="网格型c4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80">
    <w:name w:val="网格型119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81">
    <w:name w:val="网格型154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82">
    <w:name w:val="网格型184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83">
    <w:name w:val="网格型103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84">
    <w:name w:val="网格型189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85">
    <w:name w:val="网格型128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86">
    <w:name w:val="网格型134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87">
    <w:name w:val="网格型119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88">
    <w:name w:val="网格型75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89">
    <w:name w:val="网格型18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90">
    <w:name w:val="网格型133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91">
    <w:name w:val="网格型96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92">
    <w:name w:val="网格型87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93">
    <w:name w:val="网格型85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94">
    <w:name w:val="网格型188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95">
    <w:name w:val="网格型102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96">
    <w:name w:val="网格型183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97">
    <w:name w:val="网格型23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98">
    <w:name w:val="网格型42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699">
    <w:name w:val="网格型163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00">
    <w:name w:val="网格型34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01">
    <w:name w:val="网格型24112"/>
    <w:basedOn w:val="41"/>
    <w:unhideWhenUsed/>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02">
    <w:name w:val="网格型145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03">
    <w:name w:val="网格型108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04">
    <w:name w:val="网格型131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05">
    <w:name w:val="网格型123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06">
    <w:name w:val="网格型121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07">
    <w:name w:val="网格型117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08">
    <w:name w:val="网格型53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09">
    <w:name w:val="网格型22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10">
    <w:name w:val="网格型132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11">
    <w:name w:val="网格型63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12">
    <w:name w:val="网格型26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13">
    <w:name w:val="网格型156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14">
    <w:name w:val="网格型149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15">
    <w:name w:val="网格型93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16">
    <w:name w:val="网格型111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17">
    <w:name w:val="网格型179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18">
    <w:name w:val="网格型110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19">
    <w:name w:val="网格型159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20">
    <w:name w:val="网格型61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21">
    <w:name w:val="网格型166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22">
    <w:name w:val="网格型154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23">
    <w:name w:val="网格型158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24">
    <w:name w:val="网格型174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25">
    <w:name w:val="网格型28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26">
    <w:name w:val="网格型101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27">
    <w:name w:val="网格型143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28">
    <w:name w:val="网格型c2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29">
    <w:name w:val="网格型168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30">
    <w:name w:val="网格型115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31">
    <w:name w:val="网格型64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32">
    <w:name w:val="网格型83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33">
    <w:name w:val="网格型c13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34">
    <w:name w:val="网格型169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35">
    <w:name w:val="网格型c6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36">
    <w:name w:val="网格型122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37">
    <w:name w:val="网格型164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38">
    <w:name w:val="网格型43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39">
    <w:name w:val="网格型142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40">
    <w:name w:val="网格型162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41">
    <w:name w:val="网格型1110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42">
    <w:name w:val="网格型35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43">
    <w:name w:val="网格型91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44">
    <w:name w:val="网格型171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45">
    <w:name w:val="网格型86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46">
    <w:name w:val="网格型c5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47">
    <w:name w:val="网格型72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48">
    <w:name w:val="网格型151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49">
    <w:name w:val="网格型c11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50">
    <w:name w:val="网格型155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51">
    <w:name w:val="网格型107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52">
    <w:name w:val="网格型21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53">
    <w:name w:val="网格型146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54">
    <w:name w:val="网格型125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55">
    <w:name w:val="网格型66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56">
    <w:name w:val="网格型c15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57">
    <w:name w:val="网格型118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58">
    <w:name w:val="网格型c12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59">
    <w:name w:val="网格型44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60">
    <w:name w:val="网格型10411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61">
    <w:name w:val="网格型62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62">
    <w:name w:val="网格型52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63">
    <w:name w:val="网格型212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64">
    <w:name w:val="网格型114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65">
    <w:name w:val="网格型19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66">
    <w:name w:val="网格型31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67">
    <w:name w:val="网格型74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68">
    <w:name w:val="网格型2911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69">
    <w:name w:val="网格型39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70">
    <w:name w:val="网格型106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71">
    <w:name w:val="网格型157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72">
    <w:name w:val="网格型65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73">
    <w:name w:val="网格型106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74">
    <w:name w:val="网格型146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75">
    <w:name w:val="网格型102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76">
    <w:name w:val="网格型115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77">
    <w:name w:val="网格型145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78">
    <w:name w:val="网格型153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79">
    <w:name w:val="网格型113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80">
    <w:name w:val="网格型187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81">
    <w:name w:val="网格型147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82">
    <w:name w:val="网格型173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83">
    <w:name w:val="网格型182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84">
    <w:name w:val="网格型c14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85">
    <w:name w:val="网格型132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86">
    <w:name w:val="网格型45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87">
    <w:name w:val="网格型34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88">
    <w:name w:val="网格型71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89">
    <w:name w:val="网格型54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90">
    <w:name w:val="网格型58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91">
    <w:name w:val="网格型165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92">
    <w:name w:val="网格型215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93">
    <w:name w:val="网格型183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94">
    <w:name w:val="网格型116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95">
    <w:name w:val="网格型72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96">
    <w:name w:val="网格型55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97">
    <w:name w:val="网格型c18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98">
    <w:name w:val="网格型148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799">
    <w:name w:val="网格型75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00">
    <w:name w:val="网格型48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01">
    <w:name w:val="网格型185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02">
    <w:name w:val="网格型107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03">
    <w:name w:val="网格型135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04">
    <w:name w:val="网格型22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05">
    <w:name w:val="网格型62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06">
    <w:name w:val="网格型165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07">
    <w:name w:val="网格型92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08">
    <w:name w:val="网格型c4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09">
    <w:name w:val="网格型166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10">
    <w:name w:val="网格型32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11">
    <w:name w:val="网格型163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12">
    <w:name w:val="网格型117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13">
    <w:name w:val="网格型152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14">
    <w:name w:val="网格型147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15">
    <w:name w:val="网格型143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16">
    <w:name w:val="网格型177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17">
    <w:name w:val="网格型157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18">
    <w:name w:val="网格型73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19">
    <w:name w:val="网格型185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20">
    <w:name w:val="网格型51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21">
    <w:name w:val="网格型158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22">
    <w:name w:val="网格型167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23">
    <w:name w:val="网格型82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24">
    <w:name w:val="网格型26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25">
    <w:name w:val="网格型108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26">
    <w:name w:val="网格型153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27">
    <w:name w:val="网格型91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28">
    <w:name w:val="网格型95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29">
    <w:name w:val="网格型161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30">
    <w:name w:val="网格型161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31">
    <w:name w:val="网格型186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32">
    <w:name w:val="网格型177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33">
    <w:name w:val="网格型81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34">
    <w:name w:val="网格型36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35">
    <w:name w:val="网格型71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36">
    <w:name w:val="网格型54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37">
    <w:name w:val="网格型41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38">
    <w:name w:val="网格型65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39">
    <w:name w:val="网格型175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40">
    <w:name w:val="网格型51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41">
    <w:name w:val="网格型c16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42">
    <w:name w:val="网格型135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43">
    <w:name w:val="网格型210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44">
    <w:name w:val="网格型178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45">
    <w:name w:val="网格型184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46">
    <w:name w:val="网格型126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47">
    <w:name w:val="网格型124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48">
    <w:name w:val="网格型c14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49">
    <w:name w:val="网格型167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50">
    <w:name w:val="网格型112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51">
    <w:name w:val="网格型45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52">
    <w:name w:val="网格型25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53">
    <w:name w:val="网格型27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54">
    <w:name w:val="网格型182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55">
    <w:name w:val="网格型148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56">
    <w:name w:val="网格型144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57">
    <w:name w:val="网格型105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58">
    <w:name w:val="网格型116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59">
    <w:name w:val="网格型109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60">
    <w:name w:val="网格型56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61">
    <w:name w:val="网格型95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62">
    <w:name w:val="网格型20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63">
    <w:name w:val="网格型85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64">
    <w:name w:val="网格型82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65">
    <w:name w:val="网格型c3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66">
    <w:name w:val="网格型94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67">
    <w:name w:val="网格型133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68">
    <w:name w:val="网格型120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69">
    <w:name w:val="网格型141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70">
    <w:name w:val="网格型176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71">
    <w:name w:val="网格型32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72">
    <w:name w:val="网格型73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73">
    <w:name w:val="网格型136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74">
    <w:name w:val="网格型46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75">
    <w:name w:val="网格型84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76">
    <w:name w:val="网格型103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77">
    <w:name w:val="网格型113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78">
    <w:name w:val="网格型76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79">
    <w:name w:val="网格型134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80">
    <w:name w:val="网格型55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81">
    <w:name w:val="网格型92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82">
    <w:name w:val="网格型33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83">
    <w:name w:val="网格型188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84">
    <w:name w:val="网格型68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85">
    <w:name w:val="网格型216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86">
    <w:name w:val="网格型29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87">
    <w:name w:val="网格型c5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88">
    <w:name w:val="网格型210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89">
    <w:name w:val="网格型94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90">
    <w:name w:val="网格型174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91">
    <w:name w:val="网格型53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92">
    <w:name w:val="网格型144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93">
    <w:name w:val="网格型142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94">
    <w:name w:val="网格型31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95">
    <w:name w:val="网格型171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96">
    <w:name w:val="网格型35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97">
    <w:name w:val="网格型c2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98">
    <w:name w:val="网格型101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899">
    <w:name w:val="网格型122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00">
    <w:name w:val="网格型1714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01">
    <w:name w:val="网格型c12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02">
    <w:name w:val="网格型74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03">
    <w:name w:val="网格型155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04">
    <w:name w:val="网格型43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05">
    <w:name w:val="网格型112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06">
    <w:name w:val="网格型27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07">
    <w:name w:val="网格型151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08">
    <w:name w:val="网格型125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09">
    <w:name w:val="网格型123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10">
    <w:name w:val="网格型110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11">
    <w:name w:val="网格型28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12">
    <w:name w:val="网格型c13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13">
    <w:name w:val="网格型20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14">
    <w:name w:val="网格型81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15">
    <w:name w:val="网格型1514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16">
    <w:name w:val="网格型168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17">
    <w:name w:val="网格型1114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18">
    <w:name w:val="网格型178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19">
    <w:name w:val="网格型121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20">
    <w:name w:val="网格型118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21">
    <w:name w:val="网格型186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22">
    <w:name w:val="网格型104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23">
    <w:name w:val="网格型19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24">
    <w:name w:val="网格型1014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25">
    <w:name w:val="网格型83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26">
    <w:name w:val="网格型63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27">
    <w:name w:val="网格型42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28">
    <w:name w:val="网格型129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29">
    <w:name w:val="网格型c15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30">
    <w:name w:val="网格型156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31">
    <w:name w:val="网格型105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32">
    <w:name w:val="网格型c3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33">
    <w:name w:val="网格型176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34">
    <w:name w:val="网格型c11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35">
    <w:name w:val="网格型114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36">
    <w:name w:val="网格型52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37">
    <w:name w:val="网格型93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38">
    <w:name w:val="网格型1115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39">
    <w:name w:val="网格型c6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40">
    <w:name w:val="网格型138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41">
    <w:name w:val="网格型84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42">
    <w:name w:val="网格型1614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43">
    <w:name w:val="网格型64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44">
    <w:name w:val="网格型187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45">
    <w:name w:val="网格型175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46">
    <w:name w:val="网格型181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47">
    <w:name w:val="网格型164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48">
    <w:name w:val="网格型173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49">
    <w:name w:val="网格型41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50">
    <w:name w:val="网格型141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51">
    <w:name w:val="网格型152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52">
    <w:name w:val="网格型310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53">
    <w:name w:val="网格型1414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54">
    <w:name w:val="网格型44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55">
    <w:name w:val="网格型172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56">
    <w:name w:val="网格型61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57">
    <w:name w:val="网格型23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58">
    <w:name w:val="网格型78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59">
    <w:name w:val="网格型181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60">
    <w:name w:val="网格型98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61">
    <w:name w:val="网格型2432"/>
    <w:basedOn w:val="41"/>
    <w:unhideWhenUsed/>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62">
    <w:name w:val="网格型172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63">
    <w:name w:val="网格型131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64">
    <w:name w:val="网格型30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65">
    <w:name w:val="网格型162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66">
    <w:name w:val="网格型124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67">
    <w:name w:val="网格型33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68">
    <w:name w:val="网格型25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69">
    <w:name w:val="网格型c4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70">
    <w:name w:val="网格型119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71">
    <w:name w:val="网格型154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72">
    <w:name w:val="网格型184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73">
    <w:name w:val="网格型103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74">
    <w:name w:val="网格型189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75">
    <w:name w:val="网格型1210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76">
    <w:name w:val="网格型134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77">
    <w:name w:val="网格型119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78">
    <w:name w:val="网格型75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79">
    <w:name w:val="网格型1814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80">
    <w:name w:val="网格型133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81">
    <w:name w:val="网格型96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82">
    <w:name w:val="网格型88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83">
    <w:name w:val="网格型853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84">
    <w:name w:val="网格型188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85">
    <w:name w:val="网格型102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86">
    <w:name w:val="网格型183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87">
    <w:name w:val="网格型23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88">
    <w:name w:val="网格型42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89">
    <w:name w:val="网格型163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90">
    <w:name w:val="网格型34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91">
    <w:name w:val="网格型24122"/>
    <w:basedOn w:val="41"/>
    <w:unhideWhenUsed/>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92">
    <w:name w:val="网格型145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93">
    <w:name w:val="网格型108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94">
    <w:name w:val="网格型131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95">
    <w:name w:val="网格型123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96">
    <w:name w:val="网格型121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97">
    <w:name w:val="网格型117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98">
    <w:name w:val="网格型53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3999">
    <w:name w:val="网格型22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00">
    <w:name w:val="网格型132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01">
    <w:name w:val="网格型63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02">
    <w:name w:val="网格型26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03">
    <w:name w:val="网格型156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04">
    <w:name w:val="网格型149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05">
    <w:name w:val="网格型93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06">
    <w:name w:val="网格型111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07">
    <w:name w:val="网格型179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08">
    <w:name w:val="网格型110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09">
    <w:name w:val="网格型159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10">
    <w:name w:val="网格型61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11">
    <w:name w:val="网格型166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12">
    <w:name w:val="网格型154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13">
    <w:name w:val="网格型158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14">
    <w:name w:val="网格型174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15">
    <w:name w:val="网格型28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16">
    <w:name w:val="网格型101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17">
    <w:name w:val="网格型143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18">
    <w:name w:val="网格型c2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19">
    <w:name w:val="网格型168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20">
    <w:name w:val="网格型115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21">
    <w:name w:val="网格型64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22">
    <w:name w:val="网格型83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23">
    <w:name w:val="网格型c13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24">
    <w:name w:val="网格型169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25">
    <w:name w:val="网格型c6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26">
    <w:name w:val="网格型122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27">
    <w:name w:val="网格型164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28">
    <w:name w:val="网格型43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29">
    <w:name w:val="网格型142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30">
    <w:name w:val="网格型162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31">
    <w:name w:val="网格型1110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32">
    <w:name w:val="网格型35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33">
    <w:name w:val="网格型91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34">
    <w:name w:val="网格型171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35">
    <w:name w:val="网格型86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36">
    <w:name w:val="网格型c5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37">
    <w:name w:val="网格型72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38">
    <w:name w:val="网格型151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39">
    <w:name w:val="网格型c11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40">
    <w:name w:val="网格型155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41">
    <w:name w:val="网格型107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42">
    <w:name w:val="网格型21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43">
    <w:name w:val="网格型146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44">
    <w:name w:val="网格型125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45">
    <w:name w:val="网格型66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46">
    <w:name w:val="网格型c15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47">
    <w:name w:val="网格型118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48">
    <w:name w:val="网格型c12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49">
    <w:name w:val="网格型44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50">
    <w:name w:val="网格型10412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51">
    <w:name w:val="网格型62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52">
    <w:name w:val="网格型52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53">
    <w:name w:val="网格型212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54">
    <w:name w:val="网格型114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55">
    <w:name w:val="网格型19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56">
    <w:name w:val="网格型31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57">
    <w:name w:val="网格型74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58">
    <w:name w:val="网格型2912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59">
    <w:name w:val="网格型40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60">
    <w:name w:val="网格型1061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61">
    <w:name w:val="网格型1571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62">
    <w:name w:val="Table Normal2232"/>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4063">
    <w:name w:val="网格型654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64">
    <w:name w:val="网格型1064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65">
    <w:name w:val="Table Normal172"/>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4066">
    <w:name w:val="网格型1464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67">
    <w:name w:val="网格型1024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68">
    <w:name w:val="网格型1154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69">
    <w:name w:val="网格型1454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70">
    <w:name w:val="Table Normal252"/>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4071">
    <w:name w:val="网格型1531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72">
    <w:name w:val="Table Normal3132"/>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4073">
    <w:name w:val="网格型1134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74">
    <w:name w:val="网格型1874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75">
    <w:name w:val="网格型14713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76">
    <w:name w:val="Table Normal652"/>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4077">
    <w:name w:val="网格型1734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78">
    <w:name w:val="网格型18242"/>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79">
    <w:name w:val="Table Normal5132"/>
    <w:unhideWhenUsed/>
    <w:qFormat/>
    <w:uiPriority w:val="2"/>
    <w:pPr>
      <w:widowControl w:val="0"/>
      <w:autoSpaceDE w:val="0"/>
      <w:autoSpaceDN w:val="0"/>
    </w:pPr>
    <w:rPr>
      <w:sz w:val="22"/>
      <w:lang w:eastAsia="en-US"/>
    </w:rPr>
    <w:tblPr>
      <w:tblLayout w:type="fixed"/>
      <w:tblCellMar>
        <w:top w:w="0" w:type="dxa"/>
        <w:left w:w="0" w:type="dxa"/>
        <w:bottom w:w="0" w:type="dxa"/>
        <w:right w:w="0" w:type="dxa"/>
      </w:tblCellMar>
    </w:tblPr>
  </w:style>
  <w:style w:type="table" w:customStyle="1" w:styleId="4080">
    <w:name w:val="网格型c144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81">
    <w:name w:val="网格型13242"/>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82">
    <w:name w:val="Table Normal852"/>
    <w:unhideWhenUsed/>
    <w:qFormat/>
    <w:uiPriority w:val="2"/>
    <w:pPr>
      <w:widowControl w:val="0"/>
      <w:autoSpaceDE w:val="0"/>
      <w:autoSpaceDN w:val="0"/>
      <w:spacing w:line="480" w:lineRule="auto"/>
      <w:jc w:val="both"/>
    </w:pPr>
    <w:rPr>
      <w:sz w:val="22"/>
      <w:lang w:eastAsia="en-US"/>
    </w:rPr>
    <w:tblPr>
      <w:tblLayout w:type="fixed"/>
      <w:tblCellMar>
        <w:top w:w="0" w:type="dxa"/>
        <w:left w:w="0" w:type="dxa"/>
        <w:bottom w:w="0" w:type="dxa"/>
        <w:right w:w="0" w:type="dxa"/>
      </w:tblCellMar>
    </w:tblPr>
  </w:style>
  <w:style w:type="table" w:customStyle="1" w:styleId="4083">
    <w:name w:val="网格型1061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84">
    <w:name w:val="网格型15715"/>
    <w:basedOn w:val="41"/>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4085">
    <w:name w:val="网格型656"/>
    <w:basedOn w:val="4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9" Type="http://schemas.microsoft.com/office/2011/relationships/people" Target="people.xml"/><Relationship Id="rId38" Type="http://schemas.openxmlformats.org/officeDocument/2006/relationships/fontTable" Target="fontTable.xml"/><Relationship Id="rId37" Type="http://schemas.openxmlformats.org/officeDocument/2006/relationships/customXml" Target="../customXml/item2.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png"/><Relationship Id="rId33" Type="http://schemas.openxmlformats.org/officeDocument/2006/relationships/image" Target="media/image1.jpeg"/><Relationship Id="rId32" Type="http://schemas.openxmlformats.org/officeDocument/2006/relationships/theme" Target="theme/theme1.xml"/><Relationship Id="rId31" Type="http://schemas.openxmlformats.org/officeDocument/2006/relationships/footer" Target="footer15.xml"/><Relationship Id="rId30" Type="http://schemas.openxmlformats.org/officeDocument/2006/relationships/footer" Target="footer14.xml"/><Relationship Id="rId3" Type="http://schemas.openxmlformats.org/officeDocument/2006/relationships/header" Target="header1.xml"/><Relationship Id="rId29" Type="http://schemas.openxmlformats.org/officeDocument/2006/relationships/header" Target="header14.xml"/><Relationship Id="rId28" Type="http://schemas.openxmlformats.org/officeDocument/2006/relationships/footer" Target="footer13.xml"/><Relationship Id="rId27" Type="http://schemas.openxmlformats.org/officeDocument/2006/relationships/footer" Target="footer12.xml"/><Relationship Id="rId26" Type="http://schemas.openxmlformats.org/officeDocument/2006/relationships/header" Target="header13.xml"/><Relationship Id="rId25" Type="http://schemas.openxmlformats.org/officeDocument/2006/relationships/header" Target="header12.xml"/><Relationship Id="rId24" Type="http://schemas.openxmlformats.org/officeDocument/2006/relationships/header" Target="header11.xml"/><Relationship Id="rId23" Type="http://schemas.openxmlformats.org/officeDocument/2006/relationships/footer" Target="footer11.xml"/><Relationship Id="rId22" Type="http://schemas.openxmlformats.org/officeDocument/2006/relationships/footer" Target="footer10.xml"/><Relationship Id="rId21" Type="http://schemas.openxmlformats.org/officeDocument/2006/relationships/header" Target="header10.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9.xml"/><Relationship Id="rId17" Type="http://schemas.openxmlformats.org/officeDocument/2006/relationships/footer" Target="foot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2100F7-4898-4A43-98FE-6AD7779DFC3F}">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122</Pages>
  <Words>21310</Words>
  <Characters>121471</Characters>
  <Lines>1012</Lines>
  <Paragraphs>284</Paragraphs>
  <TotalTime>2</TotalTime>
  <ScaleCrop>false</ScaleCrop>
  <LinksUpToDate>false</LinksUpToDate>
  <CharactersWithSpaces>142497</CharactersWithSpaces>
  <Application>WPS Office_10.8.2.6990_F1E327BC-269C-435d-A152-05C5408002CA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2020-02-19T07:32:00Z</dcterms:created>
  <dc:creator>Lenovo</dc:creator>
  <cp:lastModifiedBy>lenovo001</cp:lastModifiedBy>
  <cp:lastPrinted>2019-03-29T02:59:00Z</cp:lastPrinted>
  <dcterms:modified xsi:type="dcterms:W3CDTF">2020-03-17T03:20:05Z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2052-10.8.2.6990</vt:lpwstr>
  </property>
</Properties>
</file>